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CB835A" w14:textId="77777777" w:rsidR="00847E8C" w:rsidRDefault="00847E8C" w:rsidP="00007961">
      <w:pPr>
        <w:pBdr>
          <w:top w:val="nil"/>
          <w:left w:val="nil"/>
          <w:bottom w:val="nil"/>
          <w:right w:val="nil"/>
          <w:between w:val="nil"/>
        </w:pBdr>
        <w:rPr>
          <w:del w:id="64" w:author="Stage 2" w:date="2019-09-04T20:28:00Z"/>
          <w:rFonts w:ascii="Times New Roman" w:eastAsia="Times New Roman" w:hAnsi="Times New Roman" w:cs="Times New Roman"/>
          <w:b/>
          <w:sz w:val="24"/>
          <w:szCs w:val="24"/>
        </w:rPr>
      </w:pPr>
      <w:bookmarkStart w:id="65" w:name="_GoBack"/>
      <w:bookmarkEnd w:id="65"/>
    </w:p>
    <w:p w14:paraId="2D7AE358" w14:textId="77777777" w:rsidR="00847E8C" w:rsidRDefault="003C1572">
      <w:pPr>
        <w:pStyle w:val="Title"/>
        <w:rPr>
          <w:rPrChange w:id="66" w:author="Stage 2" w:date="2019-09-04T20:28:00Z">
            <w:rPr>
              <w:rFonts w:ascii="Times New Roman" w:eastAsia="Times New Roman" w:hAnsi="Times New Roman" w:cs="Times New Roman"/>
              <w:b/>
              <w:sz w:val="24"/>
              <w:szCs w:val="24"/>
            </w:rPr>
          </w:rPrChange>
        </w:rPr>
        <w:pPrChange w:id="67" w:author="Stage 2" w:date="2019-09-04T20:28:00Z">
          <w:pPr>
            <w:pBdr>
              <w:top w:val="nil"/>
              <w:left w:val="nil"/>
              <w:bottom w:val="nil"/>
              <w:right w:val="nil"/>
              <w:between w:val="nil"/>
            </w:pBdr>
            <w:jc w:val="center"/>
          </w:pPr>
        </w:pPrChange>
      </w:pPr>
      <w:r>
        <w:rPr>
          <w:rPrChange w:id="68" w:author="Stage 2" w:date="2019-09-04T20:28:00Z">
            <w:rPr>
              <w:rFonts w:ascii="Times New Roman" w:eastAsia="Times New Roman" w:hAnsi="Times New Roman" w:cs="Times New Roman"/>
              <w:b/>
              <w:sz w:val="24"/>
              <w:szCs w:val="24"/>
            </w:rPr>
          </w:rPrChange>
        </w:rPr>
        <w:lastRenderedPageBreak/>
        <w:t>Quantifying sources of variability in infancy research using the infant-directed speech preference</w:t>
      </w:r>
    </w:p>
    <w:tbl>
      <w:tblPr>
        <w:tblW w:w="5000" w:type="pct"/>
        <w:tblLook w:val="04A0" w:firstRow="1" w:lastRow="0" w:firstColumn="1" w:lastColumn="0" w:noHBand="0" w:noVBand="1"/>
      </w:tblPr>
      <w:tblGrid>
        <w:gridCol w:w="9404"/>
      </w:tblGrid>
      <w:tr w:rsidR="00D350E7" w14:paraId="73253DC8" w14:textId="77777777">
        <w:trPr>
          <w:ins w:id="69" w:author="Stage 2" w:date="2019-09-04T20:28:00Z"/>
        </w:trPr>
        <w:tc>
          <w:tcPr>
            <w:tcW w:w="0" w:type="auto"/>
          </w:tcPr>
          <w:p w14:paraId="5444EC2C" w14:textId="77777777" w:rsidR="00D350E7" w:rsidRDefault="003C1572">
            <w:pPr>
              <w:pStyle w:val="Compact"/>
              <w:jc w:val="center"/>
              <w:rPr>
                <w:ins w:id="70" w:author="Stage 2" w:date="2019-09-04T20:28:00Z"/>
              </w:rPr>
            </w:pPr>
            <w:ins w:id="71" w:author="Stage 2" w:date="2019-09-04T20:28:00Z">
              <w:r>
                <w:t>The ManyBabies Consortium</w:t>
              </w:r>
              <w:r>
                <w:rPr>
                  <w:vertAlign w:val="superscript"/>
                </w:rPr>
                <w:t>1</w:t>
              </w:r>
            </w:ins>
          </w:p>
        </w:tc>
      </w:tr>
      <w:tr w:rsidR="00D350E7" w14:paraId="40DD6954" w14:textId="77777777">
        <w:trPr>
          <w:ins w:id="72" w:author="Stage 2" w:date="2019-09-04T20:28:00Z"/>
        </w:trPr>
        <w:tc>
          <w:tcPr>
            <w:tcW w:w="0" w:type="auto"/>
          </w:tcPr>
          <w:p w14:paraId="76C00DC6" w14:textId="77777777" w:rsidR="00D350E7" w:rsidRDefault="003C1572">
            <w:pPr>
              <w:pStyle w:val="Compact"/>
              <w:jc w:val="center"/>
              <w:rPr>
                <w:ins w:id="73" w:author="Stage 2" w:date="2019-09-04T20:28:00Z"/>
              </w:rPr>
            </w:pPr>
            <w:ins w:id="74" w:author="Stage 2" w:date="2019-09-04T20:28:00Z">
              <w:r>
                <w:rPr>
                  <w:vertAlign w:val="superscript"/>
                </w:rPr>
                <w:t>1</w:t>
              </w:r>
              <w:r>
                <w:t xml:space="preserve"> See author note</w:t>
              </w:r>
            </w:ins>
          </w:p>
        </w:tc>
      </w:tr>
      <w:tr w:rsidR="00D350E7" w14:paraId="751B1850" w14:textId="77777777">
        <w:trPr>
          <w:ins w:id="75" w:author="Stage 2" w:date="2019-09-04T20:28:00Z"/>
        </w:trPr>
        <w:tc>
          <w:tcPr>
            <w:tcW w:w="0" w:type="auto"/>
          </w:tcPr>
          <w:p w14:paraId="091E93DC" w14:textId="77777777" w:rsidR="00D350E7" w:rsidRDefault="003C1572">
            <w:pPr>
              <w:pStyle w:val="Compact"/>
              <w:jc w:val="center"/>
              <w:rPr>
                <w:ins w:id="76" w:author="Stage 2" w:date="2019-09-04T20:28:00Z"/>
              </w:rPr>
            </w:pPr>
            <w:ins w:id="77" w:author="Stage 2" w:date="2019-09-04T20:28:00Z">
              <w:r>
                <w:t>                                                                                                                                                    </w:t>
              </w:r>
            </w:ins>
          </w:p>
        </w:tc>
      </w:tr>
    </w:tbl>
    <w:p w14:paraId="2B80BA83" w14:textId="77777777" w:rsidR="00D350E7" w:rsidRDefault="003C1572">
      <w:pPr>
        <w:pStyle w:val="BodyText"/>
        <w:rPr>
          <w:ins w:id="78" w:author="Stage 2" w:date="2019-09-04T20:28:00Z"/>
        </w:rPr>
      </w:pPr>
      <w:ins w:id="79" w:author="Stage 2" w:date="2019-09-04T20:28:00Z">
        <w:r>
          <w:t> </w:t>
        </w:r>
      </w:ins>
    </w:p>
    <w:p w14:paraId="047FFA67" w14:textId="77777777" w:rsidR="00D350E7" w:rsidRDefault="003C1572">
      <w:pPr>
        <w:pStyle w:val="BodyText"/>
        <w:rPr>
          <w:ins w:id="80" w:author="Stage 2" w:date="2019-09-04T20:28:00Z"/>
        </w:rPr>
      </w:pPr>
      <w:ins w:id="81" w:author="Stage 2" w:date="2019-09-04T20:28:00Z">
        <w:r>
          <w:t> </w:t>
        </w:r>
      </w:ins>
    </w:p>
    <w:p w14:paraId="3CB5E77B" w14:textId="77777777" w:rsidR="00D350E7" w:rsidRDefault="003C1572">
      <w:pPr>
        <w:pStyle w:val="BodyText"/>
        <w:rPr>
          <w:ins w:id="82" w:author="Stage 2" w:date="2019-09-04T20:28:00Z"/>
        </w:rPr>
      </w:pPr>
      <w:ins w:id="83" w:author="Stage 2" w:date="2019-09-04T20:28:00Z">
        <w:r>
          <w:t> </w:t>
        </w:r>
      </w:ins>
    </w:p>
    <w:p w14:paraId="297E3E04" w14:textId="77777777" w:rsidR="00D350E7" w:rsidRDefault="003C1572">
      <w:pPr>
        <w:pStyle w:val="BodyText"/>
        <w:rPr>
          <w:ins w:id="84" w:author="Stage 2" w:date="2019-09-04T20:28:00Z"/>
        </w:rPr>
      </w:pPr>
      <w:ins w:id="85" w:author="Stage 2" w:date="2019-09-04T20:28:00Z">
        <w:r>
          <w:t> </w:t>
        </w:r>
      </w:ins>
    </w:p>
    <w:p w14:paraId="6B1DDB3E" w14:textId="77777777" w:rsidR="00D350E7" w:rsidRDefault="003C1572">
      <w:pPr>
        <w:pStyle w:val="BodyText"/>
        <w:rPr>
          <w:ins w:id="86" w:author="Stage 2" w:date="2019-09-04T20:28:00Z"/>
        </w:rPr>
      </w:pPr>
      <w:ins w:id="87" w:author="Stage 2" w:date="2019-09-04T20:28:00Z">
        <w:r>
          <w:t> </w:t>
        </w:r>
      </w:ins>
    </w:p>
    <w:p w14:paraId="7370D7C6" w14:textId="77777777" w:rsidR="00D350E7" w:rsidRDefault="003C1572">
      <w:pPr>
        <w:pStyle w:val="BodyText"/>
        <w:rPr>
          <w:ins w:id="88" w:author="Stage 2" w:date="2019-09-04T20:28:00Z"/>
        </w:rPr>
      </w:pPr>
      <w:ins w:id="89" w:author="Stage 2" w:date="2019-09-04T20:28:00Z">
        <w:r>
          <w:t> </w:t>
        </w:r>
      </w:ins>
    </w:p>
    <w:p w14:paraId="4B12C9AE" w14:textId="77777777" w:rsidR="00D350E7" w:rsidRDefault="003C1572">
      <w:pPr>
        <w:pStyle w:val="BodyText"/>
        <w:rPr>
          <w:ins w:id="90" w:author="Stage 2" w:date="2019-09-04T20:28:00Z"/>
        </w:rPr>
      </w:pPr>
      <w:ins w:id="91" w:author="Stage 2" w:date="2019-09-04T20:28:00Z">
        <w:r>
          <w:t> </w:t>
        </w:r>
      </w:ins>
    </w:p>
    <w:p w14:paraId="2ACFF0B4" w14:textId="77777777" w:rsidR="00D350E7" w:rsidRDefault="003C1572">
      <w:pPr>
        <w:pStyle w:val="Heading1"/>
        <w:rPr>
          <w:ins w:id="92" w:author="Stage 2" w:date="2019-09-04T20:28:00Z"/>
        </w:rPr>
      </w:pPr>
      <w:bookmarkStart w:id="93" w:name="author-note"/>
      <w:bookmarkEnd w:id="93"/>
      <w:ins w:id="94" w:author="Stage 2" w:date="2019-09-04T20:28:00Z">
        <w:r>
          <w:t>Author note</w:t>
        </w:r>
      </w:ins>
    </w:p>
    <w:p w14:paraId="0651F0BA" w14:textId="77777777" w:rsidR="00D350E7" w:rsidRDefault="003C1572">
      <w:pPr>
        <w:pStyle w:val="FirstParagraph"/>
        <w:rPr>
          <w:ins w:id="95" w:author="Stage 2" w:date="2019-09-04T20:28:00Z"/>
        </w:rPr>
      </w:pPr>
      <w:ins w:id="96" w:author="Stage 2" w:date="2019-09-04T20:28:00Z">
        <w:r>
          <w:t>The ManyBabies Consortium consists of Michael C. Frank (Stanford University), Ka</w:t>
        </w:r>
        <w:r>
          <w:t xml:space="preserve">therine Jane Alcock (Lancaster University), Natalia Arias-Trejo (Universidad Nacional Autónoma de México, UNAM), Gisa Aschersleben (Saarland University), Dare Baldwin (University of Oregon), Stéphanie Barbu (Université de Rennes 1 - CNRS), Elika Bergelson </w:t>
        </w:r>
        <w:r>
          <w:t xml:space="preserve">(Duke University), Christina Bergmann (Max Planck Insitute for Psycholinguistics), Alexis K. Black (Haskins Laboratories), Ryan Blything (University of Bristol), Maximilian P. Böhland (Technische Universität Dresden), Petra Bolitho (Victoria University of </w:t>
        </w:r>
        <w:r>
          <w:t xml:space="preserve">Wellington), Arielle </w:t>
        </w:r>
        <w:r>
          <w:lastRenderedPageBreak/>
          <w:t xml:space="preserve">Borovsky (Purdue University), Shannon M. Brady (UCLA), Bettina Braun (University of Konstanz), Anna Brown (University of Liverpool), Krista Byers-Heinlein (Concordia University), Linda E. Campbell (University of Newcastle, Australia), </w:t>
        </w:r>
        <w:r>
          <w:t>Cara Cashon (University of Louisville), Mihye Choi (University of Massachusetts Boston), Joan Christodoulou (UCLA), Laura K. Cirelli (University of Toronto Mississauga), Stefania Conte (University of Milano-Bicocca), Sara Cordes (Boston College), Christoph</w:t>
        </w:r>
        <w:r>
          <w:t>er Cox (University of York), Alejandrina Cristia (Laboratoire de Sciences Cognitives et Psycholinguistique, Dept d’Etudes Cognitives, ENS, PSL University, EHESS, CNRS), Rhodri Cusack (Trinity College Dublin), Catherine Davies (University of Leeds), Maartje</w:t>
        </w:r>
        <w:r>
          <w:t xml:space="preserve"> de Klerk (Utrecht University), Laura de Ruiter (University of Manchester), Claire Delle Luche (University of Essex), Dhanya Dinakar (Western Sydney University), Kate C. Dixon (University of Louisville), Virginie Durier (Université de Rennes 1 - CNRS), Sam</w:t>
        </w:r>
        <w:r>
          <w:t>antha Durrant (University of Liverpool), Christopher Fennell (University of Ottawa), Brock Ferguson (Strong Analytics), Alissa Ferry (University of Manchester), Paula Fikkert (Radboud University), Teresa Flanagan (Franklin &amp; Marshall College), Caroline Flo</w:t>
        </w:r>
        <w:r>
          <w:t>ccia (University of Plymouth), Megan Foley (Florida State University), Tom Fritzsche (University of Potsdam), Rebecca L. A. Frost (Max Planck Institute for Psycholinguistics), Anja Gampe (University of Zurich), Judit Gervain (Université Paris Descartes), N</w:t>
        </w:r>
        <w:r>
          <w:t xml:space="preserve">ayeli Gonzalez-Gomez (Oxford Brookes University), Anna Gupta (Leiden University), Laura E. Hahn (Radboud University), J. Kiley Hamlin (University of British Columbia), Erin E. Hannon (University of Nevada, Las Vegas), Naomi Havron (Laboratoire de Sciences </w:t>
        </w:r>
        <w:r>
          <w:t>Cognitives et Psycholinguistique, Dept d’Etudes Cognitives, ENS, PSL University, EHESS, CNRS), Jessica Hay (University of Tennessee, Knoxville), Mikołaj Hernik (Central European University), Barbara Höhle (University of Potsdam), Derek M. Houston (The Ohio</w:t>
        </w:r>
        <w:r>
          <w:t xml:space="preserve"> State University), Lauren H. Howard (Franklin &amp; Marshall College), Mitsuhiko Ishikawa (Kyoto University), Shoji Itakura (Kyoto </w:t>
        </w:r>
        <w:r>
          <w:lastRenderedPageBreak/>
          <w:t>University), Iain Jackson (University of Manchester), Krisztina V. Jakobsen (James Madison University), Marianna Jarto (Universi</w:t>
        </w:r>
        <w:r>
          <w:t xml:space="preserve">ty of Hamburg), Scott P. Johnson (UCLA), Caroline Junge (Utrecht University), Didar Karadag (Bogazici University), Natalia Kartushina (University of Oslo), Danielle J. Kellier (Stanford University), Tamar Keren-Portnoy (University of York), Kelsey Klassen </w:t>
        </w:r>
        <w:r>
          <w:t>(University of Manitoba), Melissa Kline (Massachusetts Institute of Technology), Eon-Suk Ko (Chosun University), Jonathan F. Kominsky (Harvard University), Jessica E. Kosie (University of Oregon), Haley E. Kragness (McMaster University), Andrea A.R. Kriege</w:t>
        </w:r>
        <w:r>
          <w:t>r (Saarland University), Florian Krieger (University of Luxembourg), Jill Lany (University of Notre Dame), Roberto J. Lazo (University of Miami), Michelle Lee (University of California, San Diego), Chloé Leservoisier (Université de Rennes 1 - CNRS), Claart</w:t>
        </w:r>
        <w:r>
          <w:t>je Levelt (Leiden University), Casey Lew-Williams (Princeton University), Matthias Lippold (University of Goettingen), Ulf Liszkowski (University of Hamburg), Liquan Liu (Western Sydney University), Steven G. Luke (Brigham Young University), Rebecca A. Lun</w:t>
        </w:r>
        <w:r>
          <w:t>dwall (Brigham Young University), Viola Macchi Cassia (University of Milano-Bicocca), Nivedita Mani (University of Goettingen), Caterina Marino (Université Paris Descartes), Alia Martin (Victoria University of Wellington), Meghan Mastroberardino (Concordia</w:t>
        </w:r>
        <w:r>
          <w:t xml:space="preserve"> University), Victoria Mateu (UCLA), Julien Mayor (University of Oslo), Katharina Menn (Radboud University), Christine Michel (Max Planck Institute for Human Cognitive and Brain Sciences), Yusuke Moriguchi (Kyoto University), Benjamin Morris (University of</w:t>
        </w:r>
        <w:r>
          <w:t xml:space="preserve"> Chicago), Karli M. Nave (University of Nevada, Las Vegas), Thierry Nazzi (Université Paris Descartes), Claire Noble (University of Liverpool), Miriam A Novack (Northwestern University), Nonah M. Olesen (University of Louisville), Adriel John Orena (McGill</w:t>
        </w:r>
        <w:r>
          <w:t xml:space="preserve"> University), Mitsuhiko Ota (University of Edinburgh), Robin Panneton (Virginia Tech), Sara Parvanezadeh Esfahani (University of Tennessee, Knoxville), Markus Paulus (Ludwig Maximilian University), Carolina Pletti (Ludwig Maximilian </w:t>
        </w:r>
        <w:r>
          <w:lastRenderedPageBreak/>
          <w:t>University), Linda Polk</w:t>
        </w:r>
        <w:r>
          <w:t>a (McGill University), Christine Potter (Princeton University), Hugh Rabagliati (University of Edinburgh), Shruthilaya Ramachandran (National University of Singapore), Jennifer L. Rennels (University of Nevada, Las Vegas), Greg D. Reynolds (University of T</w:t>
        </w:r>
        <w:r>
          <w:t>ennessee, Knoxville), Kelly C. Roth (University of Tennessee, Knoxville), Charlotte Rothwell (Lancaster University), Doroteja Rubez (The Ohio State University), Yana Ryjova (University of Nevada, Las Vegas), Jenny Saffran (University of Wisconsin-Madison),</w:t>
        </w:r>
        <w:r>
          <w:t xml:space="preserve"> Ayumi Sato (Shimane University), Sophie Savelkouls (Boston College), Adena Schachner (University of California, San Diego), Graham Schafer (University of Reading), Melanie S. Schreiner (University of Goettingen), Amanda Seidl (Purdue University), Mohinish</w:t>
        </w:r>
        <w:r>
          <w:t xml:space="preserve"> Shukla (University of Massachusetts Boston), Elizabeth A. Simpson (University of Miami), Leher Singh (National University of Singapore), Barbora Skarabela (University of Edinburgh), Gaye Soley (Bogazici University), Megha Sundara (UCLA), Anna Theakston (U</w:t>
        </w:r>
        <w:r>
          <w:t xml:space="preserve">niversity of Manchester), Abbie Thompson (University of Notre Dame), Laurel J. Trainor (McMaster University), Sandra E. Trehub (University of Toronto Mississauga), Anna S. Trøan (University of Oslo), Angeline Sin-Mei Tsui (University of Ottawa), Katherine </w:t>
        </w:r>
        <w:r>
          <w:t>Twomey (University of Manchester), Katie Von Holzen (Université Paris Descartes), Yuanyuan Wang (The Ohio State University), Sandra Waxman (Northwestern University), Janet F. Werker (University of British Columbia), Stephanie Wermelinger (University of Zur</w:t>
        </w:r>
        <w:r>
          <w:t>ich), Alix Woolard (University of Newcastle, Australia), Daniel Yurovsky (University of Chicago), Katharina Zahner (University of Konstanz), Martin Zettersten (University of Wisconsin-Madison), Melanie Soderstrom (University of Manitoba).</w:t>
        </w:r>
      </w:ins>
    </w:p>
    <w:p w14:paraId="5E708407" w14:textId="108CC00D" w:rsidR="00847E8C" w:rsidRDefault="003C1572">
      <w:pPr>
        <w:pBdr>
          <w:top w:val="nil"/>
          <w:left w:val="nil"/>
          <w:bottom w:val="nil"/>
          <w:right w:val="nil"/>
          <w:between w:val="nil"/>
        </w:pBdr>
        <w:jc w:val="center"/>
        <w:rPr>
          <w:del w:id="97" w:author="Stage 2" w:date="2019-09-04T20:28:00Z"/>
          <w:rFonts w:ascii="Times New Roman" w:eastAsia="Times New Roman" w:hAnsi="Times New Roman" w:cs="Times New Roman"/>
          <w:b/>
          <w:sz w:val="24"/>
          <w:szCs w:val="24"/>
        </w:rPr>
      </w:pPr>
      <w:ins w:id="98" w:author="Stage 2" w:date="2019-09-04T20:28:00Z">
        <w:r>
          <w:t>Correspondence co</w:t>
        </w:r>
        <w:r>
          <w:t xml:space="preserve">ncerning this article should be addressed to The ManyBabies Consortium, Department of Psychology, 450 Serra Mall, Stanford, CA 94305. E-mail: </w:t>
        </w:r>
        <w:r>
          <w:fldChar w:fldCharType="begin"/>
        </w:r>
        <w:r>
          <w:instrText xml:space="preserve"> HYPERLINK "mailto:mcfrank@stanford.edu" \h </w:instrText>
        </w:r>
        <w:r>
          <w:fldChar w:fldCharType="separate"/>
        </w:r>
        <w:r>
          <w:rPr>
            <w:rStyle w:val="Hyperlink"/>
          </w:rPr>
          <w:t>mcfrank@stanford.edu</w:t>
        </w:r>
        <w:r>
          <w:rPr>
            <w:rStyle w:val="Hyperlink"/>
          </w:rPr>
          <w:fldChar w:fldCharType="end"/>
        </w:r>
      </w:ins>
    </w:p>
    <w:p w14:paraId="1D85F150" w14:textId="77777777" w:rsidR="00847E8C" w:rsidRDefault="003C1572">
      <w:pPr>
        <w:pBdr>
          <w:top w:val="nil"/>
          <w:left w:val="nil"/>
          <w:bottom w:val="nil"/>
          <w:right w:val="nil"/>
          <w:between w:val="nil"/>
        </w:pBdr>
        <w:jc w:val="center"/>
        <w:rPr>
          <w:del w:id="99" w:author="Stage 2" w:date="2019-09-04T20:28:00Z"/>
          <w:rFonts w:ascii="Times New Roman" w:eastAsia="Times New Roman" w:hAnsi="Times New Roman" w:cs="Times New Roman"/>
          <w:sz w:val="24"/>
          <w:szCs w:val="24"/>
          <w:highlight w:val="yellow"/>
        </w:rPr>
      </w:pPr>
      <w:del w:id="100" w:author="Stage 2" w:date="2019-09-04T20:28:00Z">
        <w:r>
          <w:rPr>
            <w:rFonts w:ascii="Times New Roman" w:eastAsia="Times New Roman" w:hAnsi="Times New Roman" w:cs="Times New Roman"/>
            <w:sz w:val="24"/>
            <w:szCs w:val="24"/>
            <w:highlight w:val="yellow"/>
          </w:rPr>
          <w:delText>Pre-data collection manuscript for peer-review</w:delText>
        </w:r>
      </w:del>
    </w:p>
    <w:p w14:paraId="36874BB3" w14:textId="77777777" w:rsidR="00847E8C" w:rsidRDefault="00847E8C">
      <w:pPr>
        <w:pBdr>
          <w:top w:val="nil"/>
          <w:left w:val="nil"/>
          <w:bottom w:val="nil"/>
          <w:right w:val="nil"/>
          <w:between w:val="nil"/>
        </w:pBdr>
        <w:jc w:val="center"/>
        <w:rPr>
          <w:del w:id="101" w:author="Stage 2" w:date="2019-09-04T20:28:00Z"/>
          <w:rFonts w:ascii="Times New Roman" w:eastAsia="Times New Roman" w:hAnsi="Times New Roman" w:cs="Times New Roman"/>
          <w:sz w:val="24"/>
          <w:szCs w:val="24"/>
        </w:rPr>
      </w:pPr>
    </w:p>
    <w:p w14:paraId="7F6FF05C" w14:textId="77777777" w:rsidR="00847E8C" w:rsidRDefault="003C1572">
      <w:pPr>
        <w:pBdr>
          <w:top w:val="nil"/>
          <w:left w:val="nil"/>
          <w:bottom w:val="nil"/>
          <w:right w:val="nil"/>
          <w:between w:val="nil"/>
        </w:pBdr>
        <w:jc w:val="center"/>
        <w:rPr>
          <w:del w:id="102" w:author="Stage 2" w:date="2019-09-04T20:28:00Z"/>
          <w:rFonts w:ascii="Times New Roman" w:eastAsia="Times New Roman" w:hAnsi="Times New Roman" w:cs="Times New Roman"/>
          <w:sz w:val="24"/>
          <w:szCs w:val="24"/>
        </w:rPr>
      </w:pPr>
      <w:del w:id="103" w:author="Stage 2" w:date="2019-09-04T20:28:00Z">
        <w:r>
          <w:rPr>
            <w:rFonts w:ascii="Times New Roman" w:eastAsia="Times New Roman" w:hAnsi="Times New Roman" w:cs="Times New Roman"/>
            <w:sz w:val="24"/>
            <w:szCs w:val="24"/>
          </w:rPr>
          <w:delText>The ManyBabies Consortium, consisting of:</w:delText>
        </w:r>
      </w:del>
    </w:p>
    <w:p w14:paraId="0464ED91" w14:textId="77777777" w:rsidR="00847E8C" w:rsidRDefault="003C1572">
      <w:pPr>
        <w:pBdr>
          <w:top w:val="nil"/>
          <w:left w:val="nil"/>
          <w:bottom w:val="nil"/>
          <w:right w:val="nil"/>
          <w:between w:val="nil"/>
        </w:pBdr>
        <w:jc w:val="center"/>
        <w:rPr>
          <w:del w:id="104" w:author="Stage 2" w:date="2019-09-04T20:28:00Z"/>
          <w:rFonts w:ascii="Times New Roman" w:eastAsia="Times New Roman" w:hAnsi="Times New Roman" w:cs="Times New Roman"/>
          <w:sz w:val="24"/>
          <w:szCs w:val="24"/>
        </w:rPr>
      </w:pPr>
      <w:del w:id="105" w:author="Stage 2" w:date="2019-09-04T20:28:00Z">
        <w:r>
          <w:rPr>
            <w:rFonts w:ascii="Times New Roman" w:eastAsia="Times New Roman" w:hAnsi="Times New Roman" w:cs="Times New Roman"/>
            <w:sz w:val="24"/>
            <w:szCs w:val="24"/>
          </w:rPr>
          <w:delText>Elika Bergelson (Duke University)</w:delText>
        </w:r>
      </w:del>
    </w:p>
    <w:p w14:paraId="2EFA75C5" w14:textId="77777777" w:rsidR="00847E8C" w:rsidRDefault="003C1572">
      <w:pPr>
        <w:pBdr>
          <w:top w:val="nil"/>
          <w:left w:val="nil"/>
          <w:bottom w:val="nil"/>
          <w:right w:val="nil"/>
          <w:between w:val="nil"/>
        </w:pBdr>
        <w:jc w:val="center"/>
        <w:rPr>
          <w:del w:id="106" w:author="Stage 2" w:date="2019-09-04T20:28:00Z"/>
          <w:rFonts w:ascii="Times New Roman" w:eastAsia="Times New Roman" w:hAnsi="Times New Roman" w:cs="Times New Roman"/>
          <w:sz w:val="24"/>
          <w:szCs w:val="24"/>
        </w:rPr>
      </w:pPr>
      <w:del w:id="107" w:author="Stage 2" w:date="2019-09-04T20:28:00Z">
        <w:r>
          <w:rPr>
            <w:rFonts w:ascii="Times New Roman" w:eastAsia="Times New Roman" w:hAnsi="Times New Roman" w:cs="Times New Roman"/>
            <w:sz w:val="24"/>
            <w:szCs w:val="24"/>
          </w:rPr>
          <w:delText>Christina Bergmann (École Normale Supérieure)</w:delText>
        </w:r>
      </w:del>
    </w:p>
    <w:p w14:paraId="5984D2D8" w14:textId="77777777" w:rsidR="00847E8C" w:rsidRDefault="003C1572">
      <w:pPr>
        <w:pBdr>
          <w:top w:val="nil"/>
          <w:left w:val="nil"/>
          <w:bottom w:val="nil"/>
          <w:right w:val="nil"/>
          <w:between w:val="nil"/>
        </w:pBdr>
        <w:jc w:val="center"/>
        <w:rPr>
          <w:del w:id="108" w:author="Stage 2" w:date="2019-09-04T20:28:00Z"/>
          <w:rFonts w:ascii="Times New Roman" w:eastAsia="Times New Roman" w:hAnsi="Times New Roman" w:cs="Times New Roman"/>
          <w:sz w:val="24"/>
          <w:szCs w:val="24"/>
        </w:rPr>
      </w:pPr>
      <w:del w:id="109" w:author="Stage 2" w:date="2019-09-04T20:28:00Z">
        <w:r>
          <w:rPr>
            <w:rFonts w:ascii="Times New Roman" w:eastAsia="Times New Roman" w:hAnsi="Times New Roman" w:cs="Times New Roman"/>
            <w:sz w:val="24"/>
            <w:szCs w:val="24"/>
          </w:rPr>
          <w:delText>Krista Byers-Heinlein (Concordia University)</w:delText>
        </w:r>
      </w:del>
    </w:p>
    <w:p w14:paraId="57997EDC" w14:textId="77777777" w:rsidR="00847E8C" w:rsidRDefault="003C1572">
      <w:pPr>
        <w:pBdr>
          <w:top w:val="nil"/>
          <w:left w:val="nil"/>
          <w:bottom w:val="nil"/>
          <w:right w:val="nil"/>
          <w:between w:val="nil"/>
        </w:pBdr>
        <w:jc w:val="center"/>
        <w:rPr>
          <w:del w:id="110" w:author="Stage 2" w:date="2019-09-04T20:28:00Z"/>
          <w:rFonts w:ascii="Times New Roman" w:eastAsia="Times New Roman" w:hAnsi="Times New Roman" w:cs="Times New Roman"/>
          <w:sz w:val="24"/>
          <w:szCs w:val="24"/>
        </w:rPr>
      </w:pPr>
      <w:del w:id="111" w:author="Stage 2" w:date="2019-09-04T20:28:00Z">
        <w:r>
          <w:rPr>
            <w:rFonts w:ascii="Times New Roman" w:eastAsia="Times New Roman" w:hAnsi="Times New Roman" w:cs="Times New Roman"/>
            <w:sz w:val="24"/>
            <w:szCs w:val="24"/>
          </w:rPr>
          <w:delText>Alejandrina Cristia (École Normale Supérieure)</w:delText>
        </w:r>
      </w:del>
    </w:p>
    <w:p w14:paraId="36A4A852" w14:textId="77777777" w:rsidR="00847E8C" w:rsidRDefault="003C1572">
      <w:pPr>
        <w:pBdr>
          <w:top w:val="nil"/>
          <w:left w:val="nil"/>
          <w:bottom w:val="nil"/>
          <w:right w:val="nil"/>
          <w:between w:val="nil"/>
        </w:pBdr>
        <w:jc w:val="center"/>
        <w:rPr>
          <w:del w:id="112" w:author="Stage 2" w:date="2019-09-04T20:28:00Z"/>
          <w:rFonts w:ascii="Times New Roman" w:eastAsia="Times New Roman" w:hAnsi="Times New Roman" w:cs="Times New Roman"/>
          <w:sz w:val="24"/>
          <w:szCs w:val="24"/>
        </w:rPr>
      </w:pPr>
      <w:del w:id="113" w:author="Stage 2" w:date="2019-09-04T20:28:00Z">
        <w:r>
          <w:rPr>
            <w:rFonts w:ascii="Times New Roman" w:eastAsia="Times New Roman" w:hAnsi="Times New Roman" w:cs="Times New Roman"/>
            <w:sz w:val="24"/>
            <w:szCs w:val="24"/>
          </w:rPr>
          <w:delText>Rhodri Cusack (University of Western Ontario)</w:delText>
        </w:r>
      </w:del>
    </w:p>
    <w:p w14:paraId="65DA28EE" w14:textId="77777777" w:rsidR="00847E8C" w:rsidRDefault="003C1572">
      <w:pPr>
        <w:pBdr>
          <w:top w:val="nil"/>
          <w:left w:val="nil"/>
          <w:bottom w:val="nil"/>
          <w:right w:val="nil"/>
          <w:between w:val="nil"/>
        </w:pBdr>
        <w:jc w:val="center"/>
        <w:rPr>
          <w:del w:id="114" w:author="Stage 2" w:date="2019-09-04T20:28:00Z"/>
          <w:rFonts w:ascii="Times New Roman" w:eastAsia="Times New Roman" w:hAnsi="Times New Roman" w:cs="Times New Roman"/>
          <w:sz w:val="24"/>
          <w:szCs w:val="24"/>
        </w:rPr>
      </w:pPr>
      <w:del w:id="115" w:author="Stage 2" w:date="2019-09-04T20:28:00Z">
        <w:r>
          <w:rPr>
            <w:rFonts w:ascii="Times New Roman" w:eastAsia="Times New Roman" w:hAnsi="Times New Roman" w:cs="Times New Roman"/>
            <w:sz w:val="24"/>
            <w:szCs w:val="24"/>
          </w:rPr>
          <w:delText>Kelsey Dyck (University of Manitoba)</w:delText>
        </w:r>
      </w:del>
    </w:p>
    <w:p w14:paraId="7D6115D0" w14:textId="77777777" w:rsidR="00847E8C" w:rsidRDefault="003C1572">
      <w:pPr>
        <w:pBdr>
          <w:top w:val="nil"/>
          <w:left w:val="nil"/>
          <w:bottom w:val="nil"/>
          <w:right w:val="nil"/>
          <w:between w:val="nil"/>
        </w:pBdr>
        <w:jc w:val="center"/>
        <w:rPr>
          <w:del w:id="116" w:author="Stage 2" w:date="2019-09-04T20:28:00Z"/>
          <w:rFonts w:ascii="Times New Roman" w:eastAsia="Times New Roman" w:hAnsi="Times New Roman" w:cs="Times New Roman"/>
          <w:sz w:val="24"/>
          <w:szCs w:val="24"/>
        </w:rPr>
      </w:pPr>
      <w:del w:id="117" w:author="Stage 2" w:date="2019-09-04T20:28:00Z">
        <w:r>
          <w:rPr>
            <w:rFonts w:ascii="Times New Roman" w:eastAsia="Times New Roman" w:hAnsi="Times New Roman" w:cs="Times New Roman"/>
            <w:sz w:val="24"/>
            <w:szCs w:val="24"/>
          </w:rPr>
          <w:delText>C</w:delText>
        </w:r>
        <w:r>
          <w:rPr>
            <w:rFonts w:ascii="Times New Roman" w:eastAsia="Times New Roman" w:hAnsi="Times New Roman" w:cs="Times New Roman"/>
            <w:sz w:val="24"/>
            <w:szCs w:val="24"/>
          </w:rPr>
          <w:delText>aroline Floccia (University of Plymouth, UK)</w:delText>
        </w:r>
      </w:del>
    </w:p>
    <w:p w14:paraId="108EC739" w14:textId="77777777" w:rsidR="00847E8C" w:rsidRDefault="003C1572">
      <w:pPr>
        <w:pBdr>
          <w:top w:val="nil"/>
          <w:left w:val="nil"/>
          <w:bottom w:val="nil"/>
          <w:right w:val="nil"/>
          <w:between w:val="nil"/>
        </w:pBdr>
        <w:jc w:val="center"/>
        <w:rPr>
          <w:del w:id="118" w:author="Stage 2" w:date="2019-09-04T20:28:00Z"/>
          <w:rFonts w:ascii="Times New Roman" w:eastAsia="Times New Roman" w:hAnsi="Times New Roman" w:cs="Times New Roman"/>
          <w:sz w:val="24"/>
          <w:szCs w:val="24"/>
        </w:rPr>
      </w:pPr>
      <w:del w:id="119" w:author="Stage 2" w:date="2019-09-04T20:28:00Z">
        <w:r>
          <w:rPr>
            <w:rFonts w:ascii="Times New Roman" w:eastAsia="Times New Roman" w:hAnsi="Times New Roman" w:cs="Times New Roman"/>
            <w:sz w:val="24"/>
            <w:szCs w:val="24"/>
          </w:rPr>
          <w:delText>Michael C. Frank (Stanford)</w:delText>
        </w:r>
      </w:del>
    </w:p>
    <w:p w14:paraId="507D9685" w14:textId="77777777" w:rsidR="00847E8C" w:rsidRDefault="003C1572">
      <w:pPr>
        <w:pBdr>
          <w:top w:val="nil"/>
          <w:left w:val="nil"/>
          <w:bottom w:val="nil"/>
          <w:right w:val="nil"/>
          <w:between w:val="nil"/>
        </w:pBdr>
        <w:jc w:val="center"/>
        <w:rPr>
          <w:del w:id="120" w:author="Stage 2" w:date="2019-09-04T20:28:00Z"/>
          <w:rFonts w:ascii="Times New Roman" w:eastAsia="Times New Roman" w:hAnsi="Times New Roman" w:cs="Times New Roman"/>
          <w:sz w:val="24"/>
          <w:szCs w:val="24"/>
        </w:rPr>
      </w:pPr>
      <w:del w:id="121" w:author="Stage 2" w:date="2019-09-04T20:28:00Z">
        <w:r>
          <w:rPr>
            <w:rFonts w:ascii="Times New Roman" w:eastAsia="Times New Roman" w:hAnsi="Times New Roman" w:cs="Times New Roman"/>
            <w:sz w:val="24"/>
            <w:szCs w:val="24"/>
          </w:rPr>
          <w:delText>Judit Gervain (CNRS &amp; Université Paris Descartes)</w:delText>
        </w:r>
      </w:del>
    </w:p>
    <w:p w14:paraId="7D044AB9" w14:textId="77777777" w:rsidR="00847E8C" w:rsidRDefault="003C1572">
      <w:pPr>
        <w:pBdr>
          <w:top w:val="nil"/>
          <w:left w:val="nil"/>
          <w:bottom w:val="nil"/>
          <w:right w:val="nil"/>
          <w:between w:val="nil"/>
        </w:pBdr>
        <w:jc w:val="center"/>
        <w:rPr>
          <w:del w:id="122" w:author="Stage 2" w:date="2019-09-04T20:28:00Z"/>
          <w:rFonts w:ascii="Times New Roman" w:eastAsia="Times New Roman" w:hAnsi="Times New Roman" w:cs="Times New Roman"/>
          <w:sz w:val="24"/>
          <w:szCs w:val="24"/>
        </w:rPr>
      </w:pPr>
      <w:del w:id="123" w:author="Stage 2" w:date="2019-09-04T20:28:00Z">
        <w:r>
          <w:rPr>
            <w:rFonts w:ascii="Times New Roman" w:eastAsia="Times New Roman" w:hAnsi="Times New Roman" w:cs="Times New Roman"/>
            <w:sz w:val="24"/>
            <w:szCs w:val="24"/>
          </w:rPr>
          <w:delText>J. Kiley Hamlin (University of British Columbia)</w:delText>
        </w:r>
      </w:del>
    </w:p>
    <w:p w14:paraId="28B39651" w14:textId="77777777" w:rsidR="00847E8C" w:rsidRDefault="003C1572">
      <w:pPr>
        <w:pBdr>
          <w:top w:val="nil"/>
          <w:left w:val="nil"/>
          <w:bottom w:val="nil"/>
          <w:right w:val="nil"/>
          <w:between w:val="nil"/>
        </w:pBdr>
        <w:jc w:val="center"/>
        <w:rPr>
          <w:del w:id="124" w:author="Stage 2" w:date="2019-09-04T20:28:00Z"/>
          <w:rFonts w:ascii="Times New Roman" w:eastAsia="Times New Roman" w:hAnsi="Times New Roman" w:cs="Times New Roman"/>
          <w:sz w:val="24"/>
          <w:szCs w:val="24"/>
        </w:rPr>
      </w:pPr>
      <w:del w:id="125" w:author="Stage 2" w:date="2019-09-04T20:28:00Z">
        <w:r>
          <w:rPr>
            <w:rFonts w:ascii="Times New Roman" w:eastAsia="Times New Roman" w:hAnsi="Times New Roman" w:cs="Times New Roman"/>
            <w:sz w:val="24"/>
            <w:szCs w:val="24"/>
          </w:rPr>
          <w:delText>Erin E. Hannon (University of Nevada Las Vegas)</w:delText>
        </w:r>
      </w:del>
    </w:p>
    <w:p w14:paraId="0C9A65B0" w14:textId="77777777" w:rsidR="00847E8C" w:rsidRDefault="003C1572">
      <w:pPr>
        <w:pBdr>
          <w:top w:val="nil"/>
          <w:left w:val="nil"/>
          <w:bottom w:val="nil"/>
          <w:right w:val="nil"/>
          <w:between w:val="nil"/>
        </w:pBdr>
        <w:jc w:val="center"/>
        <w:rPr>
          <w:del w:id="126" w:author="Stage 2" w:date="2019-09-04T20:28:00Z"/>
          <w:rFonts w:ascii="Times New Roman" w:eastAsia="Times New Roman" w:hAnsi="Times New Roman" w:cs="Times New Roman"/>
          <w:sz w:val="24"/>
          <w:szCs w:val="24"/>
        </w:rPr>
      </w:pPr>
      <w:del w:id="127" w:author="Stage 2" w:date="2019-09-04T20:28:00Z">
        <w:r>
          <w:rPr>
            <w:rFonts w:ascii="Times New Roman" w:eastAsia="Times New Roman" w:hAnsi="Times New Roman" w:cs="Times New Roman"/>
            <w:sz w:val="24"/>
            <w:szCs w:val="24"/>
          </w:rPr>
          <w:delText>Danielle Kellier (Stanford Universit</w:delText>
        </w:r>
        <w:r>
          <w:rPr>
            <w:rFonts w:ascii="Times New Roman" w:eastAsia="Times New Roman" w:hAnsi="Times New Roman" w:cs="Times New Roman"/>
            <w:sz w:val="24"/>
            <w:szCs w:val="24"/>
          </w:rPr>
          <w:delText>y)</w:delText>
        </w:r>
      </w:del>
    </w:p>
    <w:p w14:paraId="1A3BD6A0" w14:textId="77777777" w:rsidR="00847E8C" w:rsidRDefault="003C1572">
      <w:pPr>
        <w:pBdr>
          <w:top w:val="nil"/>
          <w:left w:val="nil"/>
          <w:bottom w:val="nil"/>
          <w:right w:val="nil"/>
          <w:between w:val="nil"/>
        </w:pBdr>
        <w:jc w:val="center"/>
        <w:rPr>
          <w:del w:id="128" w:author="Stage 2" w:date="2019-09-04T20:28:00Z"/>
          <w:rFonts w:ascii="Times New Roman" w:eastAsia="Times New Roman" w:hAnsi="Times New Roman" w:cs="Times New Roman"/>
          <w:sz w:val="24"/>
          <w:szCs w:val="24"/>
        </w:rPr>
      </w:pPr>
      <w:del w:id="129" w:author="Stage 2" w:date="2019-09-04T20:28:00Z">
        <w:r>
          <w:rPr>
            <w:rFonts w:ascii="Times New Roman" w:eastAsia="Times New Roman" w:hAnsi="Times New Roman" w:cs="Times New Roman"/>
            <w:sz w:val="24"/>
            <w:szCs w:val="24"/>
          </w:rPr>
          <w:delText>Melissa Kline (Massachusetts Institute of Technology)</w:delText>
        </w:r>
      </w:del>
    </w:p>
    <w:p w14:paraId="04A568C2" w14:textId="77777777" w:rsidR="00847E8C" w:rsidRDefault="003C1572">
      <w:pPr>
        <w:pBdr>
          <w:top w:val="nil"/>
          <w:left w:val="nil"/>
          <w:bottom w:val="nil"/>
          <w:right w:val="nil"/>
          <w:between w:val="nil"/>
        </w:pBdr>
        <w:jc w:val="center"/>
        <w:rPr>
          <w:del w:id="130" w:author="Stage 2" w:date="2019-09-04T20:28:00Z"/>
          <w:rFonts w:ascii="Times New Roman" w:eastAsia="Times New Roman" w:hAnsi="Times New Roman" w:cs="Times New Roman"/>
          <w:sz w:val="24"/>
          <w:szCs w:val="24"/>
        </w:rPr>
      </w:pPr>
      <w:del w:id="131" w:author="Stage 2" w:date="2019-09-04T20:28:00Z">
        <w:r>
          <w:rPr>
            <w:rFonts w:ascii="Times New Roman" w:eastAsia="Times New Roman" w:hAnsi="Times New Roman" w:cs="Times New Roman"/>
            <w:sz w:val="24"/>
            <w:szCs w:val="24"/>
          </w:rPr>
          <w:delText>Casey Lew-Williams (Princeton University)</w:delText>
        </w:r>
      </w:del>
    </w:p>
    <w:p w14:paraId="58B08988" w14:textId="77777777" w:rsidR="00847E8C" w:rsidRDefault="003C1572">
      <w:pPr>
        <w:pBdr>
          <w:top w:val="nil"/>
          <w:left w:val="nil"/>
          <w:bottom w:val="nil"/>
          <w:right w:val="nil"/>
          <w:between w:val="nil"/>
        </w:pBdr>
        <w:jc w:val="center"/>
        <w:rPr>
          <w:del w:id="132" w:author="Stage 2" w:date="2019-09-04T20:28:00Z"/>
          <w:rFonts w:ascii="Times New Roman" w:eastAsia="Times New Roman" w:hAnsi="Times New Roman" w:cs="Times New Roman"/>
          <w:sz w:val="24"/>
          <w:szCs w:val="24"/>
        </w:rPr>
      </w:pPr>
      <w:del w:id="133" w:author="Stage 2" w:date="2019-09-04T20:28:00Z">
        <w:r>
          <w:rPr>
            <w:rFonts w:ascii="Times New Roman" w:eastAsia="Times New Roman" w:hAnsi="Times New Roman" w:cs="Times New Roman"/>
            <w:sz w:val="24"/>
            <w:szCs w:val="24"/>
          </w:rPr>
          <w:delText>Thierry Nazzi (Paris Descartes University)</w:delText>
        </w:r>
      </w:del>
    </w:p>
    <w:p w14:paraId="079902F2" w14:textId="77777777" w:rsidR="00847E8C" w:rsidRDefault="003C1572">
      <w:pPr>
        <w:pBdr>
          <w:top w:val="nil"/>
          <w:left w:val="nil"/>
          <w:bottom w:val="nil"/>
          <w:right w:val="nil"/>
          <w:between w:val="nil"/>
        </w:pBdr>
        <w:jc w:val="center"/>
        <w:rPr>
          <w:del w:id="134" w:author="Stage 2" w:date="2019-09-04T20:28:00Z"/>
          <w:rFonts w:ascii="Times New Roman" w:eastAsia="Times New Roman" w:hAnsi="Times New Roman" w:cs="Times New Roman"/>
          <w:sz w:val="24"/>
          <w:szCs w:val="24"/>
        </w:rPr>
      </w:pPr>
      <w:del w:id="135" w:author="Stage 2" w:date="2019-09-04T20:28:00Z">
        <w:r>
          <w:rPr>
            <w:rFonts w:ascii="Times New Roman" w:eastAsia="Times New Roman" w:hAnsi="Times New Roman" w:cs="Times New Roman"/>
            <w:sz w:val="24"/>
            <w:szCs w:val="24"/>
          </w:rPr>
          <w:delText>Robin Panneton (Virginia Tech)</w:delText>
        </w:r>
      </w:del>
    </w:p>
    <w:p w14:paraId="1412BDE8" w14:textId="77777777" w:rsidR="00847E8C" w:rsidRDefault="003C1572">
      <w:pPr>
        <w:pBdr>
          <w:top w:val="nil"/>
          <w:left w:val="nil"/>
          <w:bottom w:val="nil"/>
          <w:right w:val="nil"/>
          <w:between w:val="nil"/>
        </w:pBdr>
        <w:jc w:val="center"/>
        <w:rPr>
          <w:del w:id="136" w:author="Stage 2" w:date="2019-09-04T20:28:00Z"/>
          <w:rFonts w:ascii="Times New Roman" w:eastAsia="Times New Roman" w:hAnsi="Times New Roman" w:cs="Times New Roman"/>
          <w:sz w:val="24"/>
          <w:szCs w:val="24"/>
        </w:rPr>
      </w:pPr>
      <w:del w:id="137" w:author="Stage 2" w:date="2019-09-04T20:28:00Z">
        <w:r>
          <w:rPr>
            <w:rFonts w:ascii="Times New Roman" w:eastAsia="Times New Roman" w:hAnsi="Times New Roman" w:cs="Times New Roman"/>
            <w:sz w:val="24"/>
            <w:szCs w:val="24"/>
          </w:rPr>
          <w:delText>Hugh Rabagliati (University of Edinburgh)</w:delText>
        </w:r>
      </w:del>
    </w:p>
    <w:p w14:paraId="2E0C2567" w14:textId="77777777" w:rsidR="00847E8C" w:rsidRDefault="003C1572">
      <w:pPr>
        <w:pBdr>
          <w:top w:val="nil"/>
          <w:left w:val="nil"/>
          <w:bottom w:val="nil"/>
          <w:right w:val="nil"/>
          <w:between w:val="nil"/>
        </w:pBdr>
        <w:jc w:val="center"/>
        <w:rPr>
          <w:del w:id="138" w:author="Stage 2" w:date="2019-09-04T20:28:00Z"/>
          <w:rFonts w:ascii="Times New Roman" w:eastAsia="Times New Roman" w:hAnsi="Times New Roman" w:cs="Times New Roman"/>
          <w:sz w:val="24"/>
          <w:szCs w:val="24"/>
        </w:rPr>
      </w:pPr>
      <w:del w:id="139" w:author="Stage 2" w:date="2019-09-04T20:28:00Z">
        <w:r>
          <w:rPr>
            <w:rFonts w:ascii="Times New Roman" w:eastAsia="Times New Roman" w:hAnsi="Times New Roman" w:cs="Times New Roman"/>
            <w:sz w:val="24"/>
            <w:szCs w:val="24"/>
          </w:rPr>
          <w:delText>Jennifer L. Rennels (University of Nevada, Las Vegas)</w:delText>
        </w:r>
      </w:del>
    </w:p>
    <w:p w14:paraId="2303BC22" w14:textId="77777777" w:rsidR="00847E8C" w:rsidRDefault="003C1572">
      <w:pPr>
        <w:pBdr>
          <w:top w:val="nil"/>
          <w:left w:val="nil"/>
          <w:bottom w:val="nil"/>
          <w:right w:val="nil"/>
          <w:between w:val="nil"/>
        </w:pBdr>
        <w:jc w:val="center"/>
        <w:rPr>
          <w:del w:id="140" w:author="Stage 2" w:date="2019-09-04T20:28:00Z"/>
          <w:rFonts w:ascii="Times New Roman" w:eastAsia="Times New Roman" w:hAnsi="Times New Roman" w:cs="Times New Roman"/>
          <w:sz w:val="24"/>
          <w:szCs w:val="24"/>
        </w:rPr>
      </w:pPr>
      <w:del w:id="141" w:author="Stage 2" w:date="2019-09-04T20:28:00Z">
        <w:r>
          <w:rPr>
            <w:rFonts w:ascii="Times New Roman" w:eastAsia="Times New Roman" w:hAnsi="Times New Roman" w:cs="Times New Roman"/>
            <w:sz w:val="24"/>
            <w:szCs w:val="24"/>
          </w:rPr>
          <w:delText>Amanda Seidl (Purdue University)</w:delText>
        </w:r>
      </w:del>
    </w:p>
    <w:p w14:paraId="6155246A" w14:textId="77777777" w:rsidR="00847E8C" w:rsidRDefault="003C1572">
      <w:pPr>
        <w:pBdr>
          <w:top w:val="nil"/>
          <w:left w:val="nil"/>
          <w:bottom w:val="nil"/>
          <w:right w:val="nil"/>
          <w:between w:val="nil"/>
        </w:pBdr>
        <w:jc w:val="center"/>
        <w:rPr>
          <w:del w:id="142" w:author="Stage 2" w:date="2019-09-04T20:28:00Z"/>
          <w:rFonts w:ascii="Times New Roman" w:eastAsia="Times New Roman" w:hAnsi="Times New Roman" w:cs="Times New Roman"/>
          <w:sz w:val="24"/>
          <w:szCs w:val="24"/>
        </w:rPr>
      </w:pPr>
      <w:del w:id="143" w:author="Stage 2" w:date="2019-09-04T20:28:00Z">
        <w:r>
          <w:rPr>
            <w:rFonts w:ascii="Times New Roman" w:eastAsia="Times New Roman" w:hAnsi="Times New Roman" w:cs="Times New Roman"/>
            <w:sz w:val="24"/>
            <w:szCs w:val="24"/>
          </w:rPr>
          <w:delText>Melanie Soderstrom (University of Manitoba)</w:delText>
        </w:r>
      </w:del>
    </w:p>
    <w:p w14:paraId="1A62DBF7" w14:textId="77777777" w:rsidR="00847E8C" w:rsidRDefault="003C1572">
      <w:pPr>
        <w:pBdr>
          <w:top w:val="nil"/>
          <w:left w:val="nil"/>
          <w:bottom w:val="nil"/>
          <w:right w:val="nil"/>
          <w:between w:val="nil"/>
        </w:pBdr>
        <w:jc w:val="center"/>
        <w:rPr>
          <w:del w:id="144" w:author="Stage 2" w:date="2019-09-04T20:28:00Z"/>
          <w:b/>
          <w:sz w:val="48"/>
          <w:szCs w:val="48"/>
        </w:rPr>
      </w:pPr>
      <w:del w:id="145" w:author="Stage 2" w:date="2019-09-04T20:28:00Z">
        <w:r>
          <w:rPr>
            <w:rFonts w:ascii="Times New Roman" w:eastAsia="Times New Roman" w:hAnsi="Times New Roman" w:cs="Times New Roman"/>
            <w:sz w:val="24"/>
            <w:szCs w:val="24"/>
            <w:highlight w:val="yellow"/>
          </w:rPr>
          <w:delText>Other contributing authors</w:delText>
        </w:r>
      </w:del>
    </w:p>
    <w:p w14:paraId="5D9D43F5" w14:textId="77777777" w:rsidR="00847E8C" w:rsidRDefault="00847E8C">
      <w:pPr>
        <w:pBdr>
          <w:top w:val="nil"/>
          <w:left w:val="nil"/>
          <w:bottom w:val="nil"/>
          <w:right w:val="nil"/>
          <w:between w:val="nil"/>
        </w:pBdr>
        <w:rPr>
          <w:del w:id="146" w:author="Stage 2" w:date="2019-09-04T20:28:00Z"/>
          <w:rFonts w:ascii="Times New Roman" w:eastAsia="Times New Roman" w:hAnsi="Times New Roman" w:cs="Times New Roman"/>
          <w:sz w:val="24"/>
          <w:szCs w:val="24"/>
        </w:rPr>
      </w:pPr>
    </w:p>
    <w:p w14:paraId="7544F4CD" w14:textId="77777777" w:rsidR="00847E8C" w:rsidRDefault="003C1572">
      <w:pPr>
        <w:pBdr>
          <w:top w:val="nil"/>
          <w:left w:val="nil"/>
          <w:bottom w:val="nil"/>
          <w:right w:val="nil"/>
          <w:between w:val="nil"/>
        </w:pBdr>
        <w:jc w:val="center"/>
        <w:rPr>
          <w:del w:id="147" w:author="Stage 2" w:date="2019-09-04T20:28:00Z"/>
          <w:rFonts w:ascii="Times New Roman" w:eastAsia="Times New Roman" w:hAnsi="Times New Roman" w:cs="Times New Roman"/>
          <w:sz w:val="24"/>
          <w:szCs w:val="24"/>
        </w:rPr>
      </w:pPr>
      <w:del w:id="148" w:author="Stage 2" w:date="2019-09-04T20:28:00Z">
        <w:r>
          <w:rPr>
            <w:rFonts w:ascii="Times New Roman" w:eastAsia="Times New Roman" w:hAnsi="Times New Roman" w:cs="Times New Roman"/>
            <w:sz w:val="24"/>
            <w:szCs w:val="24"/>
            <w:highlight w:val="yellow"/>
          </w:rPr>
          <w:delText>NOTE: Highlighting throughout indicates placeholder text to be filled in after data collection. Figures are fillers based on pilot data.</w:delText>
        </w:r>
        <w:r>
          <w:br w:type="page"/>
        </w:r>
      </w:del>
    </w:p>
    <w:p w14:paraId="717064C4" w14:textId="77777777" w:rsidR="00847E8C" w:rsidRDefault="00847E8C">
      <w:pPr>
        <w:pStyle w:val="BodyText"/>
        <w:pPrChange w:id="149" w:author="Stage 2" w:date="2019-09-04T20:28:00Z">
          <w:pPr>
            <w:pStyle w:val="Heading1"/>
            <w:pBdr>
              <w:top w:val="nil"/>
              <w:left w:val="nil"/>
              <w:bottom w:val="nil"/>
              <w:right w:val="nil"/>
              <w:between w:val="nil"/>
            </w:pBdr>
          </w:pPr>
        </w:pPrChange>
      </w:pPr>
      <w:bookmarkStart w:id="150" w:name="_9k0vbmden7bl" w:colFirst="0" w:colLast="0"/>
      <w:bookmarkEnd w:id="150"/>
    </w:p>
    <w:p w14:paraId="7FD69CA0" w14:textId="77777777" w:rsidR="00847E8C" w:rsidRDefault="003C1572">
      <w:pPr>
        <w:pStyle w:val="Title"/>
        <w:rPr>
          <w:rPrChange w:id="151" w:author="Stage 2" w:date="2019-09-04T20:28:00Z">
            <w:rPr>
              <w:rFonts w:ascii="Times New Roman" w:eastAsia="Times New Roman" w:hAnsi="Times New Roman" w:cs="Times New Roman"/>
              <w:b/>
              <w:sz w:val="24"/>
              <w:szCs w:val="24"/>
            </w:rPr>
          </w:rPrChange>
        </w:rPr>
        <w:pPrChange w:id="152" w:author="Stage 2" w:date="2019-09-04T20:28:00Z">
          <w:pPr>
            <w:pBdr>
              <w:top w:val="nil"/>
              <w:left w:val="nil"/>
              <w:bottom w:val="nil"/>
              <w:right w:val="nil"/>
              <w:between w:val="nil"/>
            </w:pBdr>
            <w:spacing w:line="480" w:lineRule="auto"/>
            <w:jc w:val="center"/>
          </w:pPr>
        </w:pPrChange>
      </w:pPr>
      <w:r>
        <w:rPr>
          <w:rPrChange w:id="153" w:author="Stage 2" w:date="2019-09-04T20:28:00Z">
            <w:rPr>
              <w:rFonts w:ascii="Times New Roman" w:eastAsia="Times New Roman" w:hAnsi="Times New Roman" w:cs="Times New Roman"/>
              <w:b/>
              <w:sz w:val="24"/>
              <w:szCs w:val="24"/>
            </w:rPr>
          </w:rPrChange>
        </w:rPr>
        <w:lastRenderedPageBreak/>
        <w:t>Abstract</w:t>
      </w:r>
    </w:p>
    <w:p w14:paraId="674395D7" w14:textId="4417CFBD" w:rsidR="00847E8C" w:rsidRDefault="003C1572">
      <w:pPr>
        <w:pBdr>
          <w:top w:val="nil"/>
          <w:left w:val="nil"/>
          <w:bottom w:val="nil"/>
          <w:right w:val="nil"/>
          <w:between w:val="nil"/>
        </w:pBdr>
        <w:spacing w:line="480" w:lineRule="auto"/>
        <w:rPr>
          <w:del w:id="154" w:author="Stage 2" w:date="2019-09-04T20:28:00Z"/>
          <w:rFonts w:ascii="Times New Roman" w:eastAsia="Times New Roman" w:hAnsi="Times New Roman" w:cs="Times New Roman"/>
          <w:sz w:val="24"/>
          <w:szCs w:val="24"/>
          <w:highlight w:val="yellow"/>
        </w:rPr>
      </w:pPr>
      <w:r>
        <w:rPr>
          <w:rPrChange w:id="155" w:author="Stage 2" w:date="2019-09-04T20:28:00Z">
            <w:rPr>
              <w:rFonts w:ascii="Times New Roman" w:eastAsia="Times New Roman" w:hAnsi="Times New Roman" w:cs="Times New Roman"/>
              <w:sz w:val="24"/>
              <w:szCs w:val="24"/>
            </w:rPr>
          </w:rPrChange>
        </w:rPr>
        <w:t>The field of psychology has become increasingly concerned with issues related to methodology and replicability. Infancy researchers face specific challenges related to replicability: high-powered studies are difficult to conduct, testing conditions vary ac</w:t>
      </w:r>
      <w:r>
        <w:rPr>
          <w:rPrChange w:id="156" w:author="Stage 2" w:date="2019-09-04T20:28:00Z">
            <w:rPr>
              <w:rFonts w:ascii="Times New Roman" w:eastAsia="Times New Roman" w:hAnsi="Times New Roman" w:cs="Times New Roman"/>
              <w:sz w:val="24"/>
              <w:szCs w:val="24"/>
            </w:rPr>
          </w:rPrChange>
        </w:rPr>
        <w:t>ross labs, and different labs have access to different infant populations, amongst other factors. Addressing these concerns, we report on a large-scale, multi-site study aimed at 1) assessing the overall replicability of a single theoretically-important ph</w:t>
      </w:r>
      <w:r>
        <w:rPr>
          <w:rPrChange w:id="157" w:author="Stage 2" w:date="2019-09-04T20:28:00Z">
            <w:rPr>
              <w:rFonts w:ascii="Times New Roman" w:eastAsia="Times New Roman" w:hAnsi="Times New Roman" w:cs="Times New Roman"/>
              <w:sz w:val="24"/>
              <w:szCs w:val="24"/>
            </w:rPr>
          </w:rPrChange>
        </w:rPr>
        <w:t>enomenon and 2) examining methodological, situational, cultural, and developmental moderators. We focus on infants’ preference for infant-directed speech (IDS) over adult-directed speech (ADS). Stimuli of mothers speaking to their infants and to an adult w</w:t>
      </w:r>
      <w:r>
        <w:rPr>
          <w:rPrChange w:id="158" w:author="Stage 2" w:date="2019-09-04T20:28:00Z">
            <w:rPr>
              <w:rFonts w:ascii="Times New Roman" w:eastAsia="Times New Roman" w:hAnsi="Times New Roman" w:cs="Times New Roman"/>
              <w:sz w:val="24"/>
              <w:szCs w:val="24"/>
            </w:rPr>
          </w:rPrChange>
        </w:rPr>
        <w:t xml:space="preserve">ere created using semi-naturalistic laboratory-based audio recordings in North American English. Infants’ relative preference for IDS and ADS was assessed across </w:t>
      </w:r>
      <w:ins w:id="159" w:author="Stage 2" w:date="2019-09-04T20:28:00Z">
        <w:r>
          <w:t>67</w:t>
        </w:r>
      </w:ins>
      <w:del w:id="160" w:author="Stage 2" w:date="2019-09-04T20:28:00Z">
        <w:r>
          <w:rPr>
            <w:rFonts w:ascii="Times New Roman" w:eastAsia="Times New Roman" w:hAnsi="Times New Roman" w:cs="Times New Roman"/>
            <w:sz w:val="24"/>
            <w:szCs w:val="24"/>
            <w:highlight w:val="yellow"/>
          </w:rPr>
          <w:delText>XYZ</w:delText>
        </w:r>
      </w:del>
      <w:r>
        <w:rPr>
          <w:rPrChange w:id="161" w:author="Stage 2" w:date="2019-09-04T20:28:00Z">
            <w:rPr>
              <w:rFonts w:ascii="Times New Roman" w:eastAsia="Times New Roman" w:hAnsi="Times New Roman" w:cs="Times New Roman"/>
              <w:sz w:val="24"/>
              <w:szCs w:val="24"/>
            </w:rPr>
          </w:rPrChange>
        </w:rPr>
        <w:t xml:space="preserve"> laboratories in North America</w:t>
      </w:r>
      <w:ins w:id="162" w:author="Stage 2" w:date="2019-09-04T20:28:00Z">
        <w:r>
          <w:t>,</w:t>
        </w:r>
      </w:ins>
      <w:del w:id="163" w:author="Stage 2" w:date="2019-09-04T20:28:00Z">
        <w:r>
          <w:rPr>
            <w:rFonts w:ascii="Times New Roman" w:eastAsia="Times New Roman" w:hAnsi="Times New Roman" w:cs="Times New Roman"/>
            <w:sz w:val="24"/>
            <w:szCs w:val="24"/>
          </w:rPr>
          <w:delText xml:space="preserve"> and</w:delText>
        </w:r>
      </w:del>
      <w:r>
        <w:rPr>
          <w:rPrChange w:id="164" w:author="Stage 2" w:date="2019-09-04T20:28:00Z">
            <w:rPr>
              <w:rFonts w:ascii="Times New Roman" w:eastAsia="Times New Roman" w:hAnsi="Times New Roman" w:cs="Times New Roman"/>
              <w:sz w:val="24"/>
              <w:szCs w:val="24"/>
            </w:rPr>
          </w:rPrChange>
        </w:rPr>
        <w:t xml:space="preserve"> Europe</w:t>
      </w:r>
      <w:ins w:id="165" w:author="Stage 2" w:date="2019-09-04T20:28:00Z">
        <w:r>
          <w:t>, Australia, and Asia</w:t>
        </w:r>
      </w:ins>
      <w:r>
        <w:rPr>
          <w:rPrChange w:id="166" w:author="Stage 2" w:date="2019-09-04T20:28:00Z">
            <w:rPr>
              <w:rFonts w:ascii="Times New Roman" w:eastAsia="Times New Roman" w:hAnsi="Times New Roman" w:cs="Times New Roman"/>
              <w:sz w:val="24"/>
              <w:szCs w:val="24"/>
            </w:rPr>
          </w:rPrChange>
        </w:rPr>
        <w:t xml:space="preserve"> using the three commonly-used infant discriminati</w:t>
      </w:r>
      <w:r>
        <w:rPr>
          <w:rPrChange w:id="167" w:author="Stage 2" w:date="2019-09-04T20:28:00Z">
            <w:rPr>
              <w:rFonts w:ascii="Times New Roman" w:eastAsia="Times New Roman" w:hAnsi="Times New Roman" w:cs="Times New Roman"/>
              <w:sz w:val="24"/>
              <w:szCs w:val="24"/>
            </w:rPr>
          </w:rPrChange>
        </w:rPr>
        <w:t xml:space="preserve">on methods (head-turn preference, central fixation, and eye tracking). </w:t>
      </w:r>
      <w:ins w:id="168" w:author="Stage 2" w:date="2019-09-04T20:28:00Z">
        <w:r>
          <w:t xml:space="preserve">The overall meta-analytic effect size (Cohen’s </w:t>
        </w:r>
        <w:r>
          <w:rPr>
            <w:i/>
          </w:rPr>
          <w:t>d</w:t>
        </w:r>
        <w:r>
          <w:t>) was 0.35 [0.29 - 0.42], which was reliably above zero but smaller than the meta-analytic mean computed from previous literature (</w:t>
        </w:r>
      </w:ins>
      <w:del w:id="169" w:author="Stage 2" w:date="2019-09-04T20:28:00Z">
        <w:r>
          <w:rPr>
            <w:rFonts w:ascii="Times New Roman" w:eastAsia="Times New Roman" w:hAnsi="Times New Roman" w:cs="Times New Roman"/>
            <w:sz w:val="24"/>
            <w:szCs w:val="24"/>
            <w:highlight w:val="yellow"/>
          </w:rPr>
          <w:delText>BRIEF DESCRIPTION OF RESULTS.</w:delText>
        </w:r>
      </w:del>
    </w:p>
    <w:p w14:paraId="26D852B7" w14:textId="10808A6B" w:rsidR="00847E8C" w:rsidRDefault="003C1572">
      <w:pPr>
        <w:pStyle w:val="BodyText"/>
        <w:rPr>
          <w:rPrChange w:id="170" w:author="Stage 2" w:date="2019-09-04T20:28:00Z">
            <w:rPr>
              <w:rFonts w:ascii="Times New Roman" w:eastAsia="Times New Roman" w:hAnsi="Times New Roman" w:cs="Times New Roman"/>
              <w:sz w:val="24"/>
              <w:szCs w:val="24"/>
            </w:rPr>
          </w:rPrChange>
        </w:rPr>
        <w:pPrChange w:id="171" w:author="Stage 2" w:date="2019-09-04T20:28:00Z">
          <w:pPr>
            <w:pBdr>
              <w:top w:val="nil"/>
              <w:left w:val="nil"/>
              <w:bottom w:val="nil"/>
              <w:right w:val="nil"/>
              <w:between w:val="nil"/>
            </w:pBdr>
            <w:spacing w:line="480" w:lineRule="auto"/>
          </w:pPr>
        </w:pPrChange>
      </w:pPr>
      <w:ins w:id="172" w:author="Stage 2" w:date="2019-09-04T20:28:00Z">
        <w:r>
          <w:t xml:space="preserve">0.67). The IDS preference </w:t>
        </w:r>
        <w:r>
          <w:t>was significantly stronger in older children, in those children for whom the stimuli matched their native language and dialect, and in data from labs using the head-turn preference procedure. Together these findings replicate the infant-directed speech pre</w:t>
        </w:r>
        <w:r>
          <w:t>ference but suggest that its magnitude is modulated by development, native language experience, and testing procedure.</w:t>
        </w:r>
      </w:ins>
    </w:p>
    <w:p w14:paraId="53EA08C0" w14:textId="77777777" w:rsidR="00847E8C" w:rsidRDefault="003C1572">
      <w:pPr>
        <w:pStyle w:val="BodyText"/>
        <w:rPr>
          <w:rPrChange w:id="173" w:author="Stage 2" w:date="2019-09-04T20:28:00Z">
            <w:rPr>
              <w:rFonts w:ascii="Times New Roman" w:eastAsia="Times New Roman" w:hAnsi="Times New Roman" w:cs="Times New Roman"/>
              <w:sz w:val="24"/>
              <w:szCs w:val="24"/>
            </w:rPr>
          </w:rPrChange>
        </w:rPr>
        <w:pPrChange w:id="174" w:author="Stage 2" w:date="2019-09-04T20:28:00Z">
          <w:pPr>
            <w:pBdr>
              <w:top w:val="nil"/>
              <w:left w:val="nil"/>
              <w:bottom w:val="nil"/>
              <w:right w:val="nil"/>
              <w:between w:val="nil"/>
            </w:pBdr>
            <w:spacing w:line="480" w:lineRule="auto"/>
          </w:pPr>
        </w:pPrChange>
      </w:pPr>
      <w:r>
        <w:rPr>
          <w:i/>
          <w:rPrChange w:id="175" w:author="Stage 2" w:date="2019-09-04T20:28:00Z">
            <w:rPr>
              <w:rFonts w:ascii="Times New Roman" w:eastAsia="Times New Roman" w:hAnsi="Times New Roman" w:cs="Times New Roman"/>
              <w:b/>
              <w:sz w:val="24"/>
              <w:szCs w:val="24"/>
            </w:rPr>
          </w:rPrChange>
        </w:rPr>
        <w:t>Keywords</w:t>
      </w:r>
      <w:r>
        <w:rPr>
          <w:i/>
          <w:rPrChange w:id="176" w:author="Stage 2" w:date="2019-09-04T20:28:00Z">
            <w:rPr>
              <w:rFonts w:ascii="Times New Roman" w:eastAsia="Times New Roman" w:hAnsi="Times New Roman" w:cs="Times New Roman"/>
              <w:sz w:val="24"/>
              <w:szCs w:val="24"/>
            </w:rPr>
          </w:rPrChange>
        </w:rPr>
        <w:t>:</w:t>
      </w:r>
      <w:r>
        <w:rPr>
          <w:rPrChange w:id="177" w:author="Stage 2" w:date="2019-09-04T20:28:00Z">
            <w:rPr>
              <w:rFonts w:ascii="Times New Roman" w:eastAsia="Times New Roman" w:hAnsi="Times New Roman" w:cs="Times New Roman"/>
              <w:sz w:val="24"/>
              <w:szCs w:val="24"/>
            </w:rPr>
          </w:rPrChange>
        </w:rPr>
        <w:t xml:space="preserve"> language acquisition; speech perception; infant-directed speech; reproducibility; experimental methods</w:t>
      </w:r>
      <w:del w:id="178" w:author="Stage 2" w:date="2019-09-04T20:28:00Z">
        <w:r>
          <w:br w:type="page"/>
        </w:r>
      </w:del>
    </w:p>
    <w:p w14:paraId="2E4ADE80" w14:textId="77777777" w:rsidR="00D350E7" w:rsidRDefault="003C1572">
      <w:pPr>
        <w:pStyle w:val="BodyText"/>
        <w:rPr>
          <w:ins w:id="179" w:author="Stage 2" w:date="2019-09-04T20:28:00Z"/>
        </w:rPr>
      </w:pPr>
      <w:bookmarkStart w:id="180" w:name="_si61ptvqbjvp" w:colFirst="0" w:colLast="0"/>
      <w:bookmarkEnd w:id="180"/>
      <w:ins w:id="181" w:author="Stage 2" w:date="2019-09-04T20:28:00Z">
        <w:r>
          <w:lastRenderedPageBreak/>
          <w:t>Word count: 11680</w:t>
        </w:r>
      </w:ins>
    </w:p>
    <w:p w14:paraId="09468DC0" w14:textId="77777777" w:rsidR="00D350E7" w:rsidRDefault="003C1572">
      <w:pPr>
        <w:pStyle w:val="Title"/>
        <w:rPr>
          <w:ins w:id="182" w:author="Stage 2" w:date="2019-09-04T20:28:00Z"/>
        </w:rPr>
      </w:pPr>
      <w:ins w:id="183" w:author="Stage 2" w:date="2019-09-04T20:28:00Z">
        <w:r>
          <w:lastRenderedPageBreak/>
          <w:t>Quanti</w:t>
        </w:r>
        <w:r>
          <w:t>fying sources of variability in infancy research using the infant-directed speech preference</w:t>
        </w:r>
      </w:ins>
    </w:p>
    <w:p w14:paraId="545E9886" w14:textId="77777777" w:rsidR="00847E8C" w:rsidRDefault="003C1572">
      <w:pPr>
        <w:pStyle w:val="Heading1"/>
        <w:pBdr>
          <w:top w:val="nil"/>
          <w:left w:val="nil"/>
          <w:bottom w:val="nil"/>
          <w:right w:val="nil"/>
          <w:between w:val="nil"/>
        </w:pBdr>
        <w:rPr>
          <w:del w:id="184" w:author="Stage 2" w:date="2019-09-04T20:28:00Z"/>
        </w:rPr>
      </w:pPr>
      <w:del w:id="185" w:author="Stage 2" w:date="2019-09-04T20:28:00Z">
        <w:r>
          <w:rPr>
            <w:rFonts w:eastAsia="Times New Roman" w:cs="Times New Roman"/>
            <w:szCs w:val="24"/>
          </w:rPr>
          <w:delText>Introduction</w:delText>
        </w:r>
      </w:del>
    </w:p>
    <w:p w14:paraId="4C0E204D" w14:textId="72B8A988" w:rsidR="00847E8C" w:rsidRDefault="003C1572">
      <w:pPr>
        <w:pStyle w:val="BodyText"/>
        <w:rPr>
          <w:rFonts w:eastAsia="Times New Roman" w:cs="Times New Roman"/>
        </w:rPr>
        <w:pPrChange w:id="186" w:author="Stage 2" w:date="2019-09-04T20:28:00Z">
          <w:pPr>
            <w:pBdr>
              <w:top w:val="nil"/>
              <w:left w:val="nil"/>
              <w:bottom w:val="nil"/>
              <w:right w:val="nil"/>
              <w:between w:val="nil"/>
            </w:pBdr>
            <w:spacing w:line="480" w:lineRule="auto"/>
            <w:ind w:firstLine="720"/>
          </w:pPr>
        </w:pPrChange>
      </w:pPr>
      <w:r>
        <w:rPr>
          <w:rPrChange w:id="187" w:author="Stage 2" w:date="2019-09-04T20:28:00Z">
            <w:rPr>
              <w:rFonts w:ascii="Times New Roman" w:eastAsia="Times New Roman" w:hAnsi="Times New Roman" w:cs="Times New Roman"/>
              <w:sz w:val="24"/>
              <w:szCs w:val="24"/>
            </w:rPr>
          </w:rPrChange>
        </w:rPr>
        <w:t xml:space="preserve">The recent focus on power, </w:t>
      </w:r>
      <w:r>
        <w:rPr>
          <w:rPrChange w:id="188" w:author="Stage 2" w:date="2019-09-04T20:28:00Z">
            <w:rPr>
              <w:rFonts w:ascii="Times New Roman" w:eastAsia="Times New Roman" w:hAnsi="Times New Roman" w:cs="Times New Roman"/>
              <w:sz w:val="24"/>
              <w:szCs w:val="24"/>
            </w:rPr>
          </w:rPrChange>
        </w:rPr>
        <w:t xml:space="preserve">replication, and replicability has had important consequences for many branches of psychology. Confidence in influential theories and classic psychological experiments has been shaken by demonstrations that much of the experimental literature is </w:t>
      </w:r>
      <w:ins w:id="189" w:author="Stage 2" w:date="2019-09-04T20:28:00Z">
        <w:r>
          <w:t>under-powered</w:t>
        </w:r>
      </w:ins>
      <w:del w:id="190" w:author="Stage 2" w:date="2019-09-04T20:28:00Z">
        <w:r>
          <w:rPr>
            <w:rFonts w:eastAsia="Times New Roman" w:cs="Times New Roman"/>
          </w:rPr>
          <w:delText>underpower</w:delText>
        </w:r>
        <w:r>
          <w:rPr>
            <w:rFonts w:eastAsia="Times New Roman" w:cs="Times New Roman"/>
          </w:rPr>
          <w:delText>ed</w:delText>
        </w:r>
      </w:del>
      <w:r>
        <w:rPr>
          <w:rPrChange w:id="191" w:author="Stage 2" w:date="2019-09-04T20:28:00Z">
            <w:rPr>
              <w:rFonts w:ascii="Times New Roman" w:eastAsia="Times New Roman" w:hAnsi="Times New Roman" w:cs="Times New Roman"/>
              <w:sz w:val="24"/>
              <w:szCs w:val="24"/>
            </w:rPr>
          </w:rPrChange>
        </w:rPr>
        <w:t xml:space="preserve"> (Button et al., 2013), that surprisingly few empirical claims have been subject to direct replication (Makel, Plucker, &amp; Hegarty, 2012), and that the direct replication attempts that do occur often fail to substantiate original findings (Open Science Co</w:t>
      </w:r>
      <w:r>
        <w:rPr>
          <w:rPrChange w:id="192" w:author="Stage 2" w:date="2019-09-04T20:28:00Z">
            <w:rPr>
              <w:rFonts w:ascii="Times New Roman" w:eastAsia="Times New Roman" w:hAnsi="Times New Roman" w:cs="Times New Roman"/>
              <w:sz w:val="24"/>
              <w:szCs w:val="24"/>
            </w:rPr>
          </w:rPrChange>
        </w:rPr>
        <w:t xml:space="preserve">llaboration, 2015). As disturbing as these demonstrations may be, they have already led to important positive consequences in psychology, encouraging scientific organizations, journals, and researchers to work to improve the transparency and replicability </w:t>
      </w:r>
      <w:r>
        <w:rPr>
          <w:rPrChange w:id="193" w:author="Stage 2" w:date="2019-09-04T20:28:00Z">
            <w:rPr>
              <w:rFonts w:ascii="Times New Roman" w:eastAsia="Times New Roman" w:hAnsi="Times New Roman" w:cs="Times New Roman"/>
              <w:sz w:val="24"/>
              <w:szCs w:val="24"/>
            </w:rPr>
          </w:rPrChange>
        </w:rPr>
        <w:t>of psychological science.</w:t>
      </w:r>
    </w:p>
    <w:p w14:paraId="54F9F8B9" w14:textId="7E456EF3" w:rsidR="00847E8C" w:rsidRDefault="003C1572">
      <w:pPr>
        <w:pStyle w:val="BodyText"/>
        <w:rPr>
          <w:rFonts w:eastAsia="Times New Roman" w:cs="Times New Roman"/>
        </w:rPr>
        <w:pPrChange w:id="194" w:author="Stage 2" w:date="2019-09-04T20:28:00Z">
          <w:pPr>
            <w:pBdr>
              <w:top w:val="nil"/>
              <w:left w:val="nil"/>
              <w:bottom w:val="nil"/>
              <w:right w:val="nil"/>
              <w:between w:val="nil"/>
            </w:pBdr>
            <w:spacing w:line="480" w:lineRule="auto"/>
            <w:ind w:firstLine="720"/>
          </w:pPr>
        </w:pPrChange>
      </w:pPr>
      <w:r>
        <w:rPr>
          <w:rPrChange w:id="195" w:author="Stage 2" w:date="2019-09-04T20:28:00Z">
            <w:rPr>
              <w:rFonts w:ascii="Times New Roman" w:eastAsia="Times New Roman" w:hAnsi="Times New Roman" w:cs="Times New Roman"/>
              <w:sz w:val="24"/>
              <w:szCs w:val="24"/>
            </w:rPr>
          </w:rPrChange>
        </w:rPr>
        <w:t>To date, however, researchers in infancy have remained relatively silent on issues of replicability. This silence is not because infant research is immune from the issues raised. Indeed, the statistical power associated with infan</w:t>
      </w:r>
      <w:r>
        <w:rPr>
          <w:rPrChange w:id="196" w:author="Stage 2" w:date="2019-09-04T20:28:00Z">
            <w:rPr>
              <w:rFonts w:ascii="Times New Roman" w:eastAsia="Times New Roman" w:hAnsi="Times New Roman" w:cs="Times New Roman"/>
              <w:sz w:val="24"/>
              <w:szCs w:val="24"/>
            </w:rPr>
          </w:rPrChange>
        </w:rPr>
        <w:t>t psychology experiments is often unknown (and presumably too low</w:t>
      </w:r>
      <w:ins w:id="197" w:author="Stage 2" w:date="2019-09-04T20:28:00Z">
        <w:r>
          <w:t xml:space="preserve"> (Oakes, 2017)),</w:t>
        </w:r>
      </w:ins>
      <w:del w:id="198" w:author="Stage 2" w:date="2019-09-04T20:28:00Z">
        <w:r>
          <w:rPr>
            <w:rFonts w:eastAsia="Times New Roman" w:cs="Times New Roman"/>
          </w:rPr>
          <w:delText>),</w:delText>
        </w:r>
      </w:del>
      <w:r>
        <w:rPr>
          <w:rPrChange w:id="199" w:author="Stage 2" w:date="2019-09-04T20:28:00Z">
            <w:rPr>
              <w:rFonts w:ascii="Times New Roman" w:eastAsia="Times New Roman" w:hAnsi="Times New Roman" w:cs="Times New Roman"/>
              <w:sz w:val="24"/>
              <w:szCs w:val="24"/>
            </w:rPr>
          </w:rPrChange>
        </w:rPr>
        <w:t xml:space="preserve"> and the replicability of many classic findings is uncertain. Instead, one reason for the infancy field’s silence is likely related to the set of challenges that come with collecting and in</w:t>
      </w:r>
      <w:r>
        <w:rPr>
          <w:rPrChange w:id="200" w:author="Stage 2" w:date="2019-09-04T20:28:00Z">
            <w:rPr>
              <w:rFonts w:ascii="Times New Roman" w:eastAsia="Times New Roman" w:hAnsi="Times New Roman" w:cs="Times New Roman"/>
              <w:sz w:val="24"/>
              <w:szCs w:val="24"/>
            </w:rPr>
          </w:rPrChange>
        </w:rPr>
        <w:t>terpreting infant data –</w:t>
      </w:r>
      <w:ins w:id="201" w:author="Stage 2" w:date="2019-09-04T20:28:00Z">
        <w:r>
          <w:t xml:space="preserve"> </w:t>
        </w:r>
      </w:ins>
      <w:del w:id="202" w:author="Stage 2" w:date="2019-09-04T20:28:00Z">
        <w:r>
          <w:rPr>
            <w:rFonts w:eastAsia="Times New Roman" w:cs="Times New Roman"/>
          </w:rPr>
          <w:delText> </w:delText>
        </w:r>
      </w:del>
      <w:r>
        <w:rPr>
          <w:rPrChange w:id="203" w:author="Stage 2" w:date="2019-09-04T20:28:00Z">
            <w:rPr>
              <w:rFonts w:ascii="Times New Roman" w:eastAsia="Times New Roman" w:hAnsi="Times New Roman" w:cs="Times New Roman"/>
              <w:sz w:val="24"/>
              <w:szCs w:val="24"/>
            </w:rPr>
          </w:rPrChange>
        </w:rPr>
        <w:t xml:space="preserve">and developmental data more generally. For example, it can be quite costly to </w:t>
      </w:r>
      <w:ins w:id="204" w:author="Stage 2" w:date="2019-09-04T20:28:00Z">
        <w:r>
          <w:t>test</w:t>
        </w:r>
      </w:ins>
      <w:del w:id="205" w:author="Stage 2" w:date="2019-09-04T20:28:00Z">
        <w:r>
          <w:rPr>
            <w:rFonts w:eastAsia="Times New Roman" w:cs="Times New Roman"/>
          </w:rPr>
          <w:delText>collect</w:delText>
        </w:r>
      </w:del>
      <w:r>
        <w:rPr>
          <w:rPrChange w:id="206" w:author="Stage 2" w:date="2019-09-04T20:28:00Z">
            <w:rPr>
              <w:rFonts w:ascii="Times New Roman" w:eastAsia="Times New Roman" w:hAnsi="Times New Roman" w:cs="Times New Roman"/>
              <w:sz w:val="24"/>
              <w:szCs w:val="24"/>
            </w:rPr>
          </w:rPrChange>
        </w:rPr>
        <w:t xml:space="preserve"> large samples of infants or to replicate past experiments. Another challenge for infancy researchers is that it is often difficult to interpret c</w:t>
      </w:r>
      <w:r>
        <w:rPr>
          <w:rPrChange w:id="207" w:author="Stage 2" w:date="2019-09-04T20:28:00Z">
            <w:rPr>
              <w:rFonts w:ascii="Times New Roman" w:eastAsia="Times New Roman" w:hAnsi="Times New Roman" w:cs="Times New Roman"/>
              <w:sz w:val="24"/>
              <w:szCs w:val="24"/>
            </w:rPr>
          </w:rPrChange>
        </w:rPr>
        <w:t>ontradictory findings in developmental populations, given how children’s behavior and developmental timing varies across individuals, ages, context, cultures, languages, and socioeconomic groups. While these challenges may make replicability in infancy res</w:t>
      </w:r>
      <w:r>
        <w:rPr>
          <w:rPrChange w:id="208" w:author="Stage 2" w:date="2019-09-04T20:28:00Z">
            <w:rPr>
              <w:rFonts w:ascii="Times New Roman" w:eastAsia="Times New Roman" w:hAnsi="Times New Roman" w:cs="Times New Roman"/>
              <w:sz w:val="24"/>
              <w:szCs w:val="24"/>
            </w:rPr>
          </w:rPrChange>
        </w:rPr>
        <w:t>earch more difficult, they do not make it any less important.</w:t>
      </w:r>
    </w:p>
    <w:p w14:paraId="14C7A761" w14:textId="08AB0C9B" w:rsidR="00847E8C" w:rsidRDefault="003C1572">
      <w:pPr>
        <w:pStyle w:val="BodyText"/>
        <w:rPr>
          <w:rFonts w:eastAsia="Times New Roman" w:cs="Times New Roman"/>
        </w:rPr>
        <w:pPrChange w:id="209" w:author="Stage 2" w:date="2019-09-04T20:28:00Z">
          <w:pPr>
            <w:pBdr>
              <w:top w:val="nil"/>
              <w:left w:val="nil"/>
              <w:bottom w:val="nil"/>
              <w:right w:val="nil"/>
              <w:between w:val="nil"/>
            </w:pBdr>
            <w:spacing w:line="480" w:lineRule="auto"/>
            <w:ind w:firstLine="720"/>
          </w:pPr>
        </w:pPrChange>
      </w:pPr>
      <w:r>
        <w:rPr>
          <w:rPrChange w:id="210" w:author="Stage 2" w:date="2019-09-04T20:28:00Z">
            <w:rPr>
              <w:rFonts w:ascii="Times New Roman" w:eastAsia="Times New Roman" w:hAnsi="Times New Roman" w:cs="Times New Roman"/>
              <w:sz w:val="24"/>
              <w:szCs w:val="24"/>
            </w:rPr>
          </w:rPrChange>
        </w:rPr>
        <w:lastRenderedPageBreak/>
        <w:t>Indeed, it is of primary importance to evaluate replicability in infancy</w:t>
      </w:r>
      <w:r>
        <w:rPr>
          <w:rPrChange w:id="211" w:author="Stage 2" w:date="2019-09-04T20:28:00Z">
            <w:rPr>
              <w:rFonts w:ascii="Times New Roman" w:eastAsia="Times New Roman" w:hAnsi="Times New Roman" w:cs="Times New Roman"/>
              <w:sz w:val="24"/>
              <w:szCs w:val="24"/>
            </w:rPr>
          </w:rPrChange>
        </w:rPr>
        <w:t xml:space="preserve"> research (see Frank et al., </w:t>
      </w:r>
      <w:ins w:id="212" w:author="Stage 2" w:date="2019-09-04T20:28:00Z">
        <w:r>
          <w:t>2017</w:t>
        </w:r>
      </w:ins>
      <w:del w:id="213" w:author="Stage 2" w:date="2019-09-04T20:28:00Z">
        <w:r>
          <w:rPr>
            <w:rFonts w:eastAsia="Times New Roman" w:cs="Times New Roman"/>
          </w:rPr>
          <w:delText>2016</w:delText>
        </w:r>
      </w:del>
      <w:r>
        <w:rPr>
          <w:rPrChange w:id="214" w:author="Stage 2" w:date="2019-09-04T20:28:00Z">
            <w:rPr>
              <w:rFonts w:ascii="Times New Roman" w:eastAsia="Times New Roman" w:hAnsi="Times New Roman" w:cs="Times New Roman"/>
              <w:sz w:val="24"/>
              <w:szCs w:val="24"/>
            </w:rPr>
          </w:rPrChange>
        </w:rPr>
        <w:t>). But how can this evaluation be done? Here we report the results of a large-scale, multi-lab, pre-registered infant study. This study was inspired by the ManyLabs studies (e.g., Klein et al., 2014), in which multiple labo</w:t>
      </w:r>
      <w:r>
        <w:rPr>
          <w:rPrChange w:id="215" w:author="Stage 2" w:date="2019-09-04T20:28:00Z">
            <w:rPr>
              <w:rFonts w:ascii="Times New Roman" w:eastAsia="Times New Roman" w:hAnsi="Times New Roman" w:cs="Times New Roman"/>
              <w:sz w:val="24"/>
              <w:szCs w:val="24"/>
            </w:rPr>
          </w:rPrChange>
        </w:rPr>
        <w:t>ratories attempt to replicate various social and cognitive psychology studies, and moderators of study replicability are assessed systematically across labs. Given the reasons discussed above, it would be prohibitively difficult to examine the replicabilit</w:t>
      </w:r>
      <w:r>
        <w:rPr>
          <w:rPrChange w:id="216" w:author="Stage 2" w:date="2019-09-04T20:28:00Z">
            <w:rPr>
              <w:rFonts w:ascii="Times New Roman" w:eastAsia="Times New Roman" w:hAnsi="Times New Roman" w:cs="Times New Roman"/>
              <w:sz w:val="24"/>
              <w:szCs w:val="24"/>
            </w:rPr>
          </w:rPrChange>
        </w:rPr>
        <w:t>y of a large number of infant studies simultaneously. Instead, we chose to focus on what developmental psychology can learn from testing a single phenomenon, assessing its overall replicability, and investigating the factors moderating it. As a positive si</w:t>
      </w:r>
      <w:r>
        <w:rPr>
          <w:rPrChange w:id="217" w:author="Stage 2" w:date="2019-09-04T20:28:00Z">
            <w:rPr>
              <w:rFonts w:ascii="Times New Roman" w:eastAsia="Times New Roman" w:hAnsi="Times New Roman" w:cs="Times New Roman"/>
              <w:sz w:val="24"/>
              <w:szCs w:val="24"/>
            </w:rPr>
          </w:rPrChange>
        </w:rPr>
        <w:t>de effect, this approach leads to the standardization and delineation of decisions concerning data collection and analysis across a large number of labs studying similar phenomena or using similar methods. For this first “ManyBabies” project, we selected a</w:t>
      </w:r>
      <w:r>
        <w:rPr>
          <w:rPrChange w:id="218" w:author="Stage 2" w:date="2019-09-04T20:28:00Z">
            <w:rPr>
              <w:rFonts w:ascii="Times New Roman" w:eastAsia="Times New Roman" w:hAnsi="Times New Roman" w:cs="Times New Roman"/>
              <w:sz w:val="24"/>
              <w:szCs w:val="24"/>
            </w:rPr>
          </w:rPrChange>
        </w:rPr>
        <w:t xml:space="preserve"> finding that the field has good reason to believe is robust – namely, infants’ preference for infant-directed speech over adult-directed speech – and tested it in </w:t>
      </w:r>
      <w:ins w:id="219" w:author="Stage 2" w:date="2019-09-04T20:28:00Z">
        <w:r>
          <w:t>67</w:t>
        </w:r>
      </w:ins>
      <w:del w:id="220" w:author="Stage 2" w:date="2019-09-04T20:28:00Z">
        <w:r>
          <w:rPr>
            <w:rFonts w:eastAsia="Times New Roman" w:cs="Times New Roman"/>
            <w:highlight w:val="yellow"/>
          </w:rPr>
          <w:delText>XYZ</w:delText>
        </w:r>
      </w:del>
      <w:r>
        <w:rPr>
          <w:rPrChange w:id="221" w:author="Stage 2" w:date="2019-09-04T20:28:00Z">
            <w:rPr>
              <w:rFonts w:ascii="Times New Roman" w:eastAsia="Times New Roman" w:hAnsi="Times New Roman" w:cs="Times New Roman"/>
              <w:sz w:val="24"/>
              <w:szCs w:val="24"/>
            </w:rPr>
          </w:rPrChange>
        </w:rPr>
        <w:t xml:space="preserve"> labs around the world.</w:t>
      </w:r>
      <w:ins w:id="222" w:author="Stage 2" w:date="2019-09-04T20:28:00Z">
        <w:r>
          <w:t xml:space="preserve"> This phenomenon has the further advantage that it uses a dependent measure – looking time – that is ubiquitous in infancy research.</w:t>
        </w:r>
      </w:ins>
      <w:r>
        <w:rPr>
          <w:rPrChange w:id="223" w:author="Stage 2" w:date="2019-09-04T20:28:00Z">
            <w:rPr>
              <w:rFonts w:ascii="Times New Roman" w:eastAsia="Times New Roman" w:hAnsi="Times New Roman" w:cs="Times New Roman"/>
              <w:sz w:val="24"/>
              <w:szCs w:val="24"/>
            </w:rPr>
          </w:rPrChange>
        </w:rPr>
        <w:t xml:space="preserve"> In the remainder of this Introduction, we briefly review the lite</w:t>
      </w:r>
      <w:r>
        <w:rPr>
          <w:rPrChange w:id="224" w:author="Stage 2" w:date="2019-09-04T20:28:00Z">
            <w:rPr>
              <w:rFonts w:ascii="Times New Roman" w:eastAsia="Times New Roman" w:hAnsi="Times New Roman" w:cs="Times New Roman"/>
              <w:sz w:val="24"/>
              <w:szCs w:val="24"/>
            </w:rPr>
          </w:rPrChange>
        </w:rPr>
        <w:t>rature on the relevance of infant-directed speech in development, and then discuss our motivations and goals in studying a single developmental phenomenon at scale.</w:t>
      </w:r>
    </w:p>
    <w:p w14:paraId="4A6CE35E" w14:textId="77777777" w:rsidR="00847E8C" w:rsidRDefault="003C1572">
      <w:pPr>
        <w:pStyle w:val="Heading2"/>
        <w:pPrChange w:id="225" w:author="Stage 2" w:date="2019-09-04T20:28:00Z">
          <w:pPr>
            <w:pStyle w:val="Heading2"/>
            <w:pBdr>
              <w:top w:val="nil"/>
              <w:left w:val="nil"/>
              <w:bottom w:val="nil"/>
              <w:right w:val="nil"/>
              <w:between w:val="nil"/>
            </w:pBdr>
          </w:pPr>
        </w:pPrChange>
      </w:pPr>
      <w:bookmarkStart w:id="226" w:name="_rxqro6fb9plc" w:colFirst="0" w:colLast="0"/>
      <w:bookmarkEnd w:id="226"/>
      <w:r>
        <w:rPr>
          <w:rFonts w:eastAsia="Times New Roman" w:cs="Times New Roman"/>
          <w:szCs w:val="24"/>
        </w:rPr>
        <w:t>Infant-Directed Speech Preference</w:t>
      </w:r>
    </w:p>
    <w:p w14:paraId="4E5B70A7" w14:textId="561B7ADD" w:rsidR="00847E8C" w:rsidRDefault="003C1572">
      <w:pPr>
        <w:pStyle w:val="FirstParagraph"/>
        <w:rPr>
          <w:rFonts w:eastAsia="Times New Roman" w:cs="Times New Roman"/>
        </w:rPr>
        <w:pPrChange w:id="227" w:author="Stage 2" w:date="2019-09-04T20:28:00Z">
          <w:pPr>
            <w:pBdr>
              <w:top w:val="nil"/>
              <w:left w:val="nil"/>
              <w:bottom w:val="nil"/>
              <w:right w:val="nil"/>
              <w:between w:val="nil"/>
            </w:pBdr>
            <w:spacing w:line="480" w:lineRule="auto"/>
            <w:ind w:firstLine="720"/>
          </w:pPr>
        </w:pPrChange>
      </w:pPr>
      <w:r>
        <w:rPr>
          <w:rPrChange w:id="228" w:author="Stage 2" w:date="2019-09-04T20:28:00Z">
            <w:rPr>
              <w:rFonts w:ascii="Times New Roman" w:eastAsia="Times New Roman" w:hAnsi="Times New Roman" w:cs="Times New Roman"/>
              <w:sz w:val="24"/>
              <w:szCs w:val="24"/>
            </w:rPr>
          </w:rPrChange>
        </w:rPr>
        <w:t>Infant-directed speech (IDS) is a descriptive term for th</w:t>
      </w:r>
      <w:r>
        <w:rPr>
          <w:rPrChange w:id="229" w:author="Stage 2" w:date="2019-09-04T20:28:00Z">
            <w:rPr>
              <w:rFonts w:ascii="Times New Roman" w:eastAsia="Times New Roman" w:hAnsi="Times New Roman" w:cs="Times New Roman"/>
              <w:sz w:val="24"/>
              <w:szCs w:val="24"/>
            </w:rPr>
          </w:rPrChange>
        </w:rPr>
        <w:t>e characteristic speech that caregivers in many cultures direct towards infants. Compared to adult-directed speech (ADS), IDS is often higher pitched, with greater pitch excursions, and shorter utterances, among other differences (Fernald et al., 1989). Wh</w:t>
      </w:r>
      <w:r>
        <w:rPr>
          <w:rPrChange w:id="230" w:author="Stage 2" w:date="2019-09-04T20:28:00Z">
            <w:rPr>
              <w:rFonts w:ascii="Times New Roman" w:eastAsia="Times New Roman" w:hAnsi="Times New Roman" w:cs="Times New Roman"/>
              <w:sz w:val="24"/>
              <w:szCs w:val="24"/>
            </w:rPr>
          </w:rPrChange>
        </w:rPr>
        <w:t xml:space="preserve">ile caregivers across many different cultures and </w:t>
      </w:r>
      <w:r>
        <w:rPr>
          <w:rPrChange w:id="231" w:author="Stage 2" w:date="2019-09-04T20:28:00Z">
            <w:rPr>
              <w:rFonts w:ascii="Times New Roman" w:eastAsia="Times New Roman" w:hAnsi="Times New Roman" w:cs="Times New Roman"/>
              <w:sz w:val="24"/>
              <w:szCs w:val="24"/>
            </w:rPr>
          </w:rPrChange>
        </w:rPr>
        <w:lastRenderedPageBreak/>
        <w:t xml:space="preserve">communities use IDS, the magnitude of the difference between IDS and ADS varies (Englund &amp; Behne, 2006; </w:t>
      </w:r>
      <w:del w:id="232" w:author="Stage 2" w:date="2019-09-04T20:28:00Z">
        <w:r>
          <w:rPr>
            <w:rFonts w:eastAsia="Times New Roman" w:cs="Times New Roman"/>
          </w:rPr>
          <w:delText xml:space="preserve">Fernald et al., 1989; </w:delText>
        </w:r>
      </w:del>
      <w:r>
        <w:rPr>
          <w:rPrChange w:id="233" w:author="Stage 2" w:date="2019-09-04T20:28:00Z">
            <w:rPr>
              <w:rFonts w:ascii="Times New Roman" w:eastAsia="Times New Roman" w:hAnsi="Times New Roman" w:cs="Times New Roman"/>
              <w:sz w:val="24"/>
              <w:szCs w:val="24"/>
            </w:rPr>
          </w:rPrChange>
        </w:rPr>
        <w:t>Farran, Lee, Yoo, &amp; Oller, 2016</w:t>
      </w:r>
      <w:ins w:id="234" w:author="Stage 2" w:date="2019-09-04T20:28:00Z">
        <w:r>
          <w:t>; Fernald et al., 1989</w:t>
        </w:r>
      </w:ins>
      <w:r>
        <w:rPr>
          <w:rPrChange w:id="235" w:author="Stage 2" w:date="2019-09-04T20:28:00Z">
            <w:rPr>
              <w:rFonts w:ascii="Times New Roman" w:eastAsia="Times New Roman" w:hAnsi="Times New Roman" w:cs="Times New Roman"/>
              <w:sz w:val="24"/>
              <w:szCs w:val="24"/>
            </w:rPr>
          </w:rPrChange>
        </w:rPr>
        <w:t>; Newman, 2003). Nevertheless, the general acoust</w:t>
      </w:r>
      <w:r>
        <w:rPr>
          <w:rPrChange w:id="236" w:author="Stage 2" w:date="2019-09-04T20:28:00Z">
            <w:rPr>
              <w:rFonts w:ascii="Times New Roman" w:eastAsia="Times New Roman" w:hAnsi="Times New Roman" w:cs="Times New Roman"/>
              <w:sz w:val="24"/>
              <w:szCs w:val="24"/>
            </w:rPr>
          </w:rPrChange>
        </w:rPr>
        <w:t>ic pattern of IDS is readily identifiable to adult listeners (Fernald</w:t>
      </w:r>
      <w:ins w:id="237" w:author="Stage 2" w:date="2019-09-04T20:28:00Z">
        <w:r>
          <w:t>,</w:t>
        </w:r>
      </w:ins>
      <w:r>
        <w:rPr>
          <w:rPrChange w:id="238" w:author="Stage 2" w:date="2019-09-04T20:28:00Z">
            <w:rPr>
              <w:rFonts w:ascii="Times New Roman" w:eastAsia="Times New Roman" w:hAnsi="Times New Roman" w:cs="Times New Roman"/>
              <w:sz w:val="24"/>
              <w:szCs w:val="24"/>
            </w:rPr>
          </w:rPrChange>
        </w:rPr>
        <w:t xml:space="preserve"> 1989; Grieser &amp; Kuhl, 1988; Katz, Cohn, &amp; Moore, 1996; Kitamura &amp; Burnham, 2003).</w:t>
      </w:r>
    </w:p>
    <w:p w14:paraId="24FD98E7" w14:textId="7708FCB5" w:rsidR="00847E8C" w:rsidRDefault="003C1572">
      <w:pPr>
        <w:pStyle w:val="BodyText"/>
        <w:rPr>
          <w:rFonts w:eastAsia="Times New Roman" w:cs="Times New Roman"/>
        </w:rPr>
        <w:pPrChange w:id="239" w:author="Stage 2" w:date="2019-09-04T20:28:00Z">
          <w:pPr>
            <w:pBdr>
              <w:top w:val="nil"/>
              <w:left w:val="nil"/>
              <w:bottom w:val="nil"/>
              <w:right w:val="nil"/>
              <w:between w:val="nil"/>
            </w:pBdr>
            <w:spacing w:line="480" w:lineRule="auto"/>
            <w:ind w:firstLine="720"/>
          </w:pPr>
        </w:pPrChange>
      </w:pPr>
      <w:r>
        <w:rPr>
          <w:rPrChange w:id="240" w:author="Stage 2" w:date="2019-09-04T20:28:00Z">
            <w:rPr>
              <w:rFonts w:ascii="Times New Roman" w:eastAsia="Times New Roman" w:hAnsi="Times New Roman" w:cs="Times New Roman"/>
              <w:sz w:val="24"/>
              <w:szCs w:val="24"/>
            </w:rPr>
          </w:rPrChange>
        </w:rPr>
        <w:t xml:space="preserve">A substantial literature has observed infants’ preference for IDS over ADS using a range of stimuli and </w:t>
      </w:r>
      <w:r>
        <w:rPr>
          <w:rPrChange w:id="241" w:author="Stage 2" w:date="2019-09-04T20:28:00Z">
            <w:rPr>
              <w:rFonts w:ascii="Times New Roman" w:eastAsia="Times New Roman" w:hAnsi="Times New Roman" w:cs="Times New Roman"/>
              <w:sz w:val="24"/>
              <w:szCs w:val="24"/>
            </w:rPr>
          </w:rPrChange>
        </w:rPr>
        <w:t xml:space="preserve">procedures. For example, Cooper and Aslin (1990), using a contingent visual-fixation auditory preference paradigm, showed that infants fixate on an unrelated visual stimulus longer when hearing IDS than when hearing ADS, even as newborns. Across a variety </w:t>
      </w:r>
      <w:r>
        <w:rPr>
          <w:rPrChange w:id="242" w:author="Stage 2" w:date="2019-09-04T20:28:00Z">
            <w:rPr>
              <w:rFonts w:ascii="Times New Roman" w:eastAsia="Times New Roman" w:hAnsi="Times New Roman" w:cs="Times New Roman"/>
              <w:sz w:val="24"/>
              <w:szCs w:val="24"/>
            </w:rPr>
          </w:rPrChange>
        </w:rPr>
        <w:t xml:space="preserve">of ages and methods, other studies have also found increased attention to IDS compared to ADS (Cooper &amp; Aslin, 1994; Cooper, Abraham, Berman, &amp; Staska, 1997; Fernald, 1985; Hayashi, Tamekawa, &amp; Kiritani, 2001; Kitamura &amp; Lam, 2009; Newman &amp; Hussain, 2006; </w:t>
      </w:r>
      <w:r>
        <w:rPr>
          <w:rPrChange w:id="243" w:author="Stage 2" w:date="2019-09-04T20:28:00Z">
            <w:rPr>
              <w:rFonts w:ascii="Times New Roman" w:eastAsia="Times New Roman" w:hAnsi="Times New Roman" w:cs="Times New Roman"/>
              <w:sz w:val="24"/>
              <w:szCs w:val="24"/>
            </w:rPr>
          </w:rPrChange>
        </w:rPr>
        <w:t xml:space="preserve">Pegg, Werker, &amp; McLeod, 1992; Santesso, Schmidt, &amp; Trainor, 2007; </w:t>
      </w:r>
      <w:ins w:id="244" w:author="Stage 2" w:date="2019-09-04T20:28:00Z">
        <w:r>
          <w:t xml:space="preserve">L. </w:t>
        </w:r>
      </w:ins>
      <w:r>
        <w:rPr>
          <w:rPrChange w:id="245" w:author="Stage 2" w:date="2019-09-04T20:28:00Z">
            <w:rPr>
              <w:rFonts w:ascii="Times New Roman" w:eastAsia="Times New Roman" w:hAnsi="Times New Roman" w:cs="Times New Roman"/>
              <w:sz w:val="24"/>
              <w:szCs w:val="24"/>
            </w:rPr>
          </w:rPrChange>
        </w:rPr>
        <w:t>Singh, Morgan, &amp; Best, 2002; Werker &amp; McLeod, 1989). In a meta-analysis by Dunst, Gorman</w:t>
      </w:r>
      <w:ins w:id="246" w:author="Stage 2" w:date="2019-09-04T20:28:00Z">
        <w:r>
          <w:t>,</w:t>
        </w:r>
      </w:ins>
      <w:r>
        <w:rPr>
          <w:rPrChange w:id="247" w:author="Stage 2" w:date="2019-09-04T20:28:00Z">
            <w:rPr>
              <w:rFonts w:ascii="Times New Roman" w:eastAsia="Times New Roman" w:hAnsi="Times New Roman" w:cs="Times New Roman"/>
              <w:sz w:val="24"/>
              <w:szCs w:val="24"/>
            </w:rPr>
          </w:rPrChange>
        </w:rPr>
        <w:t xml:space="preserve"> and Hamby (2012), which included 34 experiments, the IDS preference typically had an effect size of </w:t>
      </w:r>
      <w:ins w:id="248" w:author="Stage 2" w:date="2019-09-04T20:28:00Z">
        <w:r>
          <w:t>Co</w:t>
        </w:r>
        <w:r>
          <w:t>hen’s</w:t>
        </w:r>
      </w:ins>
      <w:del w:id="249" w:author="Stage 2" w:date="2019-09-04T20:28:00Z">
        <w:r>
          <w:rPr>
            <w:rFonts w:eastAsia="Times New Roman" w:cs="Times New Roman"/>
          </w:rPr>
          <w:delText>C</w:delText>
        </w:r>
        <w:r>
          <w:rPr>
            <w:rFonts w:eastAsia="Times New Roman" w:cs="Times New Roman"/>
          </w:rPr>
          <w:delText>ohen's</w:delText>
        </w:r>
      </w:del>
      <w:r>
        <w:rPr>
          <w:rPrChange w:id="250" w:author="Stage 2" w:date="2019-09-04T20:28:00Z">
            <w:rPr>
              <w:rFonts w:ascii="Times New Roman" w:eastAsia="Times New Roman" w:hAnsi="Times New Roman" w:cs="Times New Roman"/>
              <w:sz w:val="24"/>
              <w:szCs w:val="24"/>
            </w:rPr>
          </w:rPrChange>
        </w:rPr>
        <w:t xml:space="preserve"> </w:t>
      </w:r>
      <w:r>
        <w:rPr>
          <w:i/>
          <w:rPrChange w:id="251" w:author="Stage 2" w:date="2019-09-04T20:28:00Z">
            <w:rPr>
              <w:rFonts w:ascii="Times New Roman" w:eastAsia="Times New Roman" w:hAnsi="Times New Roman" w:cs="Times New Roman"/>
              <w:i/>
              <w:sz w:val="24"/>
              <w:szCs w:val="24"/>
            </w:rPr>
          </w:rPrChange>
        </w:rPr>
        <w:t>d</w:t>
      </w:r>
      <w:r>
        <w:rPr>
          <w:rPrChange w:id="252" w:author="Stage 2" w:date="2019-09-04T20:28:00Z">
            <w:rPr>
              <w:rFonts w:ascii="Times New Roman" w:eastAsia="Times New Roman" w:hAnsi="Times New Roman" w:cs="Times New Roman"/>
              <w:sz w:val="24"/>
              <w:szCs w:val="24"/>
            </w:rPr>
          </w:rPrChange>
        </w:rPr>
        <w:t xml:space="preserve"> </w:t>
      </w:r>
      <w:ins w:id="253" w:author="Stage 2" w:date="2019-09-04T20:28:00Z">
        <w:r>
          <w:t xml:space="preserve">= 0.67 [0.57 – 0.76] – </w:t>
        </w:r>
      </w:ins>
      <w:del w:id="254" w:author="Stage 2" w:date="2019-09-04T20:28:00Z">
        <w:r>
          <w:rPr>
            <w:rFonts w:eastAsia="Times New Roman" w:cs="Times New Roman"/>
          </w:rPr>
          <w:delText>=.72 – </w:delText>
        </w:r>
      </w:del>
      <w:r>
        <w:rPr>
          <w:rPrChange w:id="255" w:author="Stage 2" w:date="2019-09-04T20:28:00Z">
            <w:rPr>
              <w:rFonts w:ascii="Times New Roman" w:eastAsia="Times New Roman" w:hAnsi="Times New Roman" w:cs="Times New Roman"/>
              <w:sz w:val="24"/>
              <w:szCs w:val="24"/>
            </w:rPr>
          </w:rPrChange>
        </w:rPr>
        <w:t>quite a large effect size for an experiment with infants (</w:t>
      </w:r>
      <w:ins w:id="256" w:author="Stage 2" w:date="2019-09-04T20:28:00Z">
        <w:r>
          <w:t>Bergmann</w:t>
        </w:r>
      </w:ins>
      <w:del w:id="257" w:author="Stage 2" w:date="2019-09-04T20:28:00Z">
        <w:r>
          <w:rPr>
            <w:rFonts w:eastAsia="Times New Roman" w:cs="Times New Roman"/>
          </w:rPr>
          <w:delText>Lewis</w:delText>
        </w:r>
      </w:del>
      <w:r>
        <w:rPr>
          <w:rPrChange w:id="258" w:author="Stage 2" w:date="2019-09-04T20:28:00Z">
            <w:rPr>
              <w:rFonts w:ascii="Times New Roman" w:eastAsia="Times New Roman" w:hAnsi="Times New Roman" w:cs="Times New Roman"/>
              <w:sz w:val="24"/>
              <w:szCs w:val="24"/>
            </w:rPr>
          </w:rPrChange>
        </w:rPr>
        <w:t xml:space="preserve"> et al., </w:t>
      </w:r>
      <w:ins w:id="259" w:author="Stage 2" w:date="2019-09-04T20:28:00Z">
        <w:r>
          <w:t>2018</w:t>
        </w:r>
      </w:ins>
      <w:del w:id="260" w:author="Stage 2" w:date="2019-09-04T20:28:00Z">
        <w:r>
          <w:rPr>
            <w:rFonts w:eastAsia="Times New Roman" w:cs="Times New Roman"/>
          </w:rPr>
          <w:delText>2016</w:delText>
        </w:r>
      </w:del>
      <w:r>
        <w:rPr>
          <w:rPrChange w:id="261" w:author="Stage 2" w:date="2019-09-04T20:28:00Z">
            <w:rPr>
              <w:rFonts w:ascii="Times New Roman" w:eastAsia="Times New Roman" w:hAnsi="Times New Roman" w:cs="Times New Roman"/>
              <w:sz w:val="24"/>
              <w:szCs w:val="24"/>
            </w:rPr>
          </w:rPrChange>
        </w:rPr>
        <w:t>).</w:t>
      </w:r>
    </w:p>
    <w:p w14:paraId="2FDF8E6A" w14:textId="5B15D36C" w:rsidR="00847E8C" w:rsidRDefault="003C1572">
      <w:pPr>
        <w:pStyle w:val="BodyText"/>
        <w:rPr>
          <w:rFonts w:eastAsia="Times New Roman" w:cs="Times New Roman"/>
        </w:rPr>
        <w:pPrChange w:id="262" w:author="Stage 2" w:date="2019-09-04T20:28:00Z">
          <w:pPr>
            <w:pBdr>
              <w:top w:val="nil"/>
              <w:left w:val="nil"/>
              <w:bottom w:val="nil"/>
              <w:right w:val="nil"/>
              <w:between w:val="nil"/>
            </w:pBdr>
            <w:spacing w:line="480" w:lineRule="auto"/>
            <w:ind w:firstLine="720"/>
          </w:pPr>
        </w:pPrChange>
      </w:pPr>
      <w:r>
        <w:rPr>
          <w:rPrChange w:id="263" w:author="Stage 2" w:date="2019-09-04T20:28:00Z">
            <w:rPr>
              <w:rFonts w:ascii="Times New Roman" w:eastAsia="Times New Roman" w:hAnsi="Times New Roman" w:cs="Times New Roman"/>
              <w:sz w:val="24"/>
              <w:szCs w:val="24"/>
            </w:rPr>
          </w:rPrChange>
        </w:rPr>
        <w:t>The evidence suggests that IDS augments infants’ attention to speakers (and presumably what speakers are saying) because of highly salient acoustic qualities suc</w:t>
      </w:r>
      <w:r>
        <w:rPr>
          <w:rPrChange w:id="264" w:author="Stage 2" w:date="2019-09-04T20:28:00Z">
            <w:rPr>
              <w:rFonts w:ascii="Times New Roman" w:eastAsia="Times New Roman" w:hAnsi="Times New Roman" w:cs="Times New Roman"/>
              <w:sz w:val="24"/>
              <w:szCs w:val="24"/>
            </w:rPr>
          </w:rPrChange>
        </w:rPr>
        <w:t>h as frequency modulation (Cusack &amp; Carlyon, 2003). In addition, it is hypothesized that the IDS preference plays a pervasive supporting role in early language learning. For example, young infants are more likely to discriminate speech sounds when they are</w:t>
      </w:r>
      <w:r>
        <w:rPr>
          <w:rPrChange w:id="265" w:author="Stage 2" w:date="2019-09-04T20:28:00Z">
            <w:rPr>
              <w:rFonts w:ascii="Times New Roman" w:eastAsia="Times New Roman" w:hAnsi="Times New Roman" w:cs="Times New Roman"/>
              <w:sz w:val="24"/>
              <w:szCs w:val="24"/>
            </w:rPr>
          </w:rPrChange>
        </w:rPr>
        <w:t xml:space="preserve"> pronounced with typical IDS prosody than with ADS prosody (Karzon, 1985; Trainor &amp; Desjardins, 2002). There are also reports that infants show preferences for natural phrase structure in narratives spoken in IDS but not in ADS (</w:t>
      </w:r>
      <w:del w:id="266" w:author="Stage 2" w:date="2019-09-04T20:28:00Z">
        <w:r>
          <w:rPr>
            <w:rFonts w:eastAsia="Times New Roman" w:cs="Times New Roman"/>
          </w:rPr>
          <w:delText xml:space="preserve">Hirsh-Pasek et al., 1987; </w:delText>
        </w:r>
      </w:del>
      <w:r>
        <w:rPr>
          <w:rPrChange w:id="267" w:author="Stage 2" w:date="2019-09-04T20:28:00Z">
            <w:rPr>
              <w:rFonts w:ascii="Times New Roman" w:eastAsia="Times New Roman" w:hAnsi="Times New Roman" w:cs="Times New Roman"/>
              <w:sz w:val="24"/>
              <w:szCs w:val="24"/>
            </w:rPr>
          </w:rPrChange>
        </w:rPr>
        <w:t>c</w:t>
      </w:r>
      <w:r>
        <w:rPr>
          <w:rPrChange w:id="268" w:author="Stage 2" w:date="2019-09-04T20:28:00Z">
            <w:rPr>
              <w:rFonts w:ascii="Times New Roman" w:eastAsia="Times New Roman" w:hAnsi="Times New Roman" w:cs="Times New Roman"/>
              <w:sz w:val="24"/>
              <w:szCs w:val="24"/>
            </w:rPr>
          </w:rPrChange>
        </w:rPr>
        <w:t>f</w:t>
      </w:r>
      <w:ins w:id="269" w:author="Stage 2" w:date="2019-09-04T20:28:00Z">
        <w:r>
          <w:t>.,</w:t>
        </w:r>
      </w:ins>
      <w:del w:id="270" w:author="Stage 2" w:date="2019-09-04T20:28:00Z">
        <w:r>
          <w:rPr>
            <w:rFonts w:eastAsia="Times New Roman" w:cs="Times New Roman"/>
          </w:rPr>
          <w:delText>.</w:delText>
        </w:r>
      </w:del>
      <w:r>
        <w:rPr>
          <w:rPrChange w:id="271" w:author="Stage 2" w:date="2019-09-04T20:28:00Z">
            <w:rPr>
              <w:rFonts w:ascii="Times New Roman" w:eastAsia="Times New Roman" w:hAnsi="Times New Roman" w:cs="Times New Roman"/>
              <w:sz w:val="24"/>
              <w:szCs w:val="24"/>
            </w:rPr>
          </w:rPrChange>
        </w:rPr>
        <w:t xml:space="preserve"> Fernald &amp; McRoberts, 1996</w:t>
      </w:r>
      <w:ins w:id="272" w:author="Stage 2" w:date="2019-09-04T20:28:00Z">
        <w:r>
          <w:t>; Hirsh-Pasek et al., 1987</w:t>
        </w:r>
      </w:ins>
      <w:r>
        <w:rPr>
          <w:rPrChange w:id="273" w:author="Stage 2" w:date="2019-09-04T20:28:00Z">
            <w:rPr>
              <w:rFonts w:ascii="Times New Roman" w:eastAsia="Times New Roman" w:hAnsi="Times New Roman" w:cs="Times New Roman"/>
              <w:sz w:val="24"/>
              <w:szCs w:val="24"/>
            </w:rPr>
          </w:rPrChange>
        </w:rPr>
        <w:t xml:space="preserve">). In addition, word segmentation </w:t>
      </w:r>
      <w:r>
        <w:rPr>
          <w:rPrChange w:id="274" w:author="Stage 2" w:date="2019-09-04T20:28:00Z">
            <w:rPr>
              <w:rFonts w:ascii="Times New Roman" w:eastAsia="Times New Roman" w:hAnsi="Times New Roman" w:cs="Times New Roman"/>
              <w:sz w:val="24"/>
              <w:szCs w:val="24"/>
            </w:rPr>
          </w:rPrChange>
        </w:rPr>
        <w:lastRenderedPageBreak/>
        <w:t>(Thiessen, Hill, &amp; Saffran, 2005) and word learning (Graf Estes &amp; Hurley, 2013</w:t>
      </w:r>
      <w:ins w:id="275" w:author="Stage 2" w:date="2019-09-04T20:28:00Z">
        <w:r>
          <w:t>; Ma, Golinkoff, Houston, &amp; Hirsh-Pasek, 2011</w:t>
        </w:r>
      </w:ins>
      <w:r>
        <w:rPr>
          <w:rPrChange w:id="276" w:author="Stage 2" w:date="2019-09-04T20:28:00Z">
            <w:rPr>
              <w:rFonts w:ascii="Times New Roman" w:eastAsia="Times New Roman" w:hAnsi="Times New Roman" w:cs="Times New Roman"/>
              <w:sz w:val="24"/>
              <w:szCs w:val="24"/>
            </w:rPr>
          </w:rPrChange>
        </w:rPr>
        <w:t>) are reported to be facilitated in IDS compared to ADS. Naturalistic observations confirm that the amount of speech</w:t>
      </w:r>
      <w:r>
        <w:rPr>
          <w:rPrChange w:id="277" w:author="Stage 2" w:date="2019-09-04T20:28:00Z">
            <w:rPr>
              <w:rFonts w:ascii="Times New Roman" w:eastAsia="Times New Roman" w:hAnsi="Times New Roman" w:cs="Times New Roman"/>
              <w:sz w:val="24"/>
              <w:szCs w:val="24"/>
            </w:rPr>
          </w:rPrChange>
        </w:rPr>
        <w:t xml:space="preserve"> directed to US 18-month-olds (which likely bears IDS features), rather than the amount of overheard speech (which is likely predominantly ADS), relates to the efficiency of word processing and expressive vocabulary knowledge at 24 months (Weisleder &amp; Fern</w:t>
      </w:r>
      <w:r>
        <w:rPr>
          <w:rPrChange w:id="278" w:author="Stage 2" w:date="2019-09-04T20:28:00Z">
            <w:rPr>
              <w:rFonts w:ascii="Times New Roman" w:eastAsia="Times New Roman" w:hAnsi="Times New Roman" w:cs="Times New Roman"/>
              <w:sz w:val="24"/>
              <w:szCs w:val="24"/>
            </w:rPr>
          </w:rPrChange>
        </w:rPr>
        <w:t>ald, 2013). Finally, infants show increased neural activity to familiar words in IDS compared to ADS, and also compared to unfamiliar words in either register (Zangl &amp; Mills, 2007). From a theoretical perspective, the IDS register has been claimed to trigg</w:t>
      </w:r>
      <w:r>
        <w:rPr>
          <w:rPrChange w:id="279" w:author="Stage 2" w:date="2019-09-04T20:28:00Z">
            <w:rPr>
              <w:rFonts w:ascii="Times New Roman" w:eastAsia="Times New Roman" w:hAnsi="Times New Roman" w:cs="Times New Roman"/>
              <w:sz w:val="24"/>
              <w:szCs w:val="24"/>
            </w:rPr>
          </w:rPrChange>
        </w:rPr>
        <w:t>er specialized learning mechanisms (Csibra &amp; Gergely, 2009) as well as boost social preferences and perhaps attention in general (Schachner &amp; Hannon, 2011), as it even has been reported to improve performance in non-linguistic associative learning (e.g., K</w:t>
      </w:r>
      <w:r>
        <w:rPr>
          <w:rPrChange w:id="280" w:author="Stage 2" w:date="2019-09-04T20:28:00Z">
            <w:rPr>
              <w:rFonts w:ascii="Times New Roman" w:eastAsia="Times New Roman" w:hAnsi="Times New Roman" w:cs="Times New Roman"/>
              <w:sz w:val="24"/>
              <w:szCs w:val="24"/>
            </w:rPr>
          </w:rPrChange>
        </w:rPr>
        <w:t>aplan, Jung, Ryther, &amp; Zarlengo-Strouse, 1996).</w:t>
      </w:r>
    </w:p>
    <w:p w14:paraId="2E6750B3" w14:textId="77777777" w:rsidR="00847E8C" w:rsidRDefault="003C1572">
      <w:pPr>
        <w:pStyle w:val="Heading2"/>
        <w:pPrChange w:id="281" w:author="Stage 2" w:date="2019-09-04T20:28:00Z">
          <w:pPr>
            <w:pStyle w:val="Heading2"/>
            <w:pBdr>
              <w:top w:val="nil"/>
              <w:left w:val="nil"/>
              <w:bottom w:val="nil"/>
              <w:right w:val="nil"/>
              <w:between w:val="nil"/>
            </w:pBdr>
          </w:pPr>
        </w:pPrChange>
      </w:pPr>
      <w:bookmarkStart w:id="282" w:name="_hz6u2v6fyty1" w:colFirst="0" w:colLast="0"/>
      <w:bookmarkEnd w:id="282"/>
      <w:r>
        <w:rPr>
          <w:rFonts w:eastAsia="Times New Roman" w:cs="Times New Roman"/>
          <w:szCs w:val="24"/>
        </w:rPr>
        <w:t>The Current Study: Motivations and Goals</w:t>
      </w:r>
    </w:p>
    <w:p w14:paraId="4C8FB4D9" w14:textId="77777777" w:rsidR="00847E8C" w:rsidRDefault="003C1572">
      <w:pPr>
        <w:pStyle w:val="FirstParagraph"/>
        <w:rPr>
          <w:rFonts w:eastAsia="Times New Roman" w:cs="Times New Roman"/>
        </w:rPr>
        <w:pPrChange w:id="283" w:author="Stage 2" w:date="2019-09-04T20:28:00Z">
          <w:pPr>
            <w:pBdr>
              <w:top w:val="nil"/>
              <w:left w:val="nil"/>
              <w:bottom w:val="nil"/>
              <w:right w:val="nil"/>
              <w:between w:val="nil"/>
            </w:pBdr>
            <w:spacing w:line="480" w:lineRule="auto"/>
            <w:ind w:firstLine="720"/>
          </w:pPr>
        </w:pPrChange>
      </w:pPr>
      <w:r>
        <w:rPr>
          <w:rPrChange w:id="284" w:author="Stage 2" w:date="2019-09-04T20:28:00Z">
            <w:rPr>
              <w:rFonts w:ascii="Times New Roman" w:eastAsia="Times New Roman" w:hAnsi="Times New Roman" w:cs="Times New Roman"/>
              <w:sz w:val="24"/>
              <w:szCs w:val="24"/>
            </w:rPr>
          </w:rPrChange>
        </w:rPr>
        <w:t>Despite the large body of research on infants’ preference for IDS and its positive effects on the processing of linguistic and non-linguistic stimuli, a number of open</w:t>
      </w:r>
      <w:r>
        <w:rPr>
          <w:rPrChange w:id="285" w:author="Stage 2" w:date="2019-09-04T20:28:00Z">
            <w:rPr>
              <w:rFonts w:ascii="Times New Roman" w:eastAsia="Times New Roman" w:hAnsi="Times New Roman" w:cs="Times New Roman"/>
              <w:sz w:val="24"/>
              <w:szCs w:val="24"/>
            </w:rPr>
          </w:rPrChange>
        </w:rPr>
        <w:t xml:space="preserve"> questions remain regarding this effect. This study was designed to answer some of these IDS-specific questions</w:t>
      </w:r>
      <w:del w:id="286" w:author="Stage 2" w:date="2019-09-04T20:28:00Z">
        <w:r>
          <w:rPr>
            <w:rFonts w:eastAsia="Times New Roman" w:cs="Times New Roman"/>
          </w:rPr>
          <w:delText>,</w:delText>
        </w:r>
      </w:del>
      <w:r>
        <w:rPr>
          <w:rPrChange w:id="287" w:author="Stage 2" w:date="2019-09-04T20:28:00Z">
            <w:rPr>
              <w:rFonts w:ascii="Times New Roman" w:eastAsia="Times New Roman" w:hAnsi="Times New Roman" w:cs="Times New Roman"/>
              <w:sz w:val="24"/>
              <w:szCs w:val="24"/>
            </w:rPr>
          </w:rPrChange>
        </w:rPr>
        <w:t xml:space="preserve"> as well as questions about methods for assessing infants’ cognition, including concerns about the interaction between statistical power and dev</w:t>
      </w:r>
      <w:r>
        <w:rPr>
          <w:rPrChange w:id="288" w:author="Stage 2" w:date="2019-09-04T20:28:00Z">
            <w:rPr>
              <w:rFonts w:ascii="Times New Roman" w:eastAsia="Times New Roman" w:hAnsi="Times New Roman" w:cs="Times New Roman"/>
              <w:sz w:val="24"/>
              <w:szCs w:val="24"/>
            </w:rPr>
          </w:rPrChange>
        </w:rPr>
        <w:t>elopmental methodologies. We describe the key questions for our study below (as well as our predictions, where applicable), in rough order of decreasing specificity, highlighting methodological decisions that follow from particular goals.</w:t>
      </w:r>
    </w:p>
    <w:p w14:paraId="4019D029" w14:textId="5F6905C1" w:rsidR="00847E8C" w:rsidRDefault="003C1572">
      <w:pPr>
        <w:pStyle w:val="BodyText"/>
        <w:pPrChange w:id="289" w:author="Stage 2" w:date="2019-09-04T20:28:00Z">
          <w:pPr>
            <w:pBdr>
              <w:top w:val="nil"/>
              <w:left w:val="nil"/>
              <w:bottom w:val="nil"/>
              <w:right w:val="nil"/>
              <w:between w:val="nil"/>
            </w:pBdr>
            <w:spacing w:line="480" w:lineRule="auto"/>
            <w:ind w:firstLine="720"/>
          </w:pPr>
        </w:pPrChange>
      </w:pPr>
      <w:r>
        <w:rPr>
          <w:rPrChange w:id="290" w:author="Stage 2" w:date="2019-09-04T20:28:00Z">
            <w:rPr>
              <w:rFonts w:ascii="Times New Roman" w:eastAsia="Times New Roman" w:hAnsi="Times New Roman" w:cs="Times New Roman"/>
              <w:i/>
              <w:sz w:val="24"/>
              <w:szCs w:val="24"/>
            </w:rPr>
          </w:rPrChange>
        </w:rPr>
        <w:t>What is the magni</w:t>
      </w:r>
      <w:r>
        <w:rPr>
          <w:rPrChange w:id="291" w:author="Stage 2" w:date="2019-09-04T20:28:00Z">
            <w:rPr>
              <w:rFonts w:ascii="Times New Roman" w:eastAsia="Times New Roman" w:hAnsi="Times New Roman" w:cs="Times New Roman"/>
              <w:i/>
              <w:sz w:val="24"/>
              <w:szCs w:val="24"/>
            </w:rPr>
          </w:rPrChange>
        </w:rPr>
        <w:t>tude of the IDS preference?</w:t>
      </w:r>
      <w:r>
        <w:rPr>
          <w:rPrChange w:id="292" w:author="Stage 2" w:date="2019-09-04T20:28:00Z">
            <w:rPr>
              <w:rFonts w:ascii="Times New Roman" w:eastAsia="Times New Roman" w:hAnsi="Times New Roman" w:cs="Times New Roman"/>
              <w:sz w:val="24"/>
              <w:szCs w:val="24"/>
            </w:rPr>
          </w:rPrChange>
        </w:rPr>
        <w:t xml:space="preserve"> First and foremost, our study serves as a large-scale, precise measurement of IDS preference across a large number of labs. Based on evidence summarized in a previous meta-analysis (Dunst et al., 2012), we expect that the </w:t>
      </w:r>
      <w:r>
        <w:rPr>
          <w:rPrChange w:id="293" w:author="Stage 2" w:date="2019-09-04T20:28:00Z">
            <w:rPr>
              <w:rFonts w:ascii="Times New Roman" w:eastAsia="Times New Roman" w:hAnsi="Times New Roman" w:cs="Times New Roman"/>
              <w:sz w:val="24"/>
              <w:szCs w:val="24"/>
            </w:rPr>
          </w:rPrChange>
        </w:rPr>
        <w:lastRenderedPageBreak/>
        <w:t>prefer</w:t>
      </w:r>
      <w:r>
        <w:rPr>
          <w:rPrChange w:id="294" w:author="Stage 2" w:date="2019-09-04T20:28:00Z">
            <w:rPr>
              <w:rFonts w:ascii="Times New Roman" w:eastAsia="Times New Roman" w:hAnsi="Times New Roman" w:cs="Times New Roman"/>
              <w:sz w:val="24"/>
              <w:szCs w:val="24"/>
            </w:rPr>
          </w:rPrChange>
        </w:rPr>
        <w:t xml:space="preserve">ence will be non-zero and positive. We suspect, however, that this phenomenon, like many others, suffers from a file-drawer effect, in which </w:t>
      </w:r>
      <w:r>
        <w:rPr>
          <w:rPrChange w:id="295" w:author="Stage 2" w:date="2019-09-04T20:28:00Z">
            <w:rPr>
              <w:rFonts w:ascii="Times New Roman" w:eastAsia="Times New Roman" w:hAnsi="Times New Roman" w:cs="Times New Roman"/>
              <w:sz w:val="24"/>
              <w:szCs w:val="24"/>
            </w:rPr>
          </w:rPrChange>
        </w:rPr>
        <w:t>s</w:t>
      </w:r>
      <w:r>
        <w:rPr>
          <w:rPrChange w:id="296" w:author="Stage 2" w:date="2019-09-04T20:28:00Z">
            <w:rPr>
              <w:rFonts w:ascii="Times New Roman" w:eastAsia="Times New Roman" w:hAnsi="Times New Roman" w:cs="Times New Roman"/>
              <w:sz w:val="24"/>
              <w:szCs w:val="24"/>
            </w:rPr>
          </w:rPrChange>
        </w:rPr>
        <w:t xml:space="preserve">tudies with low effect sizes (or large </w:t>
      </w:r>
      <w:r>
        <w:rPr>
          <w:i/>
          <w:rPrChange w:id="297" w:author="Stage 2" w:date="2019-09-04T20:28:00Z">
            <w:rPr>
              <w:rFonts w:ascii="Times New Roman" w:eastAsia="Times New Roman" w:hAnsi="Times New Roman" w:cs="Times New Roman"/>
              <w:i/>
              <w:sz w:val="24"/>
              <w:szCs w:val="24"/>
            </w:rPr>
          </w:rPrChange>
        </w:rPr>
        <w:t>p</w:t>
      </w:r>
      <w:ins w:id="298" w:author="Stage 2" w:date="2019-09-04T20:28:00Z">
        <w:r>
          <w:t xml:space="preserve"> </w:t>
        </w:r>
      </w:ins>
      <w:del w:id="299" w:author="Stage 2" w:date="2019-09-04T20:28:00Z">
        <w:r>
          <w:rPr>
            <w:rFonts w:eastAsia="Times New Roman" w:cs="Times New Roman"/>
          </w:rPr>
          <w:delText>-</w:delText>
        </w:r>
      </w:del>
      <w:r>
        <w:rPr>
          <w:rPrChange w:id="300" w:author="Stage 2" w:date="2019-09-04T20:28:00Z">
            <w:rPr>
              <w:rFonts w:ascii="Times New Roman" w:eastAsia="Times New Roman" w:hAnsi="Times New Roman" w:cs="Times New Roman"/>
              <w:sz w:val="24"/>
              <w:szCs w:val="24"/>
            </w:rPr>
          </w:rPrChange>
        </w:rPr>
        <w:t>values) often do not get published.</w:t>
      </w:r>
      <w:r>
        <w:rPr>
          <w:rPrChange w:id="301" w:author="Stage 2" w:date="2019-09-04T20:28:00Z">
            <w:rPr>
              <w:rFonts w:ascii="Times New Roman" w:eastAsia="Times New Roman" w:hAnsi="Times New Roman" w:cs="Times New Roman"/>
              <w:sz w:val="24"/>
              <w:szCs w:val="24"/>
            </w:rPr>
          </w:rPrChange>
        </w:rPr>
        <w:t xml:space="preserve"> Also, there is reason to believe that effect sizes in infancy research are often incorrectly reported</w:t>
      </w:r>
      <w:r>
        <w:rPr>
          <w:rPrChange w:id="302" w:author="Stage 2" w:date="2019-09-04T20:28:00Z">
            <w:rPr>
              <w:rFonts w:ascii="Times New Roman" w:eastAsia="Times New Roman" w:hAnsi="Times New Roman" w:cs="Times New Roman"/>
              <w:sz w:val="24"/>
              <w:szCs w:val="24"/>
            </w:rPr>
          </w:rPrChange>
        </w:rPr>
        <w:t xml:space="preserve">; for example, partial eta-squared </w:t>
      </w:r>
      <m:oMath>
        <m:sSubSup>
          <m:sSubSupPr>
            <m:ctrlPr>
              <w:ins w:id="303" w:author="Stage 2" w:date="2019-09-04T20:28:00Z">
                <w:rPr>
                  <w:rFonts w:ascii="Cambria Math" w:hAnsi="Cambria Math"/>
                </w:rPr>
              </w:ins>
            </m:ctrlPr>
          </m:sSubSupPr>
          <m:e>
            <m:r>
              <w:ins w:id="304" w:author="Stage 2" w:date="2019-09-04T20:28:00Z">
                <w:rPr>
                  <w:rFonts w:ascii="Cambria Math" w:hAnsi="Cambria Math"/>
                </w:rPr>
                <m:t>η</m:t>
              </w:ins>
            </m:r>
          </m:e>
          <m:sub>
            <m:r>
              <w:ins w:id="305" w:author="Stage 2" w:date="2019-09-04T20:28:00Z">
                <w:rPr>
                  <w:rFonts w:ascii="Cambria Math" w:hAnsi="Cambria Math"/>
                </w:rPr>
                <m:t>p</m:t>
              </w:ins>
            </m:r>
          </m:sub>
          <m:sup>
            <m:r>
              <w:ins w:id="306" w:author="Stage 2" w:date="2019-09-04T20:28:00Z">
                <w:rPr>
                  <w:rFonts w:ascii="Cambria Math" w:hAnsi="Cambria Math"/>
                </w:rPr>
                <m:t>2</m:t>
              </w:ins>
            </m:r>
          </m:sup>
        </m:sSubSup>
      </m:oMath>
      <w:del w:id="307" w:author="Stage 2" w:date="2019-09-04T20:28:00Z">
        <w:r>
          <w:rPr>
            <w:color w:val="545454"/>
            <w:highlight w:val="white"/>
          </w:rPr>
          <w:delText>η</w:delText>
        </w:r>
        <w:r>
          <w:rPr>
            <w:rFonts w:eastAsia="Times New Roman" w:cs="Times New Roman"/>
            <w:vertAlign w:val="subscript"/>
          </w:rPr>
          <w:delText>p</w:delText>
        </w:r>
        <w:r>
          <w:rPr>
            <w:rFonts w:eastAsia="Times New Roman" w:cs="Times New Roman"/>
            <w:vertAlign w:val="superscript"/>
          </w:rPr>
          <w:delText>2</w:delText>
        </w:r>
      </w:del>
      <w:r>
        <w:rPr>
          <w:rPrChange w:id="308" w:author="Stage 2" w:date="2019-09-04T20:28:00Z">
            <w:rPr>
              <w:rFonts w:ascii="Times New Roman" w:eastAsia="Times New Roman" w:hAnsi="Times New Roman" w:cs="Times New Roman"/>
              <w:sz w:val="24"/>
              <w:szCs w:val="24"/>
              <w:vertAlign w:val="superscript"/>
            </w:rPr>
          </w:rPrChange>
        </w:rPr>
        <w:t xml:space="preserve"> </w:t>
      </w:r>
      <w:r>
        <w:rPr>
          <w:rPrChange w:id="309" w:author="Stage 2" w:date="2019-09-04T20:28:00Z">
            <w:rPr>
              <w:rFonts w:ascii="Times New Roman" w:eastAsia="Times New Roman" w:hAnsi="Times New Roman" w:cs="Times New Roman"/>
              <w:sz w:val="24"/>
              <w:szCs w:val="24"/>
            </w:rPr>
          </w:rPrChange>
        </w:rPr>
        <w:t xml:space="preserve">is often misreported as eta-squared </w:t>
      </w:r>
      <m:oMath>
        <m:sSup>
          <m:sSupPr>
            <m:ctrlPr>
              <w:ins w:id="310" w:author="Stage 2" w:date="2019-09-04T20:28:00Z">
                <w:rPr>
                  <w:rFonts w:ascii="Cambria Math" w:hAnsi="Cambria Math"/>
                </w:rPr>
              </w:ins>
            </m:ctrlPr>
          </m:sSupPr>
          <m:e>
            <m:r>
              <w:ins w:id="311" w:author="Stage 2" w:date="2019-09-04T20:28:00Z">
                <w:rPr>
                  <w:rFonts w:ascii="Cambria Math" w:hAnsi="Cambria Math"/>
                </w:rPr>
                <m:t>η</m:t>
              </w:ins>
            </m:r>
          </m:e>
          <m:sup>
            <m:r>
              <w:ins w:id="312" w:author="Stage 2" w:date="2019-09-04T20:28:00Z">
                <w:rPr>
                  <w:rFonts w:ascii="Cambria Math" w:hAnsi="Cambria Math"/>
                </w:rPr>
                <m:t>2</m:t>
              </w:ins>
            </m:r>
          </m:sup>
        </m:sSup>
      </m:oMath>
      <w:ins w:id="313" w:author="Stage 2" w:date="2019-09-04T20:28:00Z">
        <w:r>
          <w:t>.</w:t>
        </w:r>
      </w:ins>
      <w:del w:id="314" w:author="Stage 2" w:date="2019-09-04T20:28:00Z">
        <w:r>
          <w:rPr>
            <w:color w:val="545454"/>
            <w:highlight w:val="white"/>
          </w:rPr>
          <w:delText>η</w:delText>
        </w:r>
        <w:r>
          <w:rPr>
            <w:rFonts w:eastAsia="Times New Roman" w:cs="Times New Roman"/>
            <w:vertAlign w:val="superscript"/>
          </w:rPr>
          <w:delText>2</w:delText>
        </w:r>
        <w:r>
          <w:rPr>
            <w:rFonts w:eastAsia="Times New Roman" w:cs="Times New Roman"/>
          </w:rPr>
          <w:delText>.</w:delText>
        </w:r>
      </w:del>
      <w:r>
        <w:rPr>
          <w:rPrChange w:id="315" w:author="Stage 2" w:date="2019-09-04T20:28:00Z">
            <w:rPr>
              <w:rFonts w:ascii="Times New Roman" w:eastAsia="Times New Roman" w:hAnsi="Times New Roman" w:cs="Times New Roman"/>
              <w:sz w:val="24"/>
              <w:szCs w:val="24"/>
            </w:rPr>
          </w:rPrChange>
        </w:rPr>
        <w:t xml:space="preserve"> This confusion is likely to inflate the practical significance of the findi</w:t>
      </w:r>
      <w:r>
        <w:rPr>
          <w:rPrChange w:id="316" w:author="Stage 2" w:date="2019-09-04T20:28:00Z">
            <w:rPr>
              <w:rFonts w:ascii="Times New Roman" w:eastAsia="Times New Roman" w:hAnsi="Times New Roman" w:cs="Times New Roman"/>
              <w:sz w:val="24"/>
              <w:szCs w:val="24"/>
            </w:rPr>
          </w:rPrChange>
        </w:rPr>
        <w:t xml:space="preserve">ngs, leading to an overestimation of the statistical magnitude and importance of effects </w:t>
      </w:r>
      <w:r>
        <w:rPr>
          <w:rPrChange w:id="317" w:author="Stage 2" w:date="2019-09-04T20:28:00Z">
            <w:rPr>
              <w:rFonts w:ascii="Times New Roman" w:eastAsia="Times New Roman" w:hAnsi="Times New Roman" w:cs="Times New Roman"/>
              <w:sz w:val="24"/>
              <w:szCs w:val="24"/>
            </w:rPr>
          </w:rPrChange>
        </w:rPr>
        <w:t>(</w:t>
      </w:r>
      <w:r>
        <w:rPr>
          <w:rPrChange w:id="318" w:author="Stage 2" w:date="2019-09-04T20:28:00Z">
            <w:rPr>
              <w:rFonts w:ascii="Times New Roman" w:eastAsia="Times New Roman" w:hAnsi="Times New Roman" w:cs="Times New Roman"/>
              <w:sz w:val="24"/>
              <w:szCs w:val="24"/>
            </w:rPr>
          </w:rPrChange>
        </w:rPr>
        <w:t>Mills-Smith, Spangler, Panneton, &amp; Fritz</w:t>
      </w:r>
      <w:ins w:id="319" w:author="Stage 2" w:date="2019-09-04T20:28:00Z">
        <w:r>
          <w:t>,</w:t>
        </w:r>
      </w:ins>
      <w:r>
        <w:rPr>
          <w:rPrChange w:id="320" w:author="Stage 2" w:date="2019-09-04T20:28:00Z">
            <w:rPr>
              <w:rFonts w:ascii="Times New Roman" w:eastAsia="Times New Roman" w:hAnsi="Times New Roman" w:cs="Times New Roman"/>
              <w:sz w:val="24"/>
              <w:szCs w:val="24"/>
            </w:rPr>
          </w:rPrChange>
        </w:rPr>
        <w:t xml:space="preserve"> 2015). Therefore, the </w:t>
      </w:r>
      <w:ins w:id="321" w:author="Stage 2" w:date="2019-09-04T20:28:00Z">
        <w:r>
          <w:t>mean</w:t>
        </w:r>
      </w:ins>
      <w:del w:id="322" w:author="Stage 2" w:date="2019-09-04T20:28:00Z">
        <w:r>
          <w:rPr>
            <w:rFonts w:eastAsia="Times New Roman" w:cs="Times New Roman"/>
          </w:rPr>
          <w:delText>median</w:delText>
        </w:r>
      </w:del>
      <w:r>
        <w:rPr>
          <w:rPrChange w:id="323" w:author="Stage 2" w:date="2019-09-04T20:28:00Z">
            <w:rPr>
              <w:rFonts w:ascii="Times New Roman" w:eastAsia="Times New Roman" w:hAnsi="Times New Roman" w:cs="Times New Roman"/>
              <w:sz w:val="24"/>
              <w:szCs w:val="24"/>
            </w:rPr>
          </w:rPrChange>
        </w:rPr>
        <w:t xml:space="preserve"> effect size </w:t>
      </w:r>
      <w:ins w:id="324" w:author="Stage 2" w:date="2019-09-04T20:28:00Z">
        <w:r>
          <w:t>of 0.67 reported by Dunst et al. (2012) is likely an</w:t>
        </w:r>
      </w:ins>
      <w:del w:id="325" w:author="Stage 2" w:date="2019-09-04T20:28:00Z">
        <w:r>
          <w:rPr>
            <w:rFonts w:eastAsia="Times New Roman" w:cs="Times New Roman"/>
          </w:rPr>
          <w:delText>in a meta-analysis based on published literature will probably</w:delText>
        </w:r>
      </w:del>
      <w:r>
        <w:rPr>
          <w:rPrChange w:id="326" w:author="Stage 2" w:date="2019-09-04T20:28:00Z">
            <w:rPr>
              <w:rFonts w:ascii="Times New Roman" w:eastAsia="Times New Roman" w:hAnsi="Times New Roman" w:cs="Times New Roman"/>
              <w:sz w:val="24"/>
              <w:szCs w:val="24"/>
            </w:rPr>
          </w:rPrChange>
        </w:rPr>
        <w:t xml:space="preserve"> overestimate </w:t>
      </w:r>
      <w:ins w:id="327" w:author="Stage 2" w:date="2019-09-04T20:28:00Z">
        <w:r>
          <w:t xml:space="preserve">of </w:t>
        </w:r>
      </w:ins>
      <w:r>
        <w:rPr>
          <w:rPrChange w:id="328" w:author="Stage 2" w:date="2019-09-04T20:28:00Z">
            <w:rPr>
              <w:rFonts w:ascii="Times New Roman" w:eastAsia="Times New Roman" w:hAnsi="Times New Roman" w:cs="Times New Roman"/>
              <w:sz w:val="24"/>
              <w:szCs w:val="24"/>
            </w:rPr>
          </w:rPrChange>
        </w:rPr>
        <w:t>the real</w:t>
      </w:r>
      <w:r>
        <w:rPr>
          <w:rPrChange w:id="329" w:author="Stage 2" w:date="2019-09-04T20:28:00Z">
            <w:rPr>
              <w:rFonts w:ascii="Times New Roman" w:eastAsia="Times New Roman" w:hAnsi="Times New Roman" w:cs="Times New Roman"/>
              <w:sz w:val="24"/>
              <w:szCs w:val="24"/>
            </w:rPr>
          </w:rPrChange>
        </w:rPr>
        <w:t xml:space="preserve"> effect size.</w:t>
      </w:r>
      <w:del w:id="330" w:author="Stage 2" w:date="2019-09-04T20:28:00Z">
        <w:r>
          <w:rPr>
            <w:rFonts w:eastAsia="Times New Roman" w:cs="Times New Roman"/>
          </w:rPr>
          <w:delText xml:space="preserve"> </w:delText>
        </w:r>
      </w:del>
    </w:p>
    <w:p w14:paraId="39537AE1" w14:textId="5B73ECC8" w:rsidR="00847E8C" w:rsidRDefault="003C1572">
      <w:pPr>
        <w:pStyle w:val="BodyText"/>
        <w:rPr>
          <w:rPrChange w:id="331" w:author="Stage 2" w:date="2019-09-04T20:28:00Z">
            <w:rPr>
              <w:rFonts w:ascii="Times New Roman" w:eastAsia="Times New Roman" w:hAnsi="Times New Roman" w:cs="Times New Roman"/>
              <w:i/>
              <w:sz w:val="24"/>
              <w:szCs w:val="24"/>
            </w:rPr>
          </w:rPrChange>
        </w:rPr>
        <w:pPrChange w:id="332" w:author="Stage 2" w:date="2019-09-04T20:28:00Z">
          <w:pPr>
            <w:pBdr>
              <w:top w:val="nil"/>
              <w:left w:val="nil"/>
              <w:bottom w:val="nil"/>
              <w:right w:val="nil"/>
              <w:between w:val="nil"/>
            </w:pBdr>
            <w:spacing w:line="480" w:lineRule="auto"/>
            <w:ind w:firstLine="720"/>
          </w:pPr>
        </w:pPrChange>
      </w:pPr>
      <w:r>
        <w:rPr>
          <w:rPrChange w:id="333" w:author="Stage 2" w:date="2019-09-04T20:28:00Z">
            <w:rPr>
              <w:rFonts w:ascii="Times New Roman" w:eastAsia="Times New Roman" w:hAnsi="Times New Roman" w:cs="Times New Roman"/>
              <w:i/>
              <w:sz w:val="24"/>
              <w:szCs w:val="24"/>
            </w:rPr>
          </w:rPrChange>
        </w:rPr>
        <w:t xml:space="preserve">How does IDS preference vary across age? </w:t>
      </w:r>
      <w:r>
        <w:rPr>
          <w:rPrChange w:id="334" w:author="Stage 2" w:date="2019-09-04T20:28:00Z">
            <w:rPr>
              <w:rFonts w:ascii="Times New Roman" w:eastAsia="Times New Roman" w:hAnsi="Times New Roman" w:cs="Times New Roman"/>
              <w:sz w:val="24"/>
              <w:szCs w:val="24"/>
            </w:rPr>
          </w:rPrChange>
        </w:rPr>
        <w:t>We could plausibly predict that, all else being equal, older infants can more effectively process ADS than younger infants, and so the attraction of IDS over ADS might attenuate with age (Newman &amp; Hus</w:t>
      </w:r>
      <w:r>
        <w:rPr>
          <w:rPrChange w:id="335" w:author="Stage 2" w:date="2019-09-04T20:28:00Z">
            <w:rPr>
              <w:rFonts w:ascii="Times New Roman" w:eastAsia="Times New Roman" w:hAnsi="Times New Roman" w:cs="Times New Roman"/>
              <w:sz w:val="24"/>
              <w:szCs w:val="24"/>
            </w:rPr>
          </w:rPrChange>
        </w:rPr>
        <w:t xml:space="preserve">sain, 2006). On the other hand, older </w:t>
      </w:r>
      <w:ins w:id="336" w:author="Stage 2" w:date="2019-09-04T20:28:00Z">
        <w:r>
          <w:t>infants</w:t>
        </w:r>
      </w:ins>
      <w:del w:id="337" w:author="Stage 2" w:date="2019-09-04T20:28:00Z">
        <w:r>
          <w:rPr>
            <w:rFonts w:eastAsia="Times New Roman" w:cs="Times New Roman"/>
          </w:rPr>
          <w:delText>babies</w:delText>
        </w:r>
      </w:del>
      <w:r>
        <w:rPr>
          <w:rPrChange w:id="338" w:author="Stage 2" w:date="2019-09-04T20:28:00Z">
            <w:rPr>
              <w:rFonts w:ascii="Times New Roman" w:eastAsia="Times New Roman" w:hAnsi="Times New Roman" w:cs="Times New Roman"/>
              <w:sz w:val="24"/>
              <w:szCs w:val="24"/>
            </w:rPr>
          </w:rPrChange>
        </w:rPr>
        <w:t xml:space="preserve"> might show a stronger preference for IDS over ADS, given that older infants have had more opportunity to experience the positive social interactions that likely co-occur with IDS, including but not limited to ey</w:t>
      </w:r>
      <w:r>
        <w:rPr>
          <w:rPrChange w:id="339" w:author="Stage 2" w:date="2019-09-04T20:28:00Z">
            <w:rPr>
              <w:rFonts w:ascii="Times New Roman" w:eastAsia="Times New Roman" w:hAnsi="Times New Roman" w:cs="Times New Roman"/>
              <w:sz w:val="24"/>
              <w:szCs w:val="24"/>
            </w:rPr>
          </w:rPrChange>
        </w:rPr>
        <w:t>e</w:t>
      </w:r>
      <w:ins w:id="340" w:author="Stage 2" w:date="2019-09-04T20:28:00Z">
        <w:r>
          <w:t xml:space="preserve"> </w:t>
        </w:r>
      </w:ins>
      <w:del w:id="341" w:author="Stage 2" w:date="2019-09-04T20:28:00Z">
        <w:r>
          <w:rPr>
            <w:rFonts w:eastAsia="Times New Roman" w:cs="Times New Roman"/>
          </w:rPr>
          <w:delText>-</w:delText>
        </w:r>
      </w:del>
      <w:r>
        <w:rPr>
          <w:rPrChange w:id="342" w:author="Stage 2" w:date="2019-09-04T20:28:00Z">
            <w:rPr>
              <w:rFonts w:ascii="Times New Roman" w:eastAsia="Times New Roman" w:hAnsi="Times New Roman" w:cs="Times New Roman"/>
              <w:sz w:val="24"/>
              <w:szCs w:val="24"/>
            </w:rPr>
          </w:rPrChange>
        </w:rPr>
        <w:t>contact, positive facial expressions, and interactive play.</w:t>
      </w:r>
      <w:del w:id="343" w:author="Stage 2" w:date="2019-09-04T20:28:00Z">
        <w:r>
          <w:rPr>
            <w:rFonts w:eastAsia="Times New Roman" w:cs="Times New Roman"/>
          </w:rPr>
          <w:delText xml:space="preserve"> </w:delText>
        </w:r>
      </w:del>
    </w:p>
    <w:p w14:paraId="529DD63D" w14:textId="77777777" w:rsidR="00847E8C" w:rsidRDefault="003C1572">
      <w:pPr>
        <w:pStyle w:val="BodyText"/>
        <w:rPr>
          <w:rFonts w:eastAsia="Times New Roman" w:cs="Times New Roman"/>
        </w:rPr>
        <w:pPrChange w:id="344" w:author="Stage 2" w:date="2019-09-04T20:28:00Z">
          <w:pPr>
            <w:pBdr>
              <w:top w:val="nil"/>
              <w:left w:val="nil"/>
              <w:bottom w:val="nil"/>
              <w:right w:val="nil"/>
              <w:between w:val="nil"/>
            </w:pBdr>
            <w:spacing w:line="480" w:lineRule="auto"/>
            <w:ind w:firstLine="720"/>
          </w:pPr>
        </w:pPrChange>
      </w:pPr>
      <w:r>
        <w:rPr>
          <w:rPrChange w:id="345" w:author="Stage 2" w:date="2019-09-04T20:28:00Z">
            <w:rPr>
              <w:rFonts w:ascii="Times New Roman" w:eastAsia="Times New Roman" w:hAnsi="Times New Roman" w:cs="Times New Roman"/>
              <w:i/>
              <w:sz w:val="24"/>
              <w:szCs w:val="24"/>
            </w:rPr>
          </w:rPrChange>
        </w:rPr>
        <w:t xml:space="preserve">How does IDS preference vary with linguistic experience and language community? </w:t>
      </w:r>
      <w:r>
        <w:rPr>
          <w:rFonts w:eastAsia="Times New Roman" w:cs="Times New Roman"/>
        </w:rPr>
        <w:t>Preference for IDS might be affected by infants’ language experience.</w:t>
      </w:r>
      <w:r>
        <w:rPr>
          <w:rPrChange w:id="346" w:author="Stage 2" w:date="2019-09-04T20:28:00Z">
            <w:rPr>
              <w:rFonts w:ascii="Times New Roman" w:eastAsia="Times New Roman" w:hAnsi="Times New Roman" w:cs="Times New Roman"/>
              <w:i/>
              <w:sz w:val="24"/>
              <w:szCs w:val="24"/>
            </w:rPr>
          </w:rPrChange>
        </w:rPr>
        <w:t xml:space="preserve"> </w:t>
      </w:r>
      <w:r>
        <w:rPr>
          <w:rFonts w:eastAsia="Times New Roman" w:cs="Times New Roman"/>
        </w:rPr>
        <w:t>Across many areas of language perception, i</w:t>
      </w:r>
      <w:r>
        <w:rPr>
          <w:rFonts w:eastAsia="Times New Roman" w:cs="Times New Roman"/>
        </w:rPr>
        <w:t>nfants show a pattern of perceptual narrowing. They begin life as “universal listeners” ready to acquire any language(s), but with experience gain sensitivity to native language distinctions and lose sensitivity to non-native distinctions (Maurer &amp; Werker,</w:t>
      </w:r>
      <w:r>
        <w:rPr>
          <w:rFonts w:eastAsia="Times New Roman" w:cs="Times New Roman"/>
        </w:rPr>
        <w:t xml:space="preserve"> 2014). If preference for IDS follows a similar pattern, then we predict that older infants tested in their native language will show a stronger preference for IDS over ADS than infants tested in a non-native language.</w:t>
      </w:r>
    </w:p>
    <w:p w14:paraId="0C30CD76" w14:textId="77777777" w:rsidR="00847E8C" w:rsidRDefault="003C1572">
      <w:pPr>
        <w:pStyle w:val="BodyText"/>
        <w:rPr>
          <w:rPrChange w:id="347" w:author="Stage 2" w:date="2019-09-04T20:28:00Z">
            <w:rPr>
              <w:rFonts w:ascii="Times New Roman" w:eastAsia="Times New Roman" w:hAnsi="Times New Roman" w:cs="Times New Roman"/>
              <w:sz w:val="24"/>
              <w:szCs w:val="24"/>
            </w:rPr>
          </w:rPrChange>
        </w:rPr>
        <w:pPrChange w:id="348" w:author="Stage 2" w:date="2019-09-04T20:28:00Z">
          <w:pPr>
            <w:pBdr>
              <w:top w:val="nil"/>
              <w:left w:val="nil"/>
              <w:bottom w:val="nil"/>
              <w:right w:val="nil"/>
              <w:between w:val="nil"/>
            </w:pBdr>
            <w:spacing w:line="480" w:lineRule="auto"/>
            <w:ind w:firstLine="720"/>
          </w:pPr>
        </w:pPrChange>
      </w:pPr>
      <w:r>
        <w:rPr>
          <w:rPrChange w:id="349" w:author="Stage 2" w:date="2019-09-04T20:28:00Z">
            <w:rPr>
              <w:rFonts w:ascii="Times New Roman" w:eastAsia="Times New Roman" w:hAnsi="Times New Roman" w:cs="Times New Roman"/>
              <w:sz w:val="24"/>
              <w:szCs w:val="24"/>
            </w:rPr>
          </w:rPrChange>
        </w:rPr>
        <w:lastRenderedPageBreak/>
        <w:t>Faced with several competing concerns</w:t>
      </w:r>
      <w:r>
        <w:rPr>
          <w:rPrChange w:id="350" w:author="Stage 2" w:date="2019-09-04T20:28:00Z">
            <w:rPr>
              <w:rFonts w:ascii="Times New Roman" w:eastAsia="Times New Roman" w:hAnsi="Times New Roman" w:cs="Times New Roman"/>
              <w:sz w:val="24"/>
              <w:szCs w:val="24"/>
            </w:rPr>
          </w:rPrChange>
        </w:rPr>
        <w:t>, we made the decision that all infants in our study, regardless of native language, would be exposed to ADS and IDS stimuli in North American English (NAE). This design choice had several practical advantages. Most importantly, every infant was tested wit</w:t>
      </w:r>
      <w:r>
        <w:rPr>
          <w:rPrChange w:id="351" w:author="Stage 2" w:date="2019-09-04T20:28:00Z">
            <w:rPr>
              <w:rFonts w:ascii="Times New Roman" w:eastAsia="Times New Roman" w:hAnsi="Times New Roman" w:cs="Times New Roman"/>
              <w:sz w:val="24"/>
              <w:szCs w:val="24"/>
            </w:rPr>
          </w:rPrChange>
        </w:rPr>
        <w:t>h the same stimulus set. Creating different stimulus sets in different languages would add methodological variability across labs that would be statistically indistinguishable from lab identity and language environment. Further, creating a single high-qual</w:t>
      </w:r>
      <w:r>
        <w:rPr>
          <w:rPrChange w:id="352" w:author="Stage 2" w:date="2019-09-04T20:28:00Z">
            <w:rPr>
              <w:rFonts w:ascii="Times New Roman" w:eastAsia="Times New Roman" w:hAnsi="Times New Roman" w:cs="Times New Roman"/>
              <w:sz w:val="24"/>
              <w:szCs w:val="24"/>
            </w:rPr>
          </w:rPrChange>
        </w:rPr>
        <w:t>ity stimulus set shared across labs would reduce the time and cost of conducting the study.</w:t>
      </w:r>
      <w:del w:id="353" w:author="Stage 2" w:date="2019-09-04T20:28:00Z">
        <w:r>
          <w:rPr>
            <w:rFonts w:eastAsia="Times New Roman" w:cs="Times New Roman"/>
          </w:rPr>
          <w:delText xml:space="preserve"> </w:delText>
        </w:r>
      </w:del>
    </w:p>
    <w:p w14:paraId="4746DF8A" w14:textId="60E75D78" w:rsidR="00847E8C" w:rsidRDefault="003C1572">
      <w:pPr>
        <w:pStyle w:val="BodyText"/>
        <w:rPr>
          <w:rPrChange w:id="354" w:author="Stage 2" w:date="2019-09-04T20:28:00Z">
            <w:rPr>
              <w:rFonts w:ascii="Times New Roman" w:eastAsia="Times New Roman" w:hAnsi="Times New Roman" w:cs="Times New Roman"/>
              <w:sz w:val="24"/>
              <w:szCs w:val="24"/>
            </w:rPr>
          </w:rPrChange>
        </w:rPr>
        <w:pPrChange w:id="355" w:author="Stage 2" w:date="2019-09-04T20:28:00Z">
          <w:pPr>
            <w:pBdr>
              <w:top w:val="nil"/>
              <w:left w:val="nil"/>
              <w:bottom w:val="nil"/>
              <w:right w:val="nil"/>
              <w:between w:val="nil"/>
            </w:pBdr>
            <w:spacing w:line="480" w:lineRule="auto"/>
            <w:ind w:firstLine="720"/>
          </w:pPr>
        </w:pPrChange>
      </w:pPr>
      <w:r>
        <w:rPr>
          <w:rPrChange w:id="356" w:author="Stage 2" w:date="2019-09-04T20:28:00Z">
            <w:rPr>
              <w:rFonts w:ascii="Times New Roman" w:eastAsia="Times New Roman" w:hAnsi="Times New Roman" w:cs="Times New Roman"/>
              <w:sz w:val="24"/>
              <w:szCs w:val="24"/>
            </w:rPr>
          </w:rPrChange>
        </w:rPr>
        <w:t>There are both</w:t>
      </w:r>
      <w:ins w:id="357" w:author="Stage 2" w:date="2019-09-04T20:28:00Z">
        <w:r>
          <w:t xml:space="preserve"> design-related</w:t>
        </w:r>
      </w:ins>
      <w:r>
        <w:rPr>
          <w:rPrChange w:id="358" w:author="Stage 2" w:date="2019-09-04T20:28:00Z">
            <w:rPr>
              <w:rFonts w:ascii="Times New Roman" w:eastAsia="Times New Roman" w:hAnsi="Times New Roman" w:cs="Times New Roman"/>
              <w:sz w:val="24"/>
              <w:szCs w:val="24"/>
            </w:rPr>
          </w:rPrChange>
        </w:rPr>
        <w:t xml:space="preserve"> advantages and drawbacks to this decision. A limitation of our design is that NAE stimuli are unfamiliar to infants from other language or dialect c</w:t>
      </w:r>
      <w:r>
        <w:rPr>
          <w:rPrChange w:id="359" w:author="Stage 2" w:date="2019-09-04T20:28:00Z">
            <w:rPr>
              <w:rFonts w:ascii="Times New Roman" w:eastAsia="Times New Roman" w:hAnsi="Times New Roman" w:cs="Times New Roman"/>
              <w:sz w:val="24"/>
              <w:szCs w:val="24"/>
            </w:rPr>
          </w:rPrChange>
        </w:rPr>
        <w:t xml:space="preserve">ommunities; thus these infants might show less interest for NAE speech overall and/or may have a harder time recognizing IDS features as such when they differ from those used in their native language or dialect. In fact, previous work even suggests that </w:t>
      </w:r>
      <w:ins w:id="360" w:author="Stage 2" w:date="2019-09-04T20:28:00Z">
        <w:r>
          <w:t>infants’</w:t>
        </w:r>
      </w:ins>
      <w:del w:id="361" w:author="Stage 2" w:date="2019-09-04T20:28:00Z">
        <w:r>
          <w:rPr>
            <w:rFonts w:eastAsia="Times New Roman" w:cs="Times New Roman"/>
          </w:rPr>
          <w:delText>in</w:delText>
        </w:r>
        <w:r>
          <w:rPr>
            <w:rFonts w:eastAsia="Times New Roman" w:cs="Times New Roman"/>
          </w:rPr>
          <w:delText>fants'</w:delText>
        </w:r>
      </w:del>
      <w:r>
        <w:rPr>
          <w:rPrChange w:id="362" w:author="Stage 2" w:date="2019-09-04T20:28:00Z">
            <w:rPr>
              <w:rFonts w:ascii="Times New Roman" w:eastAsia="Times New Roman" w:hAnsi="Times New Roman" w:cs="Times New Roman"/>
              <w:sz w:val="24"/>
              <w:szCs w:val="24"/>
            </w:rPr>
          </w:rPrChange>
        </w:rPr>
        <w:t xml:space="preserve"> IDS preference depends on the characteristics of the type of IDS addressed to children their own age (McRoberts, McDonough</w:t>
      </w:r>
      <w:ins w:id="363" w:author="Stage 2" w:date="2019-09-04T20:28:00Z">
        <w:r>
          <w:t>,</w:t>
        </w:r>
      </w:ins>
      <w:r>
        <w:rPr>
          <w:rPrChange w:id="364" w:author="Stage 2" w:date="2019-09-04T20:28:00Z">
            <w:rPr>
              <w:rFonts w:ascii="Times New Roman" w:eastAsia="Times New Roman" w:hAnsi="Times New Roman" w:cs="Times New Roman"/>
              <w:sz w:val="24"/>
              <w:szCs w:val="24"/>
            </w:rPr>
          </w:rPrChange>
        </w:rPr>
        <w:t xml:space="preserve"> &amp; Lakusta, 2009). Although this is a relevant concern, previous research has documented some IDS preference in the face of lan</w:t>
      </w:r>
      <w:r>
        <w:rPr>
          <w:rPrChange w:id="365" w:author="Stage 2" w:date="2019-09-04T20:28:00Z">
            <w:rPr>
              <w:rFonts w:ascii="Times New Roman" w:eastAsia="Times New Roman" w:hAnsi="Times New Roman" w:cs="Times New Roman"/>
              <w:sz w:val="24"/>
              <w:szCs w:val="24"/>
            </w:rPr>
          </w:rPrChange>
        </w:rPr>
        <w:t>guage and age mismatches (McRoberts et al., 2009; Werker, Pegg</w:t>
      </w:r>
      <w:ins w:id="366" w:author="Stage 2" w:date="2019-09-04T20:28:00Z">
        <w:r>
          <w:t>,</w:t>
        </w:r>
      </w:ins>
      <w:r>
        <w:rPr>
          <w:rPrChange w:id="367" w:author="Stage 2" w:date="2019-09-04T20:28:00Z">
            <w:rPr>
              <w:rFonts w:ascii="Times New Roman" w:eastAsia="Times New Roman" w:hAnsi="Times New Roman" w:cs="Times New Roman"/>
              <w:sz w:val="24"/>
              <w:szCs w:val="24"/>
            </w:rPr>
          </w:rPrChange>
        </w:rPr>
        <w:t xml:space="preserve"> &amp; McLeod, 1994); and corpus studies suggest that, if anything, the distinction between IDS and ADS is more salient in NAE than in other linguistic variants (e.g., Fernald et al., 1989; Shute, 1</w:t>
      </w:r>
      <w:r>
        <w:rPr>
          <w:rPrChange w:id="368" w:author="Stage 2" w:date="2019-09-04T20:28:00Z">
            <w:rPr>
              <w:rFonts w:ascii="Times New Roman" w:eastAsia="Times New Roman" w:hAnsi="Times New Roman" w:cs="Times New Roman"/>
              <w:sz w:val="24"/>
              <w:szCs w:val="24"/>
            </w:rPr>
          </w:rPrChange>
        </w:rPr>
        <w:t>987). Further, although this design does not allow us to disentangle the effects of stimulus language (native vs.</w:t>
      </w:r>
      <w:ins w:id="369" w:author="Stage 2" w:date="2019-09-04T20:28:00Z">
        <w:r>
          <w:t> </w:t>
        </w:r>
      </w:ins>
      <w:del w:id="370" w:author="Stage 2" w:date="2019-09-04T20:28:00Z">
        <w:r>
          <w:rPr>
            <w:rFonts w:eastAsia="Times New Roman" w:cs="Times New Roman"/>
          </w:rPr>
          <w:delText xml:space="preserve"> </w:delText>
        </w:r>
      </w:del>
      <w:r>
        <w:rPr>
          <w:rPrChange w:id="371" w:author="Stage 2" w:date="2019-09-04T20:28:00Z">
            <w:rPr>
              <w:rFonts w:ascii="Times New Roman" w:eastAsia="Times New Roman" w:hAnsi="Times New Roman" w:cs="Times New Roman"/>
              <w:sz w:val="24"/>
              <w:szCs w:val="24"/>
            </w:rPr>
          </w:rPrChange>
        </w:rPr>
        <w:t>non-native) from the effects of infants’ cultural background, we can explore how aspects of these factors influence infants’ preference for ID</w:t>
      </w:r>
      <w:r>
        <w:rPr>
          <w:rPrChange w:id="372" w:author="Stage 2" w:date="2019-09-04T20:28:00Z">
            <w:rPr>
              <w:rFonts w:ascii="Times New Roman" w:eastAsia="Times New Roman" w:hAnsi="Times New Roman" w:cs="Times New Roman"/>
              <w:sz w:val="24"/>
              <w:szCs w:val="24"/>
            </w:rPr>
          </w:rPrChange>
        </w:rPr>
        <w:t>S.</w:t>
      </w:r>
      <w:del w:id="373" w:author="Stage 2" w:date="2019-09-04T20:28:00Z">
        <w:r>
          <w:rPr>
            <w:rFonts w:eastAsia="Times New Roman" w:cs="Times New Roman"/>
          </w:rPr>
          <w:delText xml:space="preserve"> </w:delText>
        </w:r>
      </w:del>
    </w:p>
    <w:p w14:paraId="04FA8967" w14:textId="26F9BAAF" w:rsidR="00847E8C" w:rsidRDefault="003C1572">
      <w:pPr>
        <w:pStyle w:val="BodyText"/>
        <w:rPr>
          <w:rFonts w:eastAsia="Times New Roman" w:cs="Times New Roman"/>
        </w:rPr>
        <w:pPrChange w:id="374" w:author="Stage 2" w:date="2019-09-04T20:28:00Z">
          <w:pPr>
            <w:pBdr>
              <w:top w:val="nil"/>
              <w:left w:val="nil"/>
              <w:bottom w:val="nil"/>
              <w:right w:val="nil"/>
              <w:between w:val="nil"/>
            </w:pBdr>
            <w:spacing w:line="480" w:lineRule="auto"/>
            <w:ind w:firstLine="720"/>
          </w:pPr>
        </w:pPrChange>
      </w:pPr>
      <w:r>
        <w:rPr>
          <w:rPrChange w:id="375" w:author="Stage 2" w:date="2019-09-04T20:28:00Z">
            <w:rPr>
              <w:rFonts w:ascii="Times New Roman" w:eastAsia="Times New Roman" w:hAnsi="Times New Roman" w:cs="Times New Roman"/>
              <w:sz w:val="24"/>
              <w:szCs w:val="24"/>
            </w:rPr>
          </w:rPrChange>
        </w:rPr>
        <w:t>After weighing these considerations, we adopted NAE stimuli to provide the maximal chance of recovering a positive effect, ensure that stimuli are not a source of variance across labs, allow comparability with previous work, and also minimize the barri</w:t>
      </w:r>
      <w:r>
        <w:rPr>
          <w:rPrChange w:id="376" w:author="Stage 2" w:date="2019-09-04T20:28:00Z">
            <w:rPr>
              <w:rFonts w:ascii="Times New Roman" w:eastAsia="Times New Roman" w:hAnsi="Times New Roman" w:cs="Times New Roman"/>
              <w:sz w:val="24"/>
              <w:szCs w:val="24"/>
            </w:rPr>
          </w:rPrChange>
        </w:rPr>
        <w:t xml:space="preserve">ers to entry (i.e., the need to </w:t>
      </w:r>
      <w:r>
        <w:rPr>
          <w:rPrChange w:id="377" w:author="Stage 2" w:date="2019-09-04T20:28:00Z">
            <w:rPr>
              <w:rFonts w:ascii="Times New Roman" w:eastAsia="Times New Roman" w:hAnsi="Times New Roman" w:cs="Times New Roman"/>
              <w:sz w:val="24"/>
              <w:szCs w:val="24"/>
            </w:rPr>
          </w:rPrChange>
        </w:rPr>
        <w:lastRenderedPageBreak/>
        <w:t>create lab-specific stimuli) for each participating lab. So as to be able to assess children’s language background at the group level, we also chose to focus our primary analyses on monolingual infants (a separate effort ana</w:t>
      </w:r>
      <w:r>
        <w:rPr>
          <w:rPrChange w:id="378" w:author="Stage 2" w:date="2019-09-04T20:28:00Z">
            <w:rPr>
              <w:rFonts w:ascii="Times New Roman" w:eastAsia="Times New Roman" w:hAnsi="Times New Roman" w:cs="Times New Roman"/>
              <w:sz w:val="24"/>
              <w:szCs w:val="24"/>
            </w:rPr>
          </w:rPrChange>
        </w:rPr>
        <w:t xml:space="preserve">lyzed IDS preferences in bilingual children; </w:t>
      </w:r>
      <w:ins w:id="379" w:author="Stage 2" w:date="2019-09-04T20:28:00Z">
        <w:r>
          <w:t>Byers-Heinlein et al., accepted pending data collection</w:t>
        </w:r>
      </w:ins>
      <w:del w:id="380" w:author="Stage 2" w:date="2019-09-04T20:28:00Z">
        <w:r>
          <w:rPr>
            <w:rFonts w:eastAsia="Times New Roman" w:cs="Times New Roman"/>
            <w:highlight w:val="yellow"/>
          </w:rPr>
          <w:delText>CITE</w:delText>
        </w:r>
      </w:del>
      <w:r>
        <w:rPr>
          <w:rPrChange w:id="381" w:author="Stage 2" w:date="2019-09-04T20:28:00Z">
            <w:rPr>
              <w:rFonts w:ascii="Times New Roman" w:eastAsia="Times New Roman" w:hAnsi="Times New Roman" w:cs="Times New Roman"/>
              <w:sz w:val="24"/>
              <w:szCs w:val="24"/>
            </w:rPr>
          </w:rPrChange>
        </w:rPr>
        <w:t>).</w:t>
      </w:r>
    </w:p>
    <w:p w14:paraId="1A75E6D9" w14:textId="77777777" w:rsidR="00847E8C" w:rsidRDefault="003C1572">
      <w:pPr>
        <w:pBdr>
          <w:top w:val="nil"/>
          <w:left w:val="nil"/>
          <w:bottom w:val="nil"/>
          <w:right w:val="nil"/>
          <w:between w:val="nil"/>
        </w:pBdr>
        <w:spacing w:line="480" w:lineRule="auto"/>
        <w:ind w:firstLine="720"/>
        <w:rPr>
          <w:del w:id="382" w:author="Stage 2" w:date="2019-09-04T20:28:00Z"/>
          <w:rFonts w:ascii="Times New Roman" w:eastAsia="Times New Roman" w:hAnsi="Times New Roman" w:cs="Times New Roman"/>
          <w:sz w:val="24"/>
          <w:szCs w:val="24"/>
        </w:rPr>
      </w:pPr>
      <w:del w:id="383" w:author="Stage 2" w:date="2019-09-04T20:28:00Z">
        <w:r>
          <w:rPr>
            <w:rFonts w:ascii="Times New Roman" w:eastAsia="Times New Roman" w:hAnsi="Times New Roman" w:cs="Times New Roman"/>
            <w:i/>
            <w:sz w:val="24"/>
            <w:szCs w:val="24"/>
          </w:rPr>
          <w:delText xml:space="preserve">How does measured effect size of IDS preference vary across methods? </w:delText>
        </w:r>
        <w:r>
          <w:rPr>
            <w:rFonts w:ascii="Times New Roman" w:eastAsia="Times New Roman" w:hAnsi="Times New Roman" w:cs="Times New Roman"/>
            <w:sz w:val="24"/>
            <w:szCs w:val="24"/>
          </w:rPr>
          <w:delText>Despite the proliferation of methods for testing infant perception and preference, to date there has been little attention to compariso</w:delText>
        </w:r>
        <w:r>
          <w:rPr>
            <w:rFonts w:ascii="Times New Roman" w:eastAsia="Times New Roman" w:hAnsi="Times New Roman" w:cs="Times New Roman"/>
            <w:sz w:val="24"/>
            <w:szCs w:val="24"/>
          </w:rPr>
          <w:delText xml:space="preserve">ns of these methods. In the current study, all participating labs tested infants using one or more of multiple established looking-time methods, but the specific implementation depended on each lab’s equipment and expertise. </w:delText>
        </w:r>
      </w:del>
    </w:p>
    <w:p w14:paraId="3825CFAD" w14:textId="7BBB5161" w:rsidR="00847E8C" w:rsidRDefault="003C1572">
      <w:pPr>
        <w:pStyle w:val="BodyText"/>
        <w:rPr>
          <w:rPrChange w:id="384" w:author="Stage 2" w:date="2019-09-04T20:28:00Z">
            <w:rPr>
              <w:rFonts w:ascii="Times New Roman" w:eastAsia="Times New Roman" w:hAnsi="Times New Roman" w:cs="Times New Roman"/>
              <w:sz w:val="24"/>
              <w:szCs w:val="24"/>
            </w:rPr>
          </w:rPrChange>
        </w:rPr>
        <w:pPrChange w:id="385" w:author="Stage 2" w:date="2019-09-04T20:28:00Z">
          <w:pPr>
            <w:pBdr>
              <w:top w:val="nil"/>
              <w:left w:val="nil"/>
              <w:bottom w:val="nil"/>
              <w:right w:val="nil"/>
              <w:between w:val="nil"/>
            </w:pBdr>
            <w:spacing w:line="480" w:lineRule="auto"/>
            <w:ind w:firstLine="720"/>
          </w:pPr>
        </w:pPrChange>
      </w:pPr>
      <w:r>
        <w:rPr>
          <w:rPrChange w:id="386" w:author="Stage 2" w:date="2019-09-04T20:28:00Z">
            <w:rPr>
              <w:rFonts w:ascii="Times New Roman" w:eastAsia="Times New Roman" w:hAnsi="Times New Roman" w:cs="Times New Roman"/>
              <w:sz w:val="24"/>
              <w:szCs w:val="24"/>
            </w:rPr>
          </w:rPrChange>
        </w:rPr>
        <w:t>We focused here on three prima</w:t>
      </w:r>
      <w:r>
        <w:rPr>
          <w:rPrChange w:id="387" w:author="Stage 2" w:date="2019-09-04T20:28:00Z">
            <w:rPr>
              <w:rFonts w:ascii="Times New Roman" w:eastAsia="Times New Roman" w:hAnsi="Times New Roman" w:cs="Times New Roman"/>
              <w:sz w:val="24"/>
              <w:szCs w:val="24"/>
            </w:rPr>
          </w:rPrChange>
        </w:rPr>
        <w:t>ry methods: single screen central fixation, eye</w:t>
      </w:r>
      <w:ins w:id="388" w:author="Stage 2" w:date="2019-09-04T20:28:00Z">
        <w:r>
          <w:t xml:space="preserve"> </w:t>
        </w:r>
      </w:ins>
      <w:del w:id="389" w:author="Stage 2" w:date="2019-09-04T20:28:00Z">
        <w:r>
          <w:rPr>
            <w:rFonts w:eastAsia="Times New Roman" w:cs="Times New Roman"/>
          </w:rPr>
          <w:delText>-</w:delText>
        </w:r>
      </w:del>
      <w:r>
        <w:rPr>
          <w:rPrChange w:id="390" w:author="Stage 2" w:date="2019-09-04T20:28:00Z">
            <w:rPr>
              <w:rFonts w:ascii="Times New Roman" w:eastAsia="Times New Roman" w:hAnsi="Times New Roman" w:cs="Times New Roman"/>
              <w:sz w:val="24"/>
              <w:szCs w:val="24"/>
            </w:rPr>
          </w:rPrChange>
        </w:rPr>
        <w:t xml:space="preserve">tracking, and the </w:t>
      </w:r>
      <w:ins w:id="391" w:author="Stage 2" w:date="2019-09-04T20:28:00Z">
        <w:r>
          <w:t>head</w:t>
        </w:r>
      </w:ins>
      <w:del w:id="392" w:author="Stage 2" w:date="2019-09-04T20:28:00Z">
        <w:r>
          <w:rPr>
            <w:rFonts w:eastAsia="Times New Roman" w:cs="Times New Roman"/>
          </w:rPr>
          <w:delText>Head</w:delText>
        </w:r>
      </w:del>
      <w:r>
        <w:rPr>
          <w:rPrChange w:id="393" w:author="Stage 2" w:date="2019-09-04T20:28:00Z">
            <w:rPr>
              <w:rFonts w:ascii="Times New Roman" w:eastAsia="Times New Roman" w:hAnsi="Times New Roman" w:cs="Times New Roman"/>
              <w:sz w:val="24"/>
              <w:szCs w:val="24"/>
            </w:rPr>
          </w:rPrChange>
        </w:rPr>
        <w:t xml:space="preserve">-turn </w:t>
      </w:r>
      <w:ins w:id="394" w:author="Stage 2" w:date="2019-09-04T20:28:00Z">
        <w:r>
          <w:t>preference pr</w:t>
        </w:r>
        <w:r>
          <w:t>ocedure</w:t>
        </w:r>
      </w:ins>
      <w:del w:id="395" w:author="Stage 2" w:date="2019-09-04T20:28:00Z">
        <w:r>
          <w:rPr>
            <w:rFonts w:eastAsia="Times New Roman" w:cs="Times New Roman"/>
          </w:rPr>
          <w:delText>Preference Procedure</w:delText>
        </w:r>
      </w:del>
      <w:r>
        <w:rPr>
          <w:rPrChange w:id="396" w:author="Stage 2" w:date="2019-09-04T20:28:00Z">
            <w:rPr>
              <w:rFonts w:ascii="Times New Roman" w:eastAsia="Times New Roman" w:hAnsi="Times New Roman" w:cs="Times New Roman"/>
              <w:sz w:val="24"/>
              <w:szCs w:val="24"/>
            </w:rPr>
          </w:rPrChange>
        </w:rPr>
        <w:t xml:space="preserve"> (HPP). All three methods are widely used in the field of infant language acquisition, and yield measurements of preference for a given type of auditory stimulu</w:t>
      </w:r>
      <w:r>
        <w:rPr>
          <w:rPrChange w:id="397" w:author="Stage 2" w:date="2019-09-04T20:28:00Z">
            <w:rPr>
              <w:rFonts w:ascii="Times New Roman" w:eastAsia="Times New Roman" w:hAnsi="Times New Roman" w:cs="Times New Roman"/>
              <w:sz w:val="24"/>
              <w:szCs w:val="24"/>
            </w:rPr>
          </w:rPrChange>
        </w:rPr>
        <w:t>s, indexed by infants’ looking to an unrelated visual stimulus. In the single screen central fixation method, infants were shown an uninformative image (a checkerboard) on a single, centrally-located monitor, while listening to either IDS or ADS, and looki</w:t>
      </w:r>
      <w:r>
        <w:rPr>
          <w:rPrChange w:id="398" w:author="Stage 2" w:date="2019-09-04T20:28:00Z">
            <w:rPr>
              <w:rFonts w:ascii="Times New Roman" w:eastAsia="Times New Roman" w:hAnsi="Times New Roman" w:cs="Times New Roman"/>
              <w:sz w:val="24"/>
              <w:szCs w:val="24"/>
            </w:rPr>
          </w:rPrChange>
        </w:rPr>
        <w:t>ng time to the monitor was manually coded via a closed</w:t>
      </w:r>
      <w:ins w:id="399" w:author="Stage 2" w:date="2019-09-04T20:28:00Z">
        <w:r>
          <w:t>-</w:t>
        </w:r>
      </w:ins>
      <w:del w:id="400" w:author="Stage 2" w:date="2019-09-04T20:28:00Z">
        <w:r>
          <w:rPr>
            <w:rFonts w:eastAsia="Times New Roman" w:cs="Times New Roman"/>
          </w:rPr>
          <w:delText xml:space="preserve"> </w:delText>
        </w:r>
      </w:del>
      <w:r>
        <w:rPr>
          <w:rPrChange w:id="401" w:author="Stage 2" w:date="2019-09-04T20:28:00Z">
            <w:rPr>
              <w:rFonts w:ascii="Times New Roman" w:eastAsia="Times New Roman" w:hAnsi="Times New Roman" w:cs="Times New Roman"/>
              <w:sz w:val="24"/>
              <w:szCs w:val="24"/>
            </w:rPr>
          </w:rPrChange>
        </w:rPr>
        <w:t>circuit video camera. In the eye</w:t>
      </w:r>
      <w:ins w:id="402" w:author="Stage 2" w:date="2019-09-04T20:28:00Z">
        <w:r>
          <w:t xml:space="preserve"> </w:t>
        </w:r>
      </w:ins>
      <w:del w:id="403" w:author="Stage 2" w:date="2019-09-04T20:28:00Z">
        <w:r>
          <w:rPr>
            <w:rFonts w:eastAsia="Times New Roman" w:cs="Times New Roman"/>
          </w:rPr>
          <w:delText>-</w:delText>
        </w:r>
      </w:del>
      <w:r>
        <w:rPr>
          <w:rPrChange w:id="404" w:author="Stage 2" w:date="2019-09-04T20:28:00Z">
            <w:rPr>
              <w:rFonts w:ascii="Times New Roman" w:eastAsia="Times New Roman" w:hAnsi="Times New Roman" w:cs="Times New Roman"/>
              <w:sz w:val="24"/>
              <w:szCs w:val="24"/>
            </w:rPr>
          </w:rPrChange>
        </w:rPr>
        <w:t>tracking method, infants saw a similar display, but looking times were measured automatically via a remote corneal-reflection eye</w:t>
      </w:r>
      <w:ins w:id="405" w:author="Stage 2" w:date="2019-09-04T20:28:00Z">
        <w:r>
          <w:t xml:space="preserve"> </w:t>
        </w:r>
      </w:ins>
      <w:del w:id="406" w:author="Stage 2" w:date="2019-09-04T20:28:00Z">
        <w:r>
          <w:rPr>
            <w:rFonts w:eastAsia="Times New Roman" w:cs="Times New Roman"/>
          </w:rPr>
          <w:delText>-</w:delText>
        </w:r>
      </w:del>
      <w:r>
        <w:rPr>
          <w:rPrChange w:id="407" w:author="Stage 2" w:date="2019-09-04T20:28:00Z">
            <w:rPr>
              <w:rFonts w:ascii="Times New Roman" w:eastAsia="Times New Roman" w:hAnsi="Times New Roman" w:cs="Times New Roman"/>
              <w:sz w:val="24"/>
              <w:szCs w:val="24"/>
            </w:rPr>
          </w:rPrChange>
        </w:rPr>
        <w:t>tracker. In the HPP method, infants sa</w:t>
      </w:r>
      <w:r>
        <w:rPr>
          <w:rPrChange w:id="408" w:author="Stage 2" w:date="2019-09-04T20:28:00Z">
            <w:rPr>
              <w:rFonts w:ascii="Times New Roman" w:eastAsia="Times New Roman" w:hAnsi="Times New Roman" w:cs="Times New Roman"/>
              <w:sz w:val="24"/>
              <w:szCs w:val="24"/>
            </w:rPr>
          </w:rPrChange>
        </w:rPr>
        <w:t xml:space="preserve">w </w:t>
      </w:r>
      <w:ins w:id="409" w:author="Stage 2" w:date="2019-09-04T20:28:00Z">
        <w:r>
          <w:t>an attractor</w:t>
        </w:r>
      </w:ins>
      <w:del w:id="410" w:author="Stage 2" w:date="2019-09-04T20:28:00Z">
        <w:r>
          <w:rPr>
            <w:rFonts w:eastAsia="Times New Roman" w:cs="Times New Roman"/>
          </w:rPr>
          <w:delText>a</w:delText>
        </w:r>
      </w:del>
      <w:r>
        <w:rPr>
          <w:rPrChange w:id="411" w:author="Stage 2" w:date="2019-09-04T20:28:00Z">
            <w:rPr>
              <w:rFonts w:ascii="Times New Roman" w:eastAsia="Times New Roman" w:hAnsi="Times New Roman" w:cs="Times New Roman"/>
              <w:sz w:val="24"/>
              <w:szCs w:val="24"/>
            </w:rPr>
          </w:rPrChange>
        </w:rPr>
        <w:t xml:space="preserve"> visual stimulus (often a flashing light bulb) appear to either their left or their right, and the duration of their head turn while IDS or ADS played was manually coded via a closed</w:t>
      </w:r>
      <w:ins w:id="412" w:author="Stage 2" w:date="2019-09-04T20:28:00Z">
        <w:r>
          <w:t>-</w:t>
        </w:r>
      </w:ins>
      <w:del w:id="413" w:author="Stage 2" w:date="2019-09-04T20:28:00Z">
        <w:r>
          <w:rPr>
            <w:rFonts w:eastAsia="Times New Roman" w:cs="Times New Roman"/>
          </w:rPr>
          <w:delText xml:space="preserve"> </w:delText>
        </w:r>
      </w:del>
      <w:r>
        <w:rPr>
          <w:rPrChange w:id="414" w:author="Stage 2" w:date="2019-09-04T20:28:00Z">
            <w:rPr>
              <w:rFonts w:ascii="Times New Roman" w:eastAsia="Times New Roman" w:hAnsi="Times New Roman" w:cs="Times New Roman"/>
              <w:sz w:val="24"/>
              <w:szCs w:val="24"/>
            </w:rPr>
          </w:rPrChange>
        </w:rPr>
        <w:t>circuit video camera (</w:t>
      </w:r>
      <w:del w:id="415" w:author="Stage 2" w:date="2019-09-04T20:28:00Z">
        <w:r>
          <w:rPr>
            <w:rFonts w:eastAsia="Times New Roman" w:cs="Times New Roman"/>
          </w:rPr>
          <w:delText xml:space="preserve">Kemler </w:delText>
        </w:r>
      </w:del>
      <w:r>
        <w:rPr>
          <w:rPrChange w:id="416" w:author="Stage 2" w:date="2019-09-04T20:28:00Z">
            <w:rPr>
              <w:rFonts w:ascii="Times New Roman" w:eastAsia="Times New Roman" w:hAnsi="Times New Roman" w:cs="Times New Roman"/>
              <w:sz w:val="24"/>
              <w:szCs w:val="24"/>
            </w:rPr>
          </w:rPrChange>
        </w:rPr>
        <w:t>Nelson et al., 1995).</w:t>
      </w:r>
      <w:del w:id="417" w:author="Stage 2" w:date="2019-09-04T20:28:00Z">
        <w:r>
          <w:rPr>
            <w:rFonts w:eastAsia="Times New Roman" w:cs="Times New Roman"/>
          </w:rPr>
          <w:delText xml:space="preserve"> </w:delText>
        </w:r>
      </w:del>
    </w:p>
    <w:p w14:paraId="1D9CE635" w14:textId="77777777" w:rsidR="00847E8C" w:rsidRDefault="003C1572">
      <w:pPr>
        <w:pStyle w:val="BodyText"/>
        <w:rPr>
          <w:rPrChange w:id="418" w:author="Stage 2" w:date="2019-09-04T20:28:00Z">
            <w:rPr>
              <w:rFonts w:ascii="Times New Roman" w:eastAsia="Times New Roman" w:hAnsi="Times New Roman" w:cs="Times New Roman"/>
              <w:sz w:val="24"/>
              <w:szCs w:val="24"/>
            </w:rPr>
          </w:rPrChange>
        </w:rPr>
        <w:pPrChange w:id="419" w:author="Stage 2" w:date="2019-09-04T20:28:00Z">
          <w:pPr>
            <w:pBdr>
              <w:top w:val="nil"/>
              <w:left w:val="nil"/>
              <w:bottom w:val="nil"/>
              <w:right w:val="nil"/>
              <w:between w:val="nil"/>
            </w:pBdr>
            <w:spacing w:line="480" w:lineRule="auto"/>
            <w:ind w:firstLine="720"/>
          </w:pPr>
        </w:pPrChange>
      </w:pPr>
      <w:r>
        <w:rPr>
          <w:rPrChange w:id="420" w:author="Stage 2" w:date="2019-09-04T20:28:00Z">
            <w:rPr>
              <w:rFonts w:ascii="Times New Roman" w:eastAsia="Times New Roman" w:hAnsi="Times New Roman" w:cs="Times New Roman"/>
              <w:sz w:val="24"/>
              <w:szCs w:val="24"/>
            </w:rPr>
          </w:rPrChange>
        </w:rPr>
        <w:t>Each lab tested th</w:t>
      </w:r>
      <w:r>
        <w:rPr>
          <w:rPrChange w:id="421" w:author="Stage 2" w:date="2019-09-04T20:28:00Z">
            <w:rPr>
              <w:rFonts w:ascii="Times New Roman" w:eastAsia="Times New Roman" w:hAnsi="Times New Roman" w:cs="Times New Roman"/>
              <w:sz w:val="24"/>
              <w:szCs w:val="24"/>
            </w:rPr>
          </w:rPrChange>
        </w:rPr>
        <w:t>e same phenomenon, using the same stimuli and the same general experimental parameters (including, e.g., trial order, maximum trial length), varying only in the method of measuring preference. We thus can analyze whether this theoretically irrelevant metho</w:t>
      </w:r>
      <w:r>
        <w:rPr>
          <w:rPrChange w:id="422" w:author="Stage 2" w:date="2019-09-04T20:28:00Z">
            <w:rPr>
              <w:rFonts w:ascii="Times New Roman" w:eastAsia="Times New Roman" w:hAnsi="Times New Roman" w:cs="Times New Roman"/>
              <w:sz w:val="24"/>
              <w:szCs w:val="24"/>
            </w:rPr>
          </w:rPrChange>
        </w:rPr>
        <w:t>dological choice influences effect size, helping to guide future decision-making.</w:t>
      </w:r>
      <w:del w:id="423" w:author="Stage 2" w:date="2019-09-04T20:28:00Z">
        <w:r>
          <w:rPr>
            <w:rFonts w:eastAsia="Times New Roman" w:cs="Times New Roman"/>
          </w:rPr>
          <w:delText xml:space="preserve"> </w:delText>
        </w:r>
      </w:del>
    </w:p>
    <w:p w14:paraId="2738483C" w14:textId="77777777" w:rsidR="00847E8C" w:rsidRDefault="003C1572">
      <w:pPr>
        <w:pStyle w:val="BodyText"/>
        <w:rPr>
          <w:rFonts w:eastAsia="Times New Roman" w:cs="Times New Roman"/>
        </w:rPr>
        <w:pPrChange w:id="424" w:author="Stage 2" w:date="2019-09-04T20:28:00Z">
          <w:pPr>
            <w:pBdr>
              <w:top w:val="nil"/>
              <w:left w:val="nil"/>
              <w:bottom w:val="nil"/>
              <w:right w:val="nil"/>
              <w:between w:val="nil"/>
            </w:pBdr>
            <w:spacing w:line="480" w:lineRule="auto"/>
            <w:ind w:firstLine="720"/>
          </w:pPr>
        </w:pPrChange>
      </w:pPr>
      <w:r>
        <w:rPr>
          <w:rPrChange w:id="425" w:author="Stage 2" w:date="2019-09-04T20:28:00Z">
            <w:rPr>
              <w:rFonts w:ascii="Times New Roman" w:eastAsia="Times New Roman" w:hAnsi="Times New Roman" w:cs="Times New Roman"/>
              <w:i/>
              <w:sz w:val="24"/>
              <w:szCs w:val="24"/>
            </w:rPr>
          </w:rPrChange>
        </w:rPr>
        <w:t xml:space="preserve">What are the effects of testing infants in multiple experiments during a single lab visit? </w:t>
      </w:r>
      <w:r>
        <w:rPr>
          <w:rFonts w:eastAsia="Times New Roman" w:cs="Times New Roman"/>
        </w:rPr>
        <w:t>Labs vary in whether each infant visiting the lab completes a single experiment on</w:t>
      </w:r>
      <w:r>
        <w:rPr>
          <w:rFonts w:eastAsia="Times New Roman" w:cs="Times New Roman"/>
        </w:rPr>
        <w:t xml:space="preserve">ly, or whether some infants participate in a second study as well. These “second session” experiments are </w:t>
      </w:r>
      <w:r>
        <w:rPr>
          <w:rFonts w:eastAsia="Times New Roman" w:cs="Times New Roman"/>
        </w:rPr>
        <w:lastRenderedPageBreak/>
        <w:t>thought by some researchers to yield greater dropout rates and less reliable measurements, but the existence and magnitude of a “second session” effec</w:t>
      </w:r>
      <w:r>
        <w:rPr>
          <w:rFonts w:eastAsia="Times New Roman" w:cs="Times New Roman"/>
        </w:rPr>
        <w:t>t has not been tested, to our knowledge. In our study, a number of participating labs ran the IDS preference study with some infants who had already been tested on additional studies; measurements from these infants can inform future lab administration pra</w:t>
      </w:r>
      <w:r>
        <w:rPr>
          <w:rFonts w:eastAsia="Times New Roman" w:cs="Times New Roman"/>
        </w:rPr>
        <w:t>ctices.</w:t>
      </w:r>
    </w:p>
    <w:p w14:paraId="3537FC7D" w14:textId="7EF2B3EC" w:rsidR="00847E8C" w:rsidRDefault="003C1572">
      <w:pPr>
        <w:pStyle w:val="BodyText"/>
        <w:rPr>
          <w:rPrChange w:id="426" w:author="Stage 2" w:date="2019-09-04T20:28:00Z">
            <w:rPr>
              <w:rFonts w:ascii="Times New Roman" w:eastAsia="Times New Roman" w:hAnsi="Times New Roman" w:cs="Times New Roman"/>
              <w:sz w:val="24"/>
              <w:szCs w:val="24"/>
            </w:rPr>
          </w:rPrChange>
        </w:rPr>
        <w:pPrChange w:id="427" w:author="Stage 2" w:date="2019-09-04T20:28:00Z">
          <w:pPr>
            <w:pBdr>
              <w:top w:val="nil"/>
              <w:left w:val="nil"/>
              <w:bottom w:val="nil"/>
              <w:right w:val="nil"/>
              <w:between w:val="nil"/>
            </w:pBdr>
            <w:spacing w:line="480" w:lineRule="auto"/>
            <w:ind w:firstLine="720"/>
          </w:pPr>
        </w:pPrChange>
      </w:pPr>
      <w:r>
        <w:rPr>
          <w:rPrChange w:id="428" w:author="Stage 2" w:date="2019-09-04T20:28:00Z">
            <w:rPr>
              <w:rFonts w:ascii="Times New Roman" w:eastAsia="Times New Roman" w:hAnsi="Times New Roman" w:cs="Times New Roman"/>
              <w:i/>
              <w:sz w:val="24"/>
              <w:szCs w:val="24"/>
            </w:rPr>
          </w:rPrChange>
        </w:rPr>
        <w:t xml:space="preserve">What should our expectations be regarding </w:t>
      </w:r>
      <w:ins w:id="429" w:author="Stage 2" w:date="2019-09-04T20:28:00Z">
        <w:r>
          <w:t xml:space="preserve">replicability and </w:t>
        </w:r>
      </w:ins>
      <w:r>
        <w:rPr>
          <w:rPrChange w:id="430" w:author="Stage 2" w:date="2019-09-04T20:28:00Z">
            <w:rPr>
              <w:rFonts w:ascii="Times New Roman" w:eastAsia="Times New Roman" w:hAnsi="Times New Roman" w:cs="Times New Roman"/>
              <w:i/>
              <w:sz w:val="24"/>
              <w:szCs w:val="24"/>
            </w:rPr>
          </w:rPrChange>
        </w:rPr>
        <w:t xml:space="preserve">statistical power </w:t>
      </w:r>
      <w:del w:id="431" w:author="Stage 2" w:date="2019-09-04T20:28:00Z">
        <w:r>
          <w:rPr>
            <w:rFonts w:eastAsia="Times New Roman" w:cs="Times New Roman"/>
            <w:i/>
          </w:rPr>
          <w:delText xml:space="preserve">and replicability </w:delText>
        </w:r>
      </w:del>
      <w:r>
        <w:rPr>
          <w:rPrChange w:id="432" w:author="Stage 2" w:date="2019-09-04T20:28:00Z">
            <w:rPr>
              <w:rFonts w:ascii="Times New Roman" w:eastAsia="Times New Roman" w:hAnsi="Times New Roman" w:cs="Times New Roman"/>
              <w:i/>
              <w:sz w:val="24"/>
              <w:szCs w:val="24"/>
            </w:rPr>
          </w:rPrChange>
        </w:rPr>
        <w:t xml:space="preserve">in studies of infancy? </w:t>
      </w:r>
      <w:r>
        <w:rPr>
          <w:rPrChange w:id="433" w:author="Stage 2" w:date="2019-09-04T20:28:00Z">
            <w:rPr>
              <w:rFonts w:ascii="Times New Roman" w:eastAsia="Times New Roman" w:hAnsi="Times New Roman" w:cs="Times New Roman"/>
              <w:sz w:val="24"/>
              <w:szCs w:val="24"/>
            </w:rPr>
          </w:rPrChange>
        </w:rPr>
        <w:t>Although we are only replicating a single phenomenon, the importance and assumed robustness of the IDS preference means that our study still provid</w:t>
      </w:r>
      <w:r>
        <w:rPr>
          <w:rPrChange w:id="434" w:author="Stage 2" w:date="2019-09-04T20:28:00Z">
            <w:rPr>
              <w:rFonts w:ascii="Times New Roman" w:eastAsia="Times New Roman" w:hAnsi="Times New Roman" w:cs="Times New Roman"/>
              <w:sz w:val="24"/>
              <w:szCs w:val="24"/>
            </w:rPr>
          </w:rPrChange>
        </w:rPr>
        <w:t xml:space="preserve">es data relevant to developing a more nuanced understanding of replicability and power in infancy research. Because of the large number of participating labs, data from some labs </w:t>
      </w:r>
      <w:r>
        <w:rPr>
          <w:rPrChange w:id="435" w:author="Stage 2" w:date="2019-09-04T20:28:00Z">
            <w:rPr>
              <w:rFonts w:ascii="Times New Roman" w:eastAsia="Times New Roman" w:hAnsi="Times New Roman" w:cs="Times New Roman"/>
              <w:sz w:val="24"/>
              <w:szCs w:val="24"/>
              <w:highlight w:val="yellow"/>
            </w:rPr>
          </w:rPrChange>
        </w:rPr>
        <w:t>does not</w:t>
      </w:r>
      <w:r>
        <w:rPr>
          <w:rPrChange w:id="436" w:author="Stage 2" w:date="2019-09-04T20:28:00Z">
            <w:rPr>
              <w:rFonts w:ascii="Times New Roman" w:eastAsia="Times New Roman" w:hAnsi="Times New Roman" w:cs="Times New Roman"/>
              <w:sz w:val="24"/>
              <w:szCs w:val="24"/>
            </w:rPr>
          </w:rPrChange>
        </w:rPr>
        <w:t xml:space="preserve"> support an IDS preference (i.e., yields a small –</w:t>
      </w:r>
      <w:ins w:id="437" w:author="Stage 2" w:date="2019-09-04T20:28:00Z">
        <w:r>
          <w:t xml:space="preserve"> </w:t>
        </w:r>
      </w:ins>
      <w:del w:id="438" w:author="Stage 2" w:date="2019-09-04T20:28:00Z">
        <w:r>
          <w:rPr>
            <w:rFonts w:eastAsia="Times New Roman" w:cs="Times New Roman"/>
          </w:rPr>
          <w:delText> </w:delText>
        </w:r>
      </w:del>
      <w:r>
        <w:rPr>
          <w:rPrChange w:id="439" w:author="Stage 2" w:date="2019-09-04T20:28:00Z">
            <w:rPr>
              <w:rFonts w:ascii="Times New Roman" w:eastAsia="Times New Roman" w:hAnsi="Times New Roman" w:cs="Times New Roman"/>
              <w:sz w:val="24"/>
              <w:szCs w:val="24"/>
            </w:rPr>
          </w:rPrChange>
        </w:rPr>
        <w:t>or even negative –</w:t>
      </w:r>
      <w:ins w:id="440" w:author="Stage 2" w:date="2019-09-04T20:28:00Z">
        <w:r>
          <w:t xml:space="preserve"> </w:t>
        </w:r>
      </w:ins>
      <w:del w:id="441" w:author="Stage 2" w:date="2019-09-04T20:28:00Z">
        <w:r>
          <w:rPr>
            <w:rFonts w:eastAsia="Times New Roman" w:cs="Times New Roman"/>
          </w:rPr>
          <w:delText> </w:delText>
        </w:r>
      </w:del>
      <w:r>
        <w:rPr>
          <w:rPrChange w:id="442" w:author="Stage 2" w:date="2019-09-04T20:28:00Z">
            <w:rPr>
              <w:rFonts w:ascii="Times New Roman" w:eastAsia="Times New Roman" w:hAnsi="Times New Roman" w:cs="Times New Roman"/>
              <w:sz w:val="24"/>
              <w:szCs w:val="24"/>
            </w:rPr>
          </w:rPrChange>
        </w:rPr>
        <w:t>effect size when analyzed individually). Some variability is expected due to the mathematics of estimating an effect at so many independent sites. Nonetheless, we inspect whether there is systematic variability explained by lab effects.</w:t>
      </w:r>
      <w:del w:id="443" w:author="Stage 2" w:date="2019-09-04T20:28:00Z">
        <w:r>
          <w:rPr>
            <w:rFonts w:eastAsia="Times New Roman" w:cs="Times New Roman"/>
          </w:rPr>
          <w:delText xml:space="preserve"> </w:delText>
        </w:r>
      </w:del>
    </w:p>
    <w:p w14:paraId="3FDE2752" w14:textId="439FBC90" w:rsidR="00847E8C" w:rsidRDefault="003C1572">
      <w:pPr>
        <w:pStyle w:val="BodyText"/>
        <w:rPr>
          <w:rPrChange w:id="444" w:author="Stage 2" w:date="2019-09-04T20:28:00Z">
            <w:rPr>
              <w:rFonts w:ascii="Times New Roman" w:eastAsia="Times New Roman" w:hAnsi="Times New Roman" w:cs="Times New Roman"/>
              <w:sz w:val="24"/>
              <w:szCs w:val="24"/>
            </w:rPr>
          </w:rPrChange>
        </w:rPr>
        <w:pPrChange w:id="445" w:author="Stage 2" w:date="2019-09-04T20:28:00Z">
          <w:pPr>
            <w:pBdr>
              <w:top w:val="nil"/>
              <w:left w:val="nil"/>
              <w:bottom w:val="nil"/>
              <w:right w:val="nil"/>
              <w:between w:val="nil"/>
            </w:pBdr>
            <w:spacing w:line="480" w:lineRule="auto"/>
            <w:ind w:firstLine="720"/>
          </w:pPr>
        </w:pPrChange>
      </w:pPr>
      <w:r>
        <w:rPr>
          <w:rPrChange w:id="446" w:author="Stage 2" w:date="2019-09-04T20:28:00Z">
            <w:rPr>
              <w:rFonts w:ascii="Times New Roman" w:eastAsia="Times New Roman" w:hAnsi="Times New Roman" w:cs="Times New Roman"/>
              <w:sz w:val="24"/>
              <w:szCs w:val="24"/>
            </w:rPr>
          </w:rPrChange>
        </w:rPr>
        <w:t>In addition, by providing an unbiased estimate of effect size for an important developmental phenomenon (including estimates of how that effect varies across ages, language backgrounds, and tasks), this work gives a rough baseline for other scientists to u</w:t>
      </w:r>
      <w:r>
        <w:rPr>
          <w:rPrChange w:id="447" w:author="Stage 2" w:date="2019-09-04T20:28:00Z">
            <w:rPr>
              <w:rFonts w:ascii="Times New Roman" w:eastAsia="Times New Roman" w:hAnsi="Times New Roman" w:cs="Times New Roman"/>
              <w:sz w:val="24"/>
              <w:szCs w:val="24"/>
            </w:rPr>
          </w:rPrChange>
        </w:rPr>
        <w:t>se when planning studies. Existing attempts to estimate the statistical power of infant experiments have been contaminated by publication bias, which leads to an overestimation of typical effect sizes in infant research. Such overestimates can lead subsequ</w:t>
      </w:r>
      <w:r>
        <w:rPr>
          <w:rPrChange w:id="448" w:author="Stage 2" w:date="2019-09-04T20:28:00Z">
            <w:rPr>
              <w:rFonts w:ascii="Times New Roman" w:eastAsia="Times New Roman" w:hAnsi="Times New Roman" w:cs="Times New Roman"/>
              <w:sz w:val="24"/>
              <w:szCs w:val="24"/>
            </w:rPr>
          </w:rPrChange>
        </w:rPr>
        <w:t xml:space="preserve">ent studies to be </w:t>
      </w:r>
      <w:ins w:id="449" w:author="Stage 2" w:date="2019-09-04T20:28:00Z">
        <w:r>
          <w:t>under-powered</w:t>
        </w:r>
      </w:ins>
      <w:del w:id="450" w:author="Stage 2" w:date="2019-09-04T20:28:00Z">
        <w:r>
          <w:rPr>
            <w:rFonts w:eastAsia="Times New Roman" w:cs="Times New Roman"/>
          </w:rPr>
          <w:delText>underpowered</w:delText>
        </w:r>
      </w:del>
      <w:r>
        <w:rPr>
          <w:rPrChange w:id="451" w:author="Stage 2" w:date="2019-09-04T20:28:00Z">
            <w:rPr>
              <w:rFonts w:ascii="Times New Roman" w:eastAsia="Times New Roman" w:hAnsi="Times New Roman" w:cs="Times New Roman"/>
              <w:sz w:val="24"/>
              <w:szCs w:val="24"/>
            </w:rPr>
          </w:rPrChange>
        </w:rPr>
        <w:t xml:space="preserve"> (expecting to see larger effects than are truly present). Though our report estimates the effect for a particular developmental preference, we can compare our unbiased estimate</w:t>
      </w:r>
      <w:ins w:id="452" w:author="Stage 2" w:date="2019-09-04T20:28:00Z">
        <w:r>
          <w:t>,</w:t>
        </w:r>
      </w:ins>
      <w:r>
        <w:rPr>
          <w:rPrChange w:id="453" w:author="Stage 2" w:date="2019-09-04T20:28:00Z">
            <w:rPr>
              <w:rFonts w:ascii="Times New Roman" w:eastAsia="Times New Roman" w:hAnsi="Times New Roman" w:cs="Times New Roman"/>
              <w:sz w:val="24"/>
              <w:szCs w:val="24"/>
            </w:rPr>
          </w:rPrChange>
        </w:rPr>
        <w:t xml:space="preserve"> calculated both across all three methods and for</w:t>
      </w:r>
      <w:r>
        <w:rPr>
          <w:rPrChange w:id="454" w:author="Stage 2" w:date="2019-09-04T20:28:00Z">
            <w:rPr>
              <w:rFonts w:ascii="Times New Roman" w:eastAsia="Times New Roman" w:hAnsi="Times New Roman" w:cs="Times New Roman"/>
              <w:sz w:val="24"/>
              <w:szCs w:val="24"/>
            </w:rPr>
          </w:rPrChange>
        </w:rPr>
        <w:t xml:space="preserve"> each method</w:t>
      </w:r>
      <w:ins w:id="455" w:author="Stage 2" w:date="2019-09-04T20:28:00Z">
        <w:r>
          <w:t>,</w:t>
        </w:r>
      </w:ins>
      <w:r>
        <w:rPr>
          <w:rPrChange w:id="456" w:author="Stage 2" w:date="2019-09-04T20:28:00Z">
            <w:rPr>
              <w:rFonts w:ascii="Times New Roman" w:eastAsia="Times New Roman" w:hAnsi="Times New Roman" w:cs="Times New Roman"/>
              <w:sz w:val="24"/>
              <w:szCs w:val="24"/>
            </w:rPr>
          </w:rPrChange>
        </w:rPr>
        <w:t xml:space="preserve"> to the meta-analytic effect extracted from previously published </w:t>
      </w:r>
      <w:r>
        <w:rPr>
          <w:rPrChange w:id="457" w:author="Stage 2" w:date="2019-09-04T20:28:00Z">
            <w:rPr>
              <w:rFonts w:ascii="Times New Roman" w:eastAsia="Times New Roman" w:hAnsi="Times New Roman" w:cs="Times New Roman"/>
              <w:sz w:val="24"/>
              <w:szCs w:val="24"/>
            </w:rPr>
          </w:rPrChange>
        </w:rPr>
        <w:lastRenderedPageBreak/>
        <w:t>studies. This calculation can provide a rough estimate of the effect size inflation in general, and for each method in particular, at least for this particular phenomenon.</w:t>
      </w:r>
      <w:del w:id="458" w:author="Stage 2" w:date="2019-09-04T20:28:00Z">
        <w:r>
          <w:rPr>
            <w:rFonts w:eastAsia="Times New Roman" w:cs="Times New Roman"/>
          </w:rPr>
          <w:delText xml:space="preserve"> </w:delText>
        </w:r>
      </w:del>
    </w:p>
    <w:p w14:paraId="48973B72" w14:textId="596D3E11" w:rsidR="00847E8C" w:rsidRDefault="003C1572">
      <w:pPr>
        <w:pStyle w:val="BodyText"/>
        <w:rPr>
          <w:rFonts w:eastAsia="Times New Roman" w:cs="Times New Roman"/>
        </w:rPr>
        <w:pPrChange w:id="459" w:author="Stage 2" w:date="2019-09-04T20:28:00Z">
          <w:pPr>
            <w:pBdr>
              <w:top w:val="nil"/>
              <w:left w:val="nil"/>
              <w:bottom w:val="nil"/>
              <w:right w:val="nil"/>
              <w:between w:val="nil"/>
            </w:pBdr>
            <w:spacing w:line="480" w:lineRule="auto"/>
            <w:ind w:firstLine="720"/>
          </w:pPr>
        </w:pPrChange>
      </w:pPr>
      <w:r>
        <w:rPr>
          <w:rPrChange w:id="460" w:author="Stage 2" w:date="2019-09-04T20:28:00Z">
            <w:rPr>
              <w:rFonts w:ascii="Times New Roman" w:eastAsia="Times New Roman" w:hAnsi="Times New Roman" w:cs="Times New Roman"/>
              <w:i/>
              <w:sz w:val="24"/>
              <w:szCs w:val="24"/>
            </w:rPr>
          </w:rPrChange>
        </w:rPr>
        <w:t>How sh</w:t>
      </w:r>
      <w:r>
        <w:rPr>
          <w:rPrChange w:id="461" w:author="Stage 2" w:date="2019-09-04T20:28:00Z">
            <w:rPr>
              <w:rFonts w:ascii="Times New Roman" w:eastAsia="Times New Roman" w:hAnsi="Times New Roman" w:cs="Times New Roman"/>
              <w:i/>
              <w:sz w:val="24"/>
              <w:szCs w:val="24"/>
            </w:rPr>
          </w:rPrChange>
        </w:rPr>
        <w:t xml:space="preserve">ould we think about the </w:t>
      </w:r>
      <w:ins w:id="462" w:author="Stage 2" w:date="2019-09-04T20:28:00Z">
        <w:r>
          <w:t>relationships</w:t>
        </w:r>
      </w:ins>
      <w:del w:id="463" w:author="Stage 2" w:date="2019-09-04T20:28:00Z">
        <w:r>
          <w:rPr>
            <w:rFonts w:eastAsia="Times New Roman" w:cs="Times New Roman"/>
            <w:i/>
          </w:rPr>
          <w:delText>relationship</w:delText>
        </w:r>
      </w:del>
      <w:r>
        <w:rPr>
          <w:rPrChange w:id="464" w:author="Stage 2" w:date="2019-09-04T20:28:00Z">
            <w:rPr>
              <w:rFonts w:ascii="Times New Roman" w:eastAsia="Times New Roman" w:hAnsi="Times New Roman" w:cs="Times New Roman"/>
              <w:i/>
              <w:sz w:val="24"/>
              <w:szCs w:val="24"/>
            </w:rPr>
          </w:rPrChange>
        </w:rPr>
        <w:t xml:space="preserve"> between </w:t>
      </w:r>
      <w:ins w:id="465" w:author="Stage 2" w:date="2019-09-04T20:28:00Z">
        <w:r>
          <w:t xml:space="preserve">experimental design, </w:t>
        </w:r>
      </w:ins>
      <w:r>
        <w:rPr>
          <w:rPrChange w:id="466" w:author="Stage 2" w:date="2019-09-04T20:28:00Z">
            <w:rPr>
              <w:rFonts w:ascii="Times New Roman" w:eastAsia="Times New Roman" w:hAnsi="Times New Roman" w:cs="Times New Roman"/>
              <w:i/>
              <w:sz w:val="24"/>
              <w:szCs w:val="24"/>
            </w:rPr>
          </w:rPrChange>
        </w:rPr>
        <w:t>statistical significance</w:t>
      </w:r>
      <w:ins w:id="467" w:author="Stage 2" w:date="2019-09-04T20:28:00Z">
        <w:r>
          <w:t>,</w:t>
        </w:r>
      </w:ins>
      <w:r>
        <w:rPr>
          <w:rPrChange w:id="468" w:author="Stage 2" w:date="2019-09-04T20:28:00Z">
            <w:rPr>
              <w:rFonts w:ascii="Times New Roman" w:eastAsia="Times New Roman" w:hAnsi="Times New Roman" w:cs="Times New Roman"/>
              <w:i/>
              <w:sz w:val="24"/>
              <w:szCs w:val="24"/>
            </w:rPr>
          </w:rPrChange>
        </w:rPr>
        <w:t xml:space="preserve"> and developmental change? </w:t>
      </w:r>
      <w:r>
        <w:rPr>
          <w:rPrChange w:id="469" w:author="Stage 2" w:date="2019-09-04T20:28:00Z">
            <w:rPr>
              <w:rFonts w:ascii="Times New Roman" w:eastAsia="Times New Roman" w:hAnsi="Times New Roman" w:cs="Times New Roman"/>
              <w:sz w:val="24"/>
              <w:szCs w:val="24"/>
            </w:rPr>
          </w:rPrChange>
        </w:rPr>
        <w:t>Previous work often employs a contrast between two ages to suggest that a developmental change has taken place; for example, by showing that 7-month-old infants</w:t>
      </w:r>
      <w:r>
        <w:rPr>
          <w:rPrChange w:id="470" w:author="Stage 2" w:date="2019-09-04T20:28:00Z">
            <w:rPr>
              <w:rFonts w:ascii="Times New Roman" w:eastAsia="Times New Roman" w:hAnsi="Times New Roman" w:cs="Times New Roman"/>
              <w:sz w:val="24"/>
              <w:szCs w:val="24"/>
            </w:rPr>
          </w:rPrChange>
        </w:rPr>
        <w:t xml:space="preserve"> show a statistically reliable preference in a task, but 5-month-old infants do not. Such a finding</w:t>
      </w:r>
      <w:ins w:id="471" w:author="Stage 2" w:date="2019-09-04T20:28:00Z">
        <w:r>
          <w:t xml:space="preserve"> (the pairing of a significant difference and a non-sigificant difference)</w:t>
        </w:r>
      </w:ins>
      <w:r>
        <w:rPr>
          <w:rPrChange w:id="472" w:author="Stage 2" w:date="2019-09-04T20:28:00Z">
            <w:rPr>
              <w:rFonts w:ascii="Times New Roman" w:eastAsia="Times New Roman" w:hAnsi="Times New Roman" w:cs="Times New Roman"/>
              <w:sz w:val="24"/>
              <w:szCs w:val="24"/>
            </w:rPr>
          </w:rPrChange>
        </w:rPr>
        <w:t xml:space="preserve"> is not sufficient to show a difference between two time points (Nieuwenhuis, Forstmann, &amp; Wagenmakers, 2011). Even in the case where a significant differenc</w:t>
      </w:r>
      <w:r>
        <w:rPr>
          <w:rPrChange w:id="473" w:author="Stage 2" w:date="2019-09-04T20:28:00Z">
            <w:rPr>
              <w:rFonts w:ascii="Times New Roman" w:eastAsia="Times New Roman" w:hAnsi="Times New Roman" w:cs="Times New Roman"/>
              <w:sz w:val="24"/>
              <w:szCs w:val="24"/>
            </w:rPr>
          </w:rPrChange>
        </w:rPr>
        <w:t>e is found between the two age groups, such a result is not sufficient to elucidate the developmental pattern underlying this discrete test. By measuring how effect sizes change over age with a much denser sampling approach, our data and continuous analyti</w:t>
      </w:r>
      <w:r>
        <w:rPr>
          <w:rPrChange w:id="474" w:author="Stage 2" w:date="2019-09-04T20:28:00Z">
            <w:rPr>
              <w:rFonts w:ascii="Times New Roman" w:eastAsia="Times New Roman" w:hAnsi="Times New Roman" w:cs="Times New Roman"/>
              <w:sz w:val="24"/>
              <w:szCs w:val="24"/>
            </w:rPr>
          </w:rPrChange>
        </w:rPr>
        <w:t>c approach illustrate what stands to be gained with a more gradient approach to testing behavior over development.</w:t>
      </w:r>
    </w:p>
    <w:p w14:paraId="6CD06944" w14:textId="77777777" w:rsidR="00847E8C" w:rsidRDefault="003C1572">
      <w:pPr>
        <w:pStyle w:val="Heading2"/>
        <w:pPrChange w:id="475" w:author="Stage 2" w:date="2019-09-04T20:28:00Z">
          <w:pPr>
            <w:pStyle w:val="Heading2"/>
            <w:pBdr>
              <w:top w:val="nil"/>
              <w:left w:val="nil"/>
              <w:bottom w:val="nil"/>
              <w:right w:val="nil"/>
              <w:between w:val="nil"/>
            </w:pBdr>
          </w:pPr>
        </w:pPrChange>
      </w:pPr>
      <w:bookmarkStart w:id="476" w:name="_dqi7eiv8trpv" w:colFirst="0" w:colLast="0"/>
      <w:bookmarkStart w:id="477" w:name="summary"/>
      <w:bookmarkEnd w:id="476"/>
      <w:bookmarkEnd w:id="477"/>
      <w:r>
        <w:rPr>
          <w:rFonts w:eastAsia="Times New Roman" w:cs="Times New Roman"/>
          <w:szCs w:val="24"/>
        </w:rPr>
        <w:t>Summary</w:t>
      </w:r>
    </w:p>
    <w:p w14:paraId="12634247" w14:textId="77777777" w:rsidR="00847E8C" w:rsidRDefault="003C1572">
      <w:pPr>
        <w:pStyle w:val="FirstParagraph"/>
        <w:rPr>
          <w:rFonts w:eastAsia="Times New Roman" w:cs="Times New Roman"/>
        </w:rPr>
        <w:pPrChange w:id="478" w:author="Stage 2" w:date="2019-09-04T20:28:00Z">
          <w:pPr>
            <w:pBdr>
              <w:top w:val="nil"/>
              <w:left w:val="nil"/>
              <w:bottom w:val="nil"/>
              <w:right w:val="nil"/>
              <w:between w:val="nil"/>
            </w:pBdr>
            <w:spacing w:line="480" w:lineRule="auto"/>
            <w:ind w:firstLine="720"/>
          </w:pPr>
        </w:pPrChange>
      </w:pPr>
      <w:r>
        <w:rPr>
          <w:rPrChange w:id="479" w:author="Stage 2" w:date="2019-09-04T20:28:00Z">
            <w:rPr>
              <w:rFonts w:ascii="Times New Roman" w:eastAsia="Times New Roman" w:hAnsi="Times New Roman" w:cs="Times New Roman"/>
              <w:sz w:val="24"/>
              <w:szCs w:val="24"/>
            </w:rPr>
          </w:rPrChange>
        </w:rPr>
        <w:t>This broad replication of IDS preferences helps to answer basic questions about the replicability of developmental psychology finding</w:t>
      </w:r>
      <w:r>
        <w:rPr>
          <w:rPrChange w:id="480" w:author="Stage 2" w:date="2019-09-04T20:28:00Z">
            <w:rPr>
              <w:rFonts w:ascii="Times New Roman" w:eastAsia="Times New Roman" w:hAnsi="Times New Roman" w:cs="Times New Roman"/>
              <w:sz w:val="24"/>
              <w:szCs w:val="24"/>
            </w:rPr>
          </w:rPrChange>
        </w:rPr>
        <w:t>s</w:t>
      </w:r>
      <w:del w:id="481" w:author="Stage 2" w:date="2019-09-04T20:28:00Z">
        <w:r>
          <w:rPr>
            <w:rFonts w:eastAsia="Times New Roman" w:cs="Times New Roman"/>
          </w:rPr>
          <w:delText>,</w:delText>
        </w:r>
      </w:del>
      <w:r>
        <w:rPr>
          <w:rPrChange w:id="482" w:author="Stage 2" w:date="2019-09-04T20:28:00Z">
            <w:rPr>
              <w:rFonts w:ascii="Times New Roman" w:eastAsia="Times New Roman" w:hAnsi="Times New Roman" w:cs="Times New Roman"/>
              <w:sz w:val="24"/>
              <w:szCs w:val="24"/>
            </w:rPr>
          </w:rPrChange>
        </w:rPr>
        <w:t xml:space="preserve"> and will also provide useful benchmarks for how to design infant cognition studies going forward. Just as projects such as ManyLabs have led to important improvements in research practices in cognitive and social psychology, we hope that ManyBabies will</w:t>
      </w:r>
      <w:r>
        <w:rPr>
          <w:rPrChange w:id="483" w:author="Stage 2" w:date="2019-09-04T20:28:00Z">
            <w:rPr>
              <w:rFonts w:ascii="Times New Roman" w:eastAsia="Times New Roman" w:hAnsi="Times New Roman" w:cs="Times New Roman"/>
              <w:sz w:val="24"/>
              <w:szCs w:val="24"/>
            </w:rPr>
          </w:rPrChange>
        </w:rPr>
        <w:t xml:space="preserve"> play a similar role for developmental cognitive science.</w:t>
      </w:r>
    </w:p>
    <w:p w14:paraId="04F258EA" w14:textId="77777777" w:rsidR="00847E8C" w:rsidRDefault="003C1572">
      <w:pPr>
        <w:pStyle w:val="Heading1"/>
        <w:rPr>
          <w:rPrChange w:id="484" w:author="Stage 2" w:date="2019-09-04T20:28:00Z">
            <w:rPr>
              <w:b w:val="0"/>
              <w:highlight w:val="yellow"/>
            </w:rPr>
          </w:rPrChange>
        </w:rPr>
        <w:pPrChange w:id="485" w:author="Stage 2" w:date="2019-09-04T20:28:00Z">
          <w:pPr>
            <w:pStyle w:val="Heading1"/>
            <w:pBdr>
              <w:top w:val="nil"/>
              <w:left w:val="nil"/>
              <w:bottom w:val="nil"/>
              <w:right w:val="nil"/>
              <w:between w:val="nil"/>
            </w:pBdr>
          </w:pPr>
        </w:pPrChange>
      </w:pPr>
      <w:bookmarkStart w:id="486" w:name="_zg10ncsrzu0j" w:colFirst="0" w:colLast="0"/>
      <w:bookmarkStart w:id="487" w:name="methods"/>
      <w:bookmarkEnd w:id="486"/>
      <w:bookmarkEnd w:id="487"/>
      <w:r>
        <w:rPr>
          <w:rFonts w:eastAsia="Times New Roman" w:cs="Times New Roman"/>
          <w:szCs w:val="24"/>
        </w:rPr>
        <w:t>Methods</w:t>
      </w:r>
    </w:p>
    <w:p w14:paraId="6049C88C" w14:textId="77777777" w:rsidR="00847E8C" w:rsidRDefault="003C1572">
      <w:pPr>
        <w:pStyle w:val="Heading2"/>
        <w:pBdr>
          <w:top w:val="nil"/>
          <w:left w:val="nil"/>
          <w:bottom w:val="nil"/>
          <w:right w:val="nil"/>
          <w:between w:val="nil"/>
        </w:pBdr>
        <w:rPr>
          <w:del w:id="488" w:author="Stage 2" w:date="2019-09-04T20:28:00Z"/>
          <w:b w:val="0"/>
          <w:highlight w:val="yellow"/>
        </w:rPr>
      </w:pPr>
      <w:bookmarkStart w:id="489" w:name="_9x5fpcijim4t" w:colFirst="0" w:colLast="0"/>
      <w:bookmarkEnd w:id="489"/>
      <w:del w:id="490" w:author="Stage 2" w:date="2019-09-04T20:28:00Z">
        <w:r>
          <w:rPr>
            <w:b w:val="0"/>
            <w:highlight w:val="yellow"/>
          </w:rPr>
          <w:delText>ALL METHODS ARE DETAILED BELOW IN OUR PRE-SUBMISSION MS, BUT SOME DETAILED METHODS MAY APPEAR IN AN ONLINE SUPPLEMENT RATHER THAN THE MAIN TEXT.</w:delText>
        </w:r>
      </w:del>
    </w:p>
    <w:p w14:paraId="099F7DE7" w14:textId="77777777" w:rsidR="00847E8C" w:rsidRDefault="003C1572">
      <w:pPr>
        <w:pStyle w:val="Heading2"/>
        <w:pPrChange w:id="491" w:author="Stage 2" w:date="2019-09-04T20:28:00Z">
          <w:pPr>
            <w:pStyle w:val="Heading2"/>
            <w:pBdr>
              <w:top w:val="nil"/>
              <w:left w:val="nil"/>
              <w:bottom w:val="nil"/>
              <w:right w:val="nil"/>
              <w:between w:val="nil"/>
            </w:pBdr>
          </w:pPr>
        </w:pPrChange>
      </w:pPr>
      <w:bookmarkStart w:id="492" w:name="_oncwuh4i2i7" w:colFirst="0" w:colLast="0"/>
      <w:bookmarkEnd w:id="492"/>
      <w:r>
        <w:t>Participation Details</w:t>
      </w:r>
    </w:p>
    <w:p w14:paraId="592F9D4C" w14:textId="77777777" w:rsidR="00D350E7" w:rsidRDefault="003C1572">
      <w:pPr>
        <w:pStyle w:val="Heading3"/>
        <w:framePr w:wrap="around"/>
        <w:rPr>
          <w:ins w:id="493" w:author="Stage 2" w:date="2019-09-04T20:28:00Z"/>
        </w:rPr>
      </w:pPr>
      <w:r>
        <w:rPr>
          <w:rPrChange w:id="494" w:author="Stage 2" w:date="2019-09-04T20:28:00Z">
            <w:rPr>
              <w:rFonts w:ascii="Times New Roman" w:eastAsia="Times New Roman" w:hAnsi="Times New Roman" w:cs="Times New Roman"/>
              <w:sz w:val="24"/>
              <w:szCs w:val="24"/>
            </w:rPr>
          </w:rPrChange>
        </w:rPr>
        <w:t>Time</w:t>
      </w:r>
      <w:ins w:id="495" w:author="Stage 2" w:date="2019-09-04T20:28:00Z">
        <w:r>
          <w:t xml:space="preserve"> </w:t>
        </w:r>
      </w:ins>
      <w:del w:id="496" w:author="Stage 2" w:date="2019-09-04T20:28:00Z">
        <w:r>
          <w:rPr>
            <w:rFonts w:eastAsia="Times New Roman" w:cs="Times New Roman"/>
            <w:i/>
            <w:szCs w:val="24"/>
          </w:rPr>
          <w:delText>-</w:delText>
        </w:r>
      </w:del>
      <w:r>
        <w:rPr>
          <w:rPrChange w:id="497" w:author="Stage 2" w:date="2019-09-04T20:28:00Z">
            <w:rPr>
              <w:rFonts w:ascii="Times New Roman" w:eastAsia="Times New Roman" w:hAnsi="Times New Roman" w:cs="Times New Roman"/>
              <w:sz w:val="24"/>
              <w:szCs w:val="24"/>
            </w:rPr>
          </w:rPrChange>
        </w:rPr>
        <w:t>frame</w:t>
      </w:r>
    </w:p>
    <w:p w14:paraId="46ADAEA1" w14:textId="5B42C716" w:rsidR="00847E8C" w:rsidRDefault="003C1572">
      <w:pPr>
        <w:pStyle w:val="FirstParagraph"/>
        <w:rPr>
          <w:rPrChange w:id="498" w:author="Stage 2" w:date="2019-09-04T20:28:00Z">
            <w:rPr>
              <w:rFonts w:ascii="Times New Roman" w:eastAsia="Times New Roman" w:hAnsi="Times New Roman" w:cs="Times New Roman"/>
              <w:sz w:val="24"/>
              <w:szCs w:val="24"/>
            </w:rPr>
          </w:rPrChange>
        </w:rPr>
        <w:pPrChange w:id="499" w:author="Stage 2" w:date="2019-09-04T20:28:00Z">
          <w:pPr>
            <w:pBdr>
              <w:top w:val="nil"/>
              <w:left w:val="nil"/>
              <w:bottom w:val="nil"/>
              <w:right w:val="nil"/>
              <w:between w:val="nil"/>
            </w:pBdr>
            <w:spacing w:line="480" w:lineRule="auto"/>
            <w:ind w:firstLine="720"/>
          </w:pPr>
        </w:pPrChange>
      </w:pPr>
      <w:del w:id="500" w:author="Stage 2" w:date="2019-09-04T20:28:00Z">
        <w:r>
          <w:rPr>
            <w:rFonts w:eastAsia="Times New Roman" w:cs="Times New Roman"/>
            <w:i/>
          </w:rPr>
          <w:lastRenderedPageBreak/>
          <w:delText>.</w:delText>
        </w:r>
        <w:r>
          <w:rPr>
            <w:rFonts w:eastAsia="Times New Roman" w:cs="Times New Roman"/>
          </w:rPr>
          <w:delText xml:space="preserve"> </w:delText>
        </w:r>
      </w:del>
      <w:r>
        <w:rPr>
          <w:rPrChange w:id="501" w:author="Stage 2" w:date="2019-09-04T20:28:00Z">
            <w:rPr>
              <w:rFonts w:ascii="Times New Roman" w:eastAsia="Times New Roman" w:hAnsi="Times New Roman" w:cs="Times New Roman"/>
              <w:sz w:val="24"/>
              <w:szCs w:val="24"/>
            </w:rPr>
          </w:rPrChange>
        </w:rPr>
        <w:t>We issued a</w:t>
      </w:r>
      <w:r>
        <w:rPr>
          <w:rPrChange w:id="502" w:author="Stage 2" w:date="2019-09-04T20:28:00Z">
            <w:rPr>
              <w:rFonts w:ascii="Times New Roman" w:eastAsia="Times New Roman" w:hAnsi="Times New Roman" w:cs="Times New Roman"/>
              <w:sz w:val="24"/>
              <w:szCs w:val="24"/>
            </w:rPr>
          </w:rPrChange>
        </w:rPr>
        <w:t xml:space="preserve">n open call for labs to participate on February 2nd, 2017. Data collection began on </w:t>
      </w:r>
      <w:ins w:id="503" w:author="Stage 2" w:date="2019-09-04T20:28:00Z">
        <w:r>
          <w:t>May 1st, 2017. Data collection was scheduled to end on April 30th, 2018 (</w:t>
        </w:r>
      </w:ins>
      <w:del w:id="504" w:author="Stage 2" w:date="2019-09-04T20:28:00Z">
        <w:r>
          <w:rPr>
            <w:rFonts w:eastAsia="Times New Roman" w:cs="Times New Roman"/>
            <w:highlight w:val="yellow"/>
          </w:rPr>
          <w:delText>DATE</w:delText>
        </w:r>
        <w:r>
          <w:rPr>
            <w:rFonts w:eastAsia="Times New Roman" w:cs="Times New Roman"/>
          </w:rPr>
          <w:delText xml:space="preserve"> and ended </w:delText>
        </w:r>
      </w:del>
      <w:r>
        <w:rPr>
          <w:rPrChange w:id="505" w:author="Stage 2" w:date="2019-09-04T20:28:00Z">
            <w:rPr>
              <w:rFonts w:ascii="Times New Roman" w:eastAsia="Times New Roman" w:hAnsi="Times New Roman" w:cs="Times New Roman"/>
              <w:sz w:val="24"/>
              <w:szCs w:val="24"/>
            </w:rPr>
          </w:rPrChange>
        </w:rPr>
        <w:t>one year later</w:t>
      </w:r>
      <w:ins w:id="506" w:author="Stage 2" w:date="2019-09-04T20:28:00Z">
        <w:r>
          <w:t xml:space="preserve">). In order to allow labs to complete their sample, however, a 45 day extension was granted, and data collection officially ended on </w:t>
        </w:r>
        <w:r>
          <w:t>June 15th, 2018. Data collection from one laboratory extended beyond this timeframe (see below in Methods Addendum).</w:t>
        </w:r>
      </w:ins>
      <w:del w:id="507" w:author="Stage 2" w:date="2019-09-04T20:28:00Z">
        <w:r>
          <w:rPr>
            <w:rFonts w:eastAsia="Times New Roman" w:cs="Times New Roman"/>
          </w:rPr>
          <w:delText xml:space="preserve">, on </w:delText>
        </w:r>
        <w:r>
          <w:rPr>
            <w:rFonts w:eastAsia="Times New Roman" w:cs="Times New Roman"/>
            <w:highlight w:val="yellow"/>
          </w:rPr>
          <w:delText>DATE</w:delText>
        </w:r>
        <w:r>
          <w:rPr>
            <w:rFonts w:eastAsia="Times New Roman" w:cs="Times New Roman"/>
          </w:rPr>
          <w:delText>.</w:delText>
        </w:r>
      </w:del>
    </w:p>
    <w:p w14:paraId="2BDC8A02" w14:textId="77777777" w:rsidR="00D350E7" w:rsidRDefault="003C1572">
      <w:pPr>
        <w:pStyle w:val="Heading3"/>
        <w:framePr w:wrap="around"/>
        <w:rPr>
          <w:ins w:id="508" w:author="Stage 2" w:date="2019-09-04T20:28:00Z"/>
        </w:rPr>
      </w:pPr>
      <w:r>
        <w:rPr>
          <w:rPrChange w:id="509" w:author="Stage 2" w:date="2019-09-04T20:28:00Z">
            <w:rPr>
              <w:rFonts w:ascii="Times New Roman" w:eastAsia="Times New Roman" w:hAnsi="Times New Roman" w:cs="Times New Roman"/>
              <w:sz w:val="24"/>
              <w:szCs w:val="24"/>
            </w:rPr>
          </w:rPrChange>
        </w:rPr>
        <w:t>Age distribution</w:t>
      </w:r>
    </w:p>
    <w:p w14:paraId="10113AAC" w14:textId="50ECCB93" w:rsidR="00847E8C" w:rsidRDefault="003C1572">
      <w:pPr>
        <w:pStyle w:val="FirstParagraph"/>
        <w:rPr>
          <w:rFonts w:eastAsia="Times New Roman" w:cs="Times New Roman"/>
        </w:rPr>
        <w:pPrChange w:id="510" w:author="Stage 2" w:date="2019-09-04T20:28:00Z">
          <w:pPr>
            <w:pBdr>
              <w:top w:val="nil"/>
              <w:left w:val="nil"/>
              <w:bottom w:val="nil"/>
              <w:right w:val="nil"/>
              <w:between w:val="nil"/>
            </w:pBdr>
            <w:spacing w:line="480" w:lineRule="auto"/>
            <w:ind w:firstLine="720"/>
          </w:pPr>
        </w:pPrChange>
      </w:pPr>
      <w:del w:id="511" w:author="Stage 2" w:date="2019-09-04T20:28:00Z">
        <w:r>
          <w:rPr>
            <w:rFonts w:eastAsia="Times New Roman" w:cs="Times New Roman"/>
            <w:i/>
          </w:rPr>
          <w:delText>.</w:delText>
        </w:r>
        <w:r>
          <w:rPr>
            <w:rFonts w:eastAsia="Times New Roman" w:cs="Times New Roman"/>
          </w:rPr>
          <w:delText xml:space="preserve"> </w:delText>
        </w:r>
      </w:del>
      <w:r>
        <w:rPr>
          <w:rPrChange w:id="512" w:author="Stage 2" w:date="2019-09-04T20:28:00Z">
            <w:rPr>
              <w:rFonts w:ascii="Times New Roman" w:eastAsia="Times New Roman" w:hAnsi="Times New Roman" w:cs="Times New Roman"/>
              <w:sz w:val="24"/>
              <w:szCs w:val="24"/>
            </w:rPr>
          </w:rPrChange>
        </w:rPr>
        <w:t>Each participating lab was asked to recruit participants in one or more of four age bins: 3;0</w:t>
      </w:r>
      <w:ins w:id="513" w:author="Stage 2" w:date="2019-09-04T20:28:00Z">
        <w:r>
          <w:t xml:space="preserve"> - </w:t>
        </w:r>
      </w:ins>
      <w:del w:id="514" w:author="Stage 2" w:date="2019-09-04T20:28:00Z">
        <w:r>
          <w:rPr>
            <w:rFonts w:eastAsia="Times New Roman" w:cs="Times New Roman"/>
          </w:rPr>
          <w:delText>-</w:delText>
        </w:r>
      </w:del>
      <w:r>
        <w:rPr>
          <w:rPrChange w:id="515" w:author="Stage 2" w:date="2019-09-04T20:28:00Z">
            <w:rPr>
              <w:rFonts w:ascii="Times New Roman" w:eastAsia="Times New Roman" w:hAnsi="Times New Roman" w:cs="Times New Roman"/>
              <w:sz w:val="24"/>
              <w:szCs w:val="24"/>
            </w:rPr>
          </w:rPrChange>
        </w:rPr>
        <w:t>6;0, 6;1</w:t>
      </w:r>
      <w:ins w:id="516" w:author="Stage 2" w:date="2019-09-04T20:28:00Z">
        <w:r>
          <w:t xml:space="preserve"> - </w:t>
        </w:r>
      </w:ins>
      <w:del w:id="517" w:author="Stage 2" w:date="2019-09-04T20:28:00Z">
        <w:r>
          <w:rPr>
            <w:rFonts w:eastAsia="Times New Roman" w:cs="Times New Roman"/>
          </w:rPr>
          <w:delText>-</w:delText>
        </w:r>
      </w:del>
      <w:r>
        <w:rPr>
          <w:rPrChange w:id="518" w:author="Stage 2" w:date="2019-09-04T20:28:00Z">
            <w:rPr>
              <w:rFonts w:ascii="Times New Roman" w:eastAsia="Times New Roman" w:hAnsi="Times New Roman" w:cs="Times New Roman"/>
              <w:sz w:val="24"/>
              <w:szCs w:val="24"/>
            </w:rPr>
          </w:rPrChange>
        </w:rPr>
        <w:t>9;0, 9;1</w:t>
      </w:r>
      <w:ins w:id="519" w:author="Stage 2" w:date="2019-09-04T20:28:00Z">
        <w:r>
          <w:t xml:space="preserve"> - </w:t>
        </w:r>
      </w:ins>
      <w:del w:id="520" w:author="Stage 2" w:date="2019-09-04T20:28:00Z">
        <w:r>
          <w:rPr>
            <w:rFonts w:eastAsia="Times New Roman" w:cs="Times New Roman"/>
          </w:rPr>
          <w:delText>-</w:delText>
        </w:r>
      </w:del>
      <w:r>
        <w:rPr>
          <w:rPrChange w:id="521" w:author="Stage 2" w:date="2019-09-04T20:28:00Z">
            <w:rPr>
              <w:rFonts w:ascii="Times New Roman" w:eastAsia="Times New Roman" w:hAnsi="Times New Roman" w:cs="Times New Roman"/>
              <w:sz w:val="24"/>
              <w:szCs w:val="24"/>
            </w:rPr>
          </w:rPrChange>
        </w:rPr>
        <w:t>12</w:t>
      </w:r>
      <w:r>
        <w:rPr>
          <w:rPrChange w:id="522" w:author="Stage 2" w:date="2019-09-04T20:28:00Z">
            <w:rPr>
              <w:rFonts w:ascii="Times New Roman" w:eastAsia="Times New Roman" w:hAnsi="Times New Roman" w:cs="Times New Roman"/>
              <w:sz w:val="24"/>
              <w:szCs w:val="24"/>
            </w:rPr>
          </w:rPrChange>
        </w:rPr>
        <w:t>;0, and/or 12;1</w:t>
      </w:r>
      <w:ins w:id="523" w:author="Stage 2" w:date="2019-09-04T20:28:00Z">
        <w:r>
          <w:t xml:space="preserve"> - </w:t>
        </w:r>
      </w:ins>
      <w:del w:id="524" w:author="Stage 2" w:date="2019-09-04T20:28:00Z">
        <w:r>
          <w:rPr>
            <w:rFonts w:eastAsia="Times New Roman" w:cs="Times New Roman"/>
          </w:rPr>
          <w:delText>-</w:delText>
        </w:r>
      </w:del>
      <w:r>
        <w:rPr>
          <w:rPrChange w:id="525" w:author="Stage 2" w:date="2019-09-04T20:28:00Z">
            <w:rPr>
              <w:rFonts w:ascii="Times New Roman" w:eastAsia="Times New Roman" w:hAnsi="Times New Roman" w:cs="Times New Roman"/>
              <w:sz w:val="24"/>
              <w:szCs w:val="24"/>
            </w:rPr>
          </w:rPrChange>
        </w:rPr>
        <w:t>15;0 months. Each lab was tasked with ensuring that, for each age bin they contributed, the mean age fell close to the middle of the range and the sample was distributed across the bin. We selected three-month bins as a compromise, on the a</w:t>
      </w:r>
      <w:r>
        <w:rPr>
          <w:rPrChange w:id="526" w:author="Stage 2" w:date="2019-09-04T20:28:00Z">
            <w:rPr>
              <w:rFonts w:ascii="Times New Roman" w:eastAsia="Times New Roman" w:hAnsi="Times New Roman" w:cs="Times New Roman"/>
              <w:sz w:val="24"/>
              <w:szCs w:val="24"/>
            </w:rPr>
          </w:rPrChange>
        </w:rPr>
        <w:t>ssumption that tighter bins would make recruitment more difficult while broader bins would lead to more variability and would blur developmental trends (i.e., by introducing possible interactions between age and lab-specific effects, for instance, if a par</w:t>
      </w:r>
      <w:r>
        <w:rPr>
          <w:rPrChange w:id="527" w:author="Stage 2" w:date="2019-09-04T20:28:00Z">
            <w:rPr>
              <w:rFonts w:ascii="Times New Roman" w:eastAsia="Times New Roman" w:hAnsi="Times New Roman" w:cs="Times New Roman"/>
              <w:sz w:val="24"/>
              <w:szCs w:val="24"/>
            </w:rPr>
          </w:rPrChange>
        </w:rPr>
        <w:t>ticular method turned out to be most appropriate for a subset of the ages tested). This flexibility was necessary because labs differ in their ability to recruit infants of different ages.</w:t>
      </w:r>
    </w:p>
    <w:p w14:paraId="274AA6C3" w14:textId="77777777" w:rsidR="00D350E7" w:rsidRDefault="003C1572">
      <w:pPr>
        <w:pStyle w:val="Heading3"/>
        <w:framePr w:wrap="around"/>
        <w:rPr>
          <w:ins w:id="528" w:author="Stage 2" w:date="2019-09-04T20:28:00Z"/>
        </w:rPr>
      </w:pPr>
      <w:r>
        <w:rPr>
          <w:rPrChange w:id="529" w:author="Stage 2" w:date="2019-09-04T20:28:00Z">
            <w:rPr>
              <w:rFonts w:ascii="Times New Roman" w:eastAsia="Times New Roman" w:hAnsi="Times New Roman" w:cs="Times New Roman"/>
              <w:sz w:val="24"/>
              <w:szCs w:val="24"/>
            </w:rPr>
          </w:rPrChange>
        </w:rPr>
        <w:t>Lab participation criterion</w:t>
      </w:r>
    </w:p>
    <w:p w14:paraId="00048658" w14:textId="01DC0E75" w:rsidR="00847E8C" w:rsidRDefault="003C1572">
      <w:pPr>
        <w:pStyle w:val="FirstParagraph"/>
        <w:rPr>
          <w:rPrChange w:id="530" w:author="Stage 2" w:date="2019-09-04T20:28:00Z">
            <w:rPr>
              <w:rFonts w:ascii="Times New Roman" w:eastAsia="Times New Roman" w:hAnsi="Times New Roman" w:cs="Times New Roman"/>
              <w:sz w:val="24"/>
              <w:szCs w:val="24"/>
            </w:rPr>
          </w:rPrChange>
        </w:rPr>
        <w:pPrChange w:id="531" w:author="Stage 2" w:date="2019-09-04T20:28:00Z">
          <w:pPr>
            <w:pBdr>
              <w:top w:val="nil"/>
              <w:left w:val="nil"/>
              <w:bottom w:val="nil"/>
              <w:right w:val="nil"/>
              <w:between w:val="nil"/>
            </w:pBdr>
            <w:spacing w:line="480" w:lineRule="auto"/>
            <w:ind w:firstLine="720"/>
          </w:pPr>
        </w:pPrChange>
      </w:pPr>
      <w:ins w:id="532" w:author="Stage 2" w:date="2019-09-04T20:28:00Z">
        <w:r>
          <w:t>During study planning, we used data from MetaLab (Bergmann et al., 2018) to compute the meta-analytic</w:t>
        </w:r>
      </w:ins>
      <w:del w:id="533" w:author="Stage 2" w:date="2019-09-04T20:28:00Z">
        <w:r>
          <w:rPr>
            <w:rFonts w:eastAsia="Times New Roman" w:cs="Times New Roman"/>
            <w:i/>
          </w:rPr>
          <w:delText>.</w:delText>
        </w:r>
        <w:r>
          <w:rPr>
            <w:rFonts w:eastAsia="Times New Roman" w:cs="Times New Roman"/>
          </w:rPr>
          <w:delText xml:space="preserve"> IDS preference has a</w:delText>
        </w:r>
      </w:del>
      <w:r>
        <w:rPr>
          <w:rPrChange w:id="534" w:author="Stage 2" w:date="2019-09-04T20:28:00Z">
            <w:rPr>
              <w:rFonts w:ascii="Times New Roman" w:eastAsia="Times New Roman" w:hAnsi="Times New Roman" w:cs="Times New Roman"/>
              <w:sz w:val="24"/>
              <w:szCs w:val="24"/>
            </w:rPr>
          </w:rPrChange>
        </w:rPr>
        <w:t xml:space="preserve"> mean effect size </w:t>
      </w:r>
      <w:ins w:id="535" w:author="Stage 2" w:date="2019-09-04T20:28:00Z">
        <w:r>
          <w:t>for IDS preference; the resulting value was</w:t>
        </w:r>
      </w:ins>
      <w:del w:id="536" w:author="Stage 2" w:date="2019-09-04T20:28:00Z">
        <w:r>
          <w:rPr>
            <w:rFonts w:eastAsia="Times New Roman" w:cs="Times New Roman"/>
          </w:rPr>
          <w:delText>of</w:delText>
        </w:r>
      </w:del>
      <w:r>
        <w:rPr>
          <w:rPrChange w:id="537" w:author="Stage 2" w:date="2019-09-04T20:28:00Z">
            <w:rPr>
              <w:rFonts w:ascii="Times New Roman" w:eastAsia="Times New Roman" w:hAnsi="Times New Roman" w:cs="Times New Roman"/>
              <w:sz w:val="24"/>
              <w:szCs w:val="24"/>
            </w:rPr>
          </w:rPrChange>
        </w:rPr>
        <w:t xml:space="preserve"> Cohen’s </w:t>
      </w:r>
      <w:r>
        <w:rPr>
          <w:i/>
          <w:rPrChange w:id="538" w:author="Stage 2" w:date="2019-09-04T20:28:00Z">
            <w:rPr>
              <w:rFonts w:ascii="Times New Roman" w:eastAsia="Times New Roman" w:hAnsi="Times New Roman" w:cs="Times New Roman"/>
              <w:i/>
              <w:sz w:val="24"/>
              <w:szCs w:val="24"/>
            </w:rPr>
          </w:rPrChange>
        </w:rPr>
        <w:t>d</w:t>
      </w:r>
      <w:r>
        <w:rPr>
          <w:rPrChange w:id="539" w:author="Stage 2" w:date="2019-09-04T20:28:00Z">
            <w:rPr>
              <w:rFonts w:ascii="Times New Roman" w:eastAsia="Times New Roman" w:hAnsi="Times New Roman" w:cs="Times New Roman"/>
              <w:sz w:val="24"/>
              <w:szCs w:val="24"/>
            </w:rPr>
          </w:rPrChange>
        </w:rPr>
        <w:t xml:space="preserve"> = .72</w:t>
      </w:r>
      <w:ins w:id="540" w:author="Stage 2" w:date="2019-09-04T20:28:00Z">
        <w:r>
          <w:t>.</w:t>
        </w:r>
      </w:ins>
      <w:del w:id="541" w:author="Stage 2" w:date="2019-09-04T20:28:00Z">
        <w:r>
          <w:rPr>
            <w:rFonts w:eastAsia="Times New Roman" w:cs="Times New Roman"/>
          </w:rPr>
          <w:delText xml:space="preserve"> according to a meta-analysis (Dunst et al., 2012).</w:delText>
        </w:r>
      </w:del>
      <w:r>
        <w:rPr>
          <w:rPrChange w:id="542" w:author="Stage 2" w:date="2019-09-04T20:28:00Z">
            <w:rPr>
              <w:rFonts w:ascii="Times New Roman" w:eastAsia="Times New Roman" w:hAnsi="Times New Roman" w:cs="Times New Roman"/>
              <w:sz w:val="24"/>
              <w:szCs w:val="24"/>
            </w:rPr>
          </w:rPrChange>
        </w:rPr>
        <w:t xml:space="preserve"> In a paired</w:t>
      </w:r>
      <w:r>
        <w:rPr>
          <w:rPrChange w:id="543" w:author="Stage 2" w:date="2019-09-04T20:28:00Z">
            <w:rPr>
              <w:rFonts w:ascii="Times New Roman" w:eastAsia="Times New Roman" w:hAnsi="Times New Roman" w:cs="Times New Roman"/>
              <w:i/>
              <w:sz w:val="24"/>
              <w:szCs w:val="24"/>
            </w:rPr>
          </w:rPrChange>
        </w:rPr>
        <w:t xml:space="preserve"> </w:t>
      </w:r>
      <w:r>
        <w:rPr>
          <w:i/>
          <w:rPrChange w:id="544" w:author="Stage 2" w:date="2019-09-04T20:28:00Z">
            <w:rPr>
              <w:rFonts w:ascii="Times New Roman" w:eastAsia="Times New Roman" w:hAnsi="Times New Roman" w:cs="Times New Roman"/>
              <w:i/>
              <w:sz w:val="24"/>
              <w:szCs w:val="24"/>
            </w:rPr>
          </w:rPrChange>
        </w:rPr>
        <w:t>t</w:t>
      </w:r>
      <w:r>
        <w:rPr>
          <w:rPrChange w:id="545" w:author="Stage 2" w:date="2019-09-04T20:28:00Z">
            <w:rPr>
              <w:rFonts w:ascii="Times New Roman" w:eastAsia="Times New Roman" w:hAnsi="Times New Roman" w:cs="Times New Roman"/>
              <w:sz w:val="24"/>
              <w:szCs w:val="24"/>
            </w:rPr>
          </w:rPrChange>
        </w:rPr>
        <w:t>-test, 95% power to detect this effect requires 27 participants, and 80% power requires 17. On the basis of these calculations, we asked participating labs to commit to samp</w:t>
      </w:r>
      <w:r>
        <w:rPr>
          <w:rPrChange w:id="546" w:author="Stage 2" w:date="2019-09-04T20:28:00Z">
            <w:rPr>
              <w:rFonts w:ascii="Times New Roman" w:eastAsia="Times New Roman" w:hAnsi="Times New Roman" w:cs="Times New Roman"/>
              <w:sz w:val="24"/>
              <w:szCs w:val="24"/>
            </w:rPr>
          </w:rPrChange>
        </w:rPr>
        <w:t xml:space="preserve">les with a minimum of N = 32 in a single age group. However, given that for many of our analyses, power </w:t>
      </w:r>
      <w:r>
        <w:rPr>
          <w:rPrChange w:id="547" w:author="Stage 2" w:date="2019-09-04T20:28:00Z">
            <w:rPr>
              <w:rFonts w:ascii="Times New Roman" w:eastAsia="Times New Roman" w:hAnsi="Times New Roman" w:cs="Times New Roman"/>
              <w:i/>
              <w:sz w:val="24"/>
              <w:szCs w:val="24"/>
            </w:rPr>
          </w:rPrChange>
        </w:rPr>
        <w:t>across</w:t>
      </w:r>
      <w:r>
        <w:rPr>
          <w:rPrChange w:id="548" w:author="Stage 2" w:date="2019-09-04T20:28:00Z">
            <w:rPr>
              <w:rFonts w:ascii="Times New Roman" w:eastAsia="Times New Roman" w:hAnsi="Times New Roman" w:cs="Times New Roman"/>
              <w:sz w:val="24"/>
              <w:szCs w:val="24"/>
            </w:rPr>
          </w:rPrChange>
        </w:rPr>
        <w:t xml:space="preserve"> labs is more critical than </w:t>
      </w:r>
      <w:r>
        <w:rPr>
          <w:rPrChange w:id="549" w:author="Stage 2" w:date="2019-09-04T20:28:00Z">
            <w:rPr>
              <w:rFonts w:ascii="Times New Roman" w:eastAsia="Times New Roman" w:hAnsi="Times New Roman" w:cs="Times New Roman"/>
              <w:i/>
              <w:sz w:val="24"/>
              <w:szCs w:val="24"/>
            </w:rPr>
          </w:rPrChange>
        </w:rPr>
        <w:t>within</w:t>
      </w:r>
      <w:r>
        <w:rPr>
          <w:rPrChange w:id="550" w:author="Stage 2" w:date="2019-09-04T20:28:00Z">
            <w:rPr>
              <w:rFonts w:ascii="Times New Roman" w:eastAsia="Times New Roman" w:hAnsi="Times New Roman" w:cs="Times New Roman"/>
              <w:sz w:val="24"/>
              <w:szCs w:val="24"/>
            </w:rPr>
          </w:rPrChange>
        </w:rPr>
        <w:t xml:space="preserve"> a lab (Judd, Westfall, &amp; Kenny, 2017), we allowed labs to contribute a “half sample” of N = 16, with the assump</w:t>
      </w:r>
      <w:r>
        <w:rPr>
          <w:rPrChange w:id="551" w:author="Stage 2" w:date="2019-09-04T20:28:00Z">
            <w:rPr>
              <w:rFonts w:ascii="Times New Roman" w:eastAsia="Times New Roman" w:hAnsi="Times New Roman" w:cs="Times New Roman"/>
              <w:sz w:val="24"/>
              <w:szCs w:val="24"/>
            </w:rPr>
          </w:rPrChange>
        </w:rPr>
        <w:t xml:space="preserve">tion that this would increase the number of laboratories capable of participating and allow more laboratories to contribute samples from multiple age bins. We specified that labs </w:t>
      </w:r>
      <w:r>
        <w:rPr>
          <w:rPrChange w:id="552" w:author="Stage 2" w:date="2019-09-04T20:28:00Z">
            <w:rPr>
              <w:rFonts w:ascii="Times New Roman" w:eastAsia="Times New Roman" w:hAnsi="Times New Roman" w:cs="Times New Roman"/>
              <w:sz w:val="24"/>
              <w:szCs w:val="24"/>
            </w:rPr>
          </w:rPrChange>
        </w:rPr>
        <w:lastRenderedPageBreak/>
        <w:t>should recruit with respect to the desired demographic characteristics of the</w:t>
      </w:r>
      <w:r>
        <w:rPr>
          <w:rPrChange w:id="553" w:author="Stage 2" w:date="2019-09-04T20:28:00Z">
            <w:rPr>
              <w:rFonts w:ascii="Times New Roman" w:eastAsia="Times New Roman" w:hAnsi="Times New Roman" w:cs="Times New Roman"/>
              <w:sz w:val="24"/>
              <w:szCs w:val="24"/>
            </w:rPr>
          </w:rPrChange>
        </w:rPr>
        <w:t xml:space="preserve"> study (e.g., full-term infants; see below for full list of exclusion criteria). Given this recruitment strategy, however, we asked that sample Ns be calculated on the basis of the number of total infants tested, not the infants retained after exclusions (</w:t>
      </w:r>
      <w:r>
        <w:rPr>
          <w:rPrChange w:id="554" w:author="Stage 2" w:date="2019-09-04T20:28:00Z">
            <w:rPr>
              <w:rFonts w:ascii="Times New Roman" w:eastAsia="Times New Roman" w:hAnsi="Times New Roman" w:cs="Times New Roman"/>
              <w:sz w:val="24"/>
              <w:szCs w:val="24"/>
            </w:rPr>
          </w:rPrChange>
        </w:rPr>
        <w:t>which were performed centrally as part of the broader data analysis, not at the lab level).</w:t>
      </w:r>
      <w:del w:id="555" w:author="Stage 2" w:date="2019-09-04T20:28:00Z">
        <w:r>
          <w:rPr>
            <w:rFonts w:eastAsia="Times New Roman" w:cs="Times New Roman"/>
          </w:rPr>
          <w:delText xml:space="preserve"> </w:delText>
        </w:r>
      </w:del>
    </w:p>
    <w:p w14:paraId="48A297BD" w14:textId="2D48B11A" w:rsidR="00847E8C" w:rsidRDefault="003C1572">
      <w:pPr>
        <w:pStyle w:val="BodyText"/>
        <w:rPr>
          <w:rPrChange w:id="556" w:author="Stage 2" w:date="2019-09-04T20:28:00Z">
            <w:rPr>
              <w:rFonts w:ascii="Times New Roman" w:eastAsia="Times New Roman" w:hAnsi="Times New Roman" w:cs="Times New Roman"/>
              <w:sz w:val="24"/>
              <w:szCs w:val="24"/>
            </w:rPr>
          </w:rPrChange>
        </w:rPr>
        <w:pPrChange w:id="557" w:author="Stage 2" w:date="2019-09-04T20:28:00Z">
          <w:pPr>
            <w:pBdr>
              <w:top w:val="nil"/>
              <w:left w:val="nil"/>
              <w:bottom w:val="nil"/>
              <w:right w:val="nil"/>
              <w:between w:val="nil"/>
            </w:pBdr>
            <w:spacing w:line="480" w:lineRule="auto"/>
            <w:ind w:firstLine="720"/>
          </w:pPr>
        </w:pPrChange>
      </w:pPr>
      <w:r>
        <w:rPr>
          <w:rPrChange w:id="558" w:author="Stage 2" w:date="2019-09-04T20:28:00Z">
            <w:rPr>
              <w:rFonts w:ascii="Times New Roman" w:eastAsia="Times New Roman" w:hAnsi="Times New Roman" w:cs="Times New Roman"/>
              <w:sz w:val="24"/>
              <w:szCs w:val="24"/>
            </w:rPr>
          </w:rPrChange>
        </w:rPr>
        <w:t>We included data from a lab in our analysis if they were able to achieve the minimum N required for a half-sample in their age bin (</w:t>
      </w:r>
      <m:oMath>
        <m:r>
          <w:ins w:id="559" w:author="Stage 2" w:date="2019-09-04T20:28:00Z">
            <w:rPr>
              <w:rFonts w:ascii="Cambria Math" w:hAnsi="Cambria Math"/>
            </w:rPr>
            <m:t>N</m:t>
          </w:ins>
        </m:r>
        <m:r>
          <w:ins w:id="560" w:author="Stage 2" w:date="2019-09-04T20:28:00Z">
            <w:rPr>
              <w:rFonts w:ascii="Cambria Math" w:hAnsi="Cambria Math"/>
            </w:rPr>
            <m:t>=16</m:t>
          </w:ins>
        </m:r>
      </m:oMath>
      <w:del w:id="561" w:author="Stage 2" w:date="2019-09-04T20:28:00Z">
        <w:r>
          <w:rPr>
            <w:rFonts w:eastAsia="Times New Roman" w:cs="Times New Roman"/>
          </w:rPr>
          <w:delText>N=16</w:delText>
        </w:r>
      </w:del>
      <w:r>
        <w:rPr>
          <w:rPrChange w:id="562" w:author="Stage 2" w:date="2019-09-04T20:28:00Z">
            <w:rPr>
              <w:rFonts w:ascii="Times New Roman" w:eastAsia="Times New Roman" w:hAnsi="Times New Roman" w:cs="Times New Roman"/>
              <w:sz w:val="24"/>
              <w:szCs w:val="24"/>
            </w:rPr>
          </w:rPrChange>
        </w:rPr>
        <w:t>) by the end date of testin</w:t>
      </w:r>
      <w:r>
        <w:rPr>
          <w:rPrChange w:id="563" w:author="Stage 2" w:date="2019-09-04T20:28:00Z">
            <w:rPr>
              <w:rFonts w:ascii="Times New Roman" w:eastAsia="Times New Roman" w:hAnsi="Times New Roman" w:cs="Times New Roman"/>
              <w:sz w:val="24"/>
              <w:szCs w:val="24"/>
            </w:rPr>
          </w:rPrChange>
        </w:rPr>
        <w:t xml:space="preserve">g and if, after exclusions, they contributed </w:t>
      </w:r>
      <w:ins w:id="564" w:author="Stage 2" w:date="2019-09-04T20:28:00Z">
        <w:r>
          <w:t xml:space="preserve">10 or </w:t>
        </w:r>
      </w:ins>
      <w:r>
        <w:rPr>
          <w:rPrChange w:id="565" w:author="Stage 2" w:date="2019-09-04T20:28:00Z">
            <w:rPr>
              <w:rFonts w:ascii="Times New Roman" w:eastAsia="Times New Roman" w:hAnsi="Times New Roman" w:cs="Times New Roman"/>
              <w:sz w:val="24"/>
              <w:szCs w:val="24"/>
            </w:rPr>
          </w:rPrChange>
        </w:rPr>
        <w:t xml:space="preserve">more </w:t>
      </w:r>
      <w:del w:id="566" w:author="Stage 2" w:date="2019-09-04T20:28:00Z">
        <w:r>
          <w:rPr>
            <w:rFonts w:eastAsia="Times New Roman" w:cs="Times New Roman"/>
          </w:rPr>
          <w:delText xml:space="preserve">than 10 </w:delText>
        </w:r>
      </w:del>
      <w:r>
        <w:rPr>
          <w:rPrChange w:id="567" w:author="Stage 2" w:date="2019-09-04T20:28:00Z">
            <w:rPr>
              <w:rFonts w:ascii="Times New Roman" w:eastAsia="Times New Roman" w:hAnsi="Times New Roman" w:cs="Times New Roman"/>
              <w:sz w:val="24"/>
              <w:szCs w:val="24"/>
            </w:rPr>
          </w:rPrChange>
        </w:rPr>
        <w:t>data points</w:t>
      </w:r>
      <w:ins w:id="568" w:author="Stage 2" w:date="2019-09-04T20:28:00Z">
        <w:r>
          <w:t>.</w:t>
        </w:r>
      </w:ins>
      <w:del w:id="569" w:author="Stage 2" w:date="2019-09-04T20:28:00Z">
        <w:r>
          <w:rPr>
            <w:rFonts w:eastAsia="Times New Roman" w:cs="Times New Roman"/>
          </w:rPr>
          <w:delText xml:space="preserve"> (</w:delText>
        </w:r>
        <w:r>
          <w:rPr>
            <w:rFonts w:eastAsia="Times New Roman" w:cs="Times New Roman"/>
            <w:highlight w:val="yellow"/>
          </w:rPr>
          <w:delText>XYZ</w:delText>
        </w:r>
        <w:r>
          <w:rPr>
            <w:rFonts w:eastAsia="Times New Roman" w:cs="Times New Roman"/>
          </w:rPr>
          <w:delText xml:space="preserve"> labs registered but were not included in the final sample because of this criterion).</w:delText>
        </w:r>
      </w:del>
      <w:r>
        <w:rPr>
          <w:rPrChange w:id="570" w:author="Stage 2" w:date="2019-09-04T20:28:00Z">
            <w:rPr>
              <w:rFonts w:ascii="Times New Roman" w:eastAsia="Times New Roman" w:hAnsi="Times New Roman" w:cs="Times New Roman"/>
              <w:sz w:val="24"/>
              <w:szCs w:val="24"/>
            </w:rPr>
          </w:rPrChange>
        </w:rPr>
        <w:t xml:space="preserve"> If a lab collected more than their required sample, we included the extra data as well. Laborat</w:t>
      </w:r>
      <w:r>
        <w:rPr>
          <w:rPrChange w:id="571" w:author="Stage 2" w:date="2019-09-04T20:28:00Z">
            <w:rPr>
              <w:rFonts w:ascii="Times New Roman" w:eastAsia="Times New Roman" w:hAnsi="Times New Roman" w:cs="Times New Roman"/>
              <w:sz w:val="24"/>
              <w:szCs w:val="24"/>
            </w:rPr>
          </w:rPrChange>
        </w:rPr>
        <w:t>ories were cautioned not to consider the data (e.g., whether a statistically significant effect was evident) in their lab</w:t>
      </w:r>
      <w:ins w:id="572" w:author="Stage 2" w:date="2019-09-04T20:28:00Z">
        <w:r>
          <w:t xml:space="preserve"> </w:t>
        </w:r>
      </w:ins>
      <w:del w:id="573" w:author="Stage 2" w:date="2019-09-04T20:28:00Z">
        <w:r>
          <w:rPr>
            <w:rFonts w:eastAsia="Times New Roman" w:cs="Times New Roman"/>
          </w:rPr>
          <w:delText>-</w:delText>
        </w:r>
      </w:del>
      <w:r>
        <w:rPr>
          <w:rPrChange w:id="574" w:author="Stage 2" w:date="2019-09-04T20:28:00Z">
            <w:rPr>
              <w:rFonts w:ascii="Times New Roman" w:eastAsia="Times New Roman" w:hAnsi="Times New Roman" w:cs="Times New Roman"/>
              <w:sz w:val="24"/>
              <w:szCs w:val="24"/>
            </w:rPr>
          </w:rPrChange>
        </w:rPr>
        <w:t>internal decision-making regarding how many infants to recruit/when to stop recruitment.</w:t>
      </w:r>
      <w:del w:id="575" w:author="Stage 2" w:date="2019-09-04T20:28:00Z">
        <w:r>
          <w:rPr>
            <w:rFonts w:eastAsia="Times New Roman" w:cs="Times New Roman"/>
          </w:rPr>
          <w:delText xml:space="preserve"> </w:delText>
        </w:r>
        <w:r>
          <w:rPr>
            <w:rFonts w:eastAsia="Times New Roman" w:cs="Times New Roman"/>
          </w:rPr>
          <w:tab/>
        </w:r>
      </w:del>
    </w:p>
    <w:p w14:paraId="20A4093A" w14:textId="77777777" w:rsidR="00847E8C" w:rsidRDefault="003C1572">
      <w:pPr>
        <w:pBdr>
          <w:top w:val="nil"/>
          <w:left w:val="nil"/>
          <w:bottom w:val="nil"/>
          <w:right w:val="nil"/>
          <w:between w:val="nil"/>
        </w:pBdr>
        <w:spacing w:line="480" w:lineRule="auto"/>
        <w:ind w:firstLine="720"/>
        <w:rPr>
          <w:del w:id="576" w:author="Stage 2" w:date="2019-09-04T20:28:00Z"/>
          <w:rFonts w:ascii="Times New Roman" w:eastAsia="Times New Roman" w:hAnsi="Times New Roman" w:cs="Times New Roman"/>
          <w:sz w:val="24"/>
          <w:szCs w:val="24"/>
        </w:rPr>
      </w:pPr>
      <w:del w:id="577" w:author="Stage 2" w:date="2019-09-04T20:28:00Z">
        <w:r>
          <w:rPr>
            <w:rFonts w:ascii="Times New Roman" w:eastAsia="Times New Roman" w:hAnsi="Times New Roman" w:cs="Times New Roman"/>
            <w:i/>
            <w:sz w:val="24"/>
            <w:szCs w:val="24"/>
          </w:rPr>
          <w:delText xml:space="preserve">Ethics. </w:delText>
        </w:r>
        <w:r>
          <w:rPr>
            <w:rFonts w:ascii="Times New Roman" w:eastAsia="Times New Roman" w:hAnsi="Times New Roman" w:cs="Times New Roman"/>
            <w:sz w:val="24"/>
            <w:szCs w:val="24"/>
          </w:rPr>
          <w:delText>All labs collected data under their</w:delText>
        </w:r>
        <w:r>
          <w:rPr>
            <w:rFonts w:ascii="Times New Roman" w:eastAsia="Times New Roman" w:hAnsi="Times New Roman" w:cs="Times New Roman"/>
            <w:sz w:val="24"/>
            <w:szCs w:val="24"/>
          </w:rPr>
          <w:delText xml:space="preserve"> own independent IRB protocol.</w:delText>
        </w:r>
      </w:del>
      <w:moveFromRangeStart w:id="578" w:author="Stage 2" w:date="2019-09-04T20:28:00Z" w:name="move18521348"/>
      <w:moveFrom w:id="579" w:author="Stage 2" w:date="2019-09-04T20:28:00Z">
        <w:r w:rsidRPr="002D2A45">
          <w:t xml:space="preserve"> Central data analyses used exclusively de-identified data. Identifiable video recordings of individual infant participants were coded and archived locally at each lab; where IRB protocols permitted, video recordings were also</w:t>
        </w:r>
        <w:r w:rsidRPr="002D2A45">
          <w:t xml:space="preserve"> uploaded to </w:t>
        </w:r>
      </w:moveFrom>
      <w:moveFromRangeEnd w:id="578"/>
      <w:del w:id="580" w:author="Stage 2" w:date="2019-09-04T20:28:00Z">
        <w:r>
          <w:rPr>
            <w:rFonts w:ascii="Times New Roman" w:eastAsia="Times New Roman" w:hAnsi="Times New Roman" w:cs="Times New Roman"/>
            <w:sz w:val="24"/>
            <w:szCs w:val="24"/>
          </w:rPr>
          <w:delText>a central controlled-access databank accessible to other researchers. Because these videos were not available for all sites, we did not use video information in centralized analyses across labs (e.g., for decision-making regarding exclusions).</w:delText>
        </w:r>
      </w:del>
    </w:p>
    <w:p w14:paraId="5002B60F" w14:textId="77777777" w:rsidR="00847E8C" w:rsidRDefault="003C1572">
      <w:pPr>
        <w:pStyle w:val="Heading2"/>
        <w:pPrChange w:id="581" w:author="Stage 2" w:date="2019-09-04T20:28:00Z">
          <w:pPr>
            <w:pStyle w:val="Heading2"/>
            <w:pBdr>
              <w:top w:val="nil"/>
              <w:left w:val="nil"/>
              <w:bottom w:val="nil"/>
              <w:right w:val="nil"/>
              <w:between w:val="nil"/>
            </w:pBdr>
          </w:pPr>
        </w:pPrChange>
      </w:pPr>
      <w:bookmarkStart w:id="582" w:name="_mfjkxughxmvx" w:colFirst="0" w:colLast="0"/>
      <w:bookmarkStart w:id="583" w:name="participants"/>
      <w:bookmarkEnd w:id="582"/>
      <w:bookmarkEnd w:id="583"/>
      <w:r>
        <w:t>Participants</w:t>
      </w:r>
    </w:p>
    <w:p w14:paraId="130F3BF0" w14:textId="4E12D19B" w:rsidR="00847E8C" w:rsidRDefault="003C1572">
      <w:pPr>
        <w:pStyle w:val="FirstParagraph"/>
        <w:rPr>
          <w:rPrChange w:id="584" w:author="Stage 2" w:date="2019-09-04T20:28:00Z">
            <w:rPr>
              <w:rFonts w:ascii="Times New Roman" w:eastAsia="Times New Roman" w:hAnsi="Times New Roman" w:cs="Times New Roman"/>
              <w:sz w:val="24"/>
              <w:szCs w:val="24"/>
            </w:rPr>
          </w:rPrChange>
        </w:rPr>
        <w:pPrChange w:id="585" w:author="Stage 2" w:date="2019-09-04T20:28:00Z">
          <w:pPr>
            <w:pBdr>
              <w:top w:val="nil"/>
              <w:left w:val="nil"/>
              <w:bottom w:val="nil"/>
              <w:right w:val="nil"/>
              <w:between w:val="nil"/>
            </w:pBdr>
            <w:spacing w:line="480" w:lineRule="auto"/>
            <w:ind w:firstLine="720"/>
          </w:pPr>
        </w:pPrChange>
      </w:pPr>
      <w:r>
        <w:rPr>
          <w:rPrChange w:id="586" w:author="Stage 2" w:date="2019-09-04T20:28:00Z">
            <w:rPr>
              <w:rFonts w:ascii="Times New Roman" w:eastAsia="Times New Roman" w:hAnsi="Times New Roman" w:cs="Times New Roman"/>
              <w:sz w:val="24"/>
              <w:szCs w:val="24"/>
            </w:rPr>
          </w:rPrChange>
        </w:rPr>
        <w:t xml:space="preserve">Our final sample was comprised of </w:t>
      </w:r>
      <w:ins w:id="587" w:author="Stage 2" w:date="2019-09-04T20:28:00Z">
        <w:r>
          <w:t>2329</w:t>
        </w:r>
      </w:ins>
      <w:del w:id="588" w:author="Stage 2" w:date="2019-09-04T20:28:00Z">
        <w:r>
          <w:rPr>
            <w:rFonts w:eastAsia="Times New Roman" w:cs="Times New Roman"/>
            <w:highlight w:val="yellow"/>
          </w:rPr>
          <w:delText>XYZ</w:delText>
        </w:r>
      </w:del>
      <w:r>
        <w:rPr>
          <w:rPrChange w:id="589" w:author="Stage 2" w:date="2019-09-04T20:28:00Z">
            <w:rPr>
              <w:rFonts w:ascii="Times New Roman" w:eastAsia="Times New Roman" w:hAnsi="Times New Roman" w:cs="Times New Roman"/>
              <w:sz w:val="24"/>
              <w:szCs w:val="24"/>
            </w:rPr>
          </w:rPrChange>
        </w:rPr>
        <w:t xml:space="preserve"> monolingual infants from </w:t>
      </w:r>
      <w:ins w:id="590" w:author="Stage 2" w:date="2019-09-04T20:28:00Z">
        <w:r>
          <w:t>67</w:t>
        </w:r>
      </w:ins>
      <w:del w:id="591" w:author="Stage 2" w:date="2019-09-04T20:28:00Z">
        <w:r>
          <w:rPr>
            <w:rFonts w:eastAsia="Times New Roman" w:cs="Times New Roman"/>
            <w:highlight w:val="yellow"/>
          </w:rPr>
          <w:delText>XYZ</w:delText>
        </w:r>
      </w:del>
      <w:r>
        <w:rPr>
          <w:rPrChange w:id="592" w:author="Stage 2" w:date="2019-09-04T20:28:00Z">
            <w:rPr>
              <w:rFonts w:ascii="Times New Roman" w:eastAsia="Times New Roman" w:hAnsi="Times New Roman" w:cs="Times New Roman"/>
              <w:sz w:val="24"/>
              <w:szCs w:val="24"/>
            </w:rPr>
          </w:rPrChange>
        </w:rPr>
        <w:t xml:space="preserve"> labs (mean sample size per lab: </w:t>
      </w:r>
      <w:ins w:id="593" w:author="Stage 2" w:date="2019-09-04T20:28:00Z">
        <w:r>
          <w:t>34.76</w:t>
        </w:r>
      </w:ins>
      <w:del w:id="594" w:author="Stage 2" w:date="2019-09-04T20:28:00Z">
        <w:r>
          <w:rPr>
            <w:rFonts w:eastAsia="Times New Roman" w:cs="Times New Roman"/>
            <w:highlight w:val="yellow"/>
          </w:rPr>
          <w:delText>XYZ</w:delText>
        </w:r>
      </w:del>
      <w:r>
        <w:rPr>
          <w:rPrChange w:id="595" w:author="Stage 2" w:date="2019-09-04T20:28:00Z">
            <w:rPr>
              <w:rFonts w:ascii="Times New Roman" w:eastAsia="Times New Roman" w:hAnsi="Times New Roman" w:cs="Times New Roman"/>
              <w:sz w:val="24"/>
              <w:szCs w:val="24"/>
            </w:rPr>
          </w:rPrChange>
        </w:rPr>
        <w:t xml:space="preserve">, SD: </w:t>
      </w:r>
      <w:ins w:id="596" w:author="Stage 2" w:date="2019-09-04T20:28:00Z">
        <w:r>
          <w:t>20.33</w:t>
        </w:r>
      </w:ins>
      <w:del w:id="597" w:author="Stage 2" w:date="2019-09-04T20:28:00Z">
        <w:r>
          <w:rPr>
            <w:rFonts w:eastAsia="Times New Roman" w:cs="Times New Roman"/>
            <w:highlight w:val="yellow"/>
          </w:rPr>
          <w:delText>XYZ</w:delText>
        </w:r>
      </w:del>
      <w:r>
        <w:rPr>
          <w:rPrChange w:id="598" w:author="Stage 2" w:date="2019-09-04T20:28:00Z">
            <w:rPr>
              <w:rFonts w:ascii="Times New Roman" w:eastAsia="Times New Roman" w:hAnsi="Times New Roman" w:cs="Times New Roman"/>
              <w:sz w:val="24"/>
              <w:szCs w:val="24"/>
            </w:rPr>
          </w:rPrChange>
        </w:rPr>
        <w:t xml:space="preserve">, range: </w:t>
      </w:r>
      <w:ins w:id="599" w:author="Stage 2" w:date="2019-09-04T20:28:00Z">
        <w:r>
          <w:t>10 – 93; 45 contributed data at multiple ages).</w:t>
        </w:r>
      </w:ins>
      <w:del w:id="600" w:author="Stage 2" w:date="2019-09-04T20:28:00Z">
        <w:r>
          <w:rPr>
            <w:rFonts w:eastAsia="Times New Roman" w:cs="Times New Roman"/>
            <w:highlight w:val="yellow"/>
          </w:rPr>
          <w:delText>XYZ - XYZ</w:delText>
        </w:r>
        <w:r>
          <w:rPr>
            <w:rFonts w:eastAsia="Times New Roman" w:cs="Times New Roman"/>
          </w:rPr>
          <w:delText>).</w:delText>
        </w:r>
      </w:del>
      <w:r>
        <w:rPr>
          <w:rPrChange w:id="601" w:author="Stage 2" w:date="2019-09-04T20:28:00Z">
            <w:rPr>
              <w:rFonts w:ascii="Times New Roman" w:eastAsia="Times New Roman" w:hAnsi="Times New Roman" w:cs="Times New Roman"/>
              <w:sz w:val="24"/>
              <w:szCs w:val="24"/>
            </w:rPr>
          </w:rPrChange>
        </w:rPr>
        <w:t xml:space="preserve"> Demographic exclusions were primarily implemented during recruitment; despite this, </w:t>
      </w:r>
      <w:del w:id="602" w:author="Stage 2" w:date="2019-09-04T20:28:00Z">
        <w:r>
          <w:rPr>
            <w:rFonts w:eastAsia="Times New Roman" w:cs="Times New Roman"/>
          </w:rPr>
          <w:delText xml:space="preserve">an </w:delText>
        </w:r>
      </w:del>
      <w:r>
        <w:rPr>
          <w:rPrChange w:id="603" w:author="Stage 2" w:date="2019-09-04T20:28:00Z">
            <w:rPr>
              <w:rFonts w:ascii="Times New Roman" w:eastAsia="Times New Roman" w:hAnsi="Times New Roman" w:cs="Times New Roman"/>
              <w:sz w:val="24"/>
              <w:szCs w:val="24"/>
            </w:rPr>
          </w:rPrChange>
        </w:rPr>
        <w:t xml:space="preserve">additional </w:t>
      </w:r>
      <w:del w:id="604" w:author="Stage 2" w:date="2019-09-04T20:28:00Z">
        <w:r>
          <w:rPr>
            <w:rFonts w:eastAsia="Times New Roman" w:cs="Times New Roman"/>
            <w:highlight w:val="yellow"/>
          </w:rPr>
          <w:delText>XYZ</w:delText>
        </w:r>
        <w:r>
          <w:rPr>
            <w:rFonts w:eastAsia="Times New Roman" w:cs="Times New Roman"/>
          </w:rPr>
          <w:delText xml:space="preserve"> </w:delText>
        </w:r>
      </w:del>
      <w:r>
        <w:rPr>
          <w:rPrChange w:id="605" w:author="Stage 2" w:date="2019-09-04T20:28:00Z">
            <w:rPr>
              <w:rFonts w:ascii="Times New Roman" w:eastAsia="Times New Roman" w:hAnsi="Times New Roman" w:cs="Times New Roman"/>
              <w:sz w:val="24"/>
              <w:szCs w:val="24"/>
            </w:rPr>
          </w:rPrChange>
        </w:rPr>
        <w:t xml:space="preserve">infants were tested and excluded based on preset criteria (see </w:t>
      </w:r>
      <w:ins w:id="606" w:author="Stage 2" w:date="2019-09-04T20:28:00Z">
        <w:r>
          <w:t xml:space="preserve">Exclusions </w:t>
        </w:r>
      </w:ins>
      <w:r>
        <w:rPr>
          <w:rPrChange w:id="607" w:author="Stage 2" w:date="2019-09-04T20:28:00Z">
            <w:rPr>
              <w:rFonts w:ascii="Times New Roman" w:eastAsia="Times New Roman" w:hAnsi="Times New Roman" w:cs="Times New Roman"/>
              <w:sz w:val="24"/>
              <w:szCs w:val="24"/>
            </w:rPr>
          </w:rPrChange>
        </w:rPr>
        <w:t xml:space="preserve">below for </w:t>
      </w:r>
      <w:ins w:id="608" w:author="Stage 2" w:date="2019-09-04T20:28:00Z">
        <w:r>
          <w:t>percentages). In addition, 2</w:t>
        </w:r>
      </w:ins>
      <w:del w:id="609" w:author="Stage 2" w:date="2019-09-04T20:28:00Z">
        <w:r>
          <w:rPr>
            <w:rFonts w:eastAsia="Times New Roman" w:cs="Times New Roman"/>
          </w:rPr>
          <w:delText xml:space="preserve">specific exclusion numbers). An additional </w:delText>
        </w:r>
        <w:r>
          <w:rPr>
            <w:rFonts w:eastAsia="Times New Roman" w:cs="Times New Roman"/>
            <w:highlight w:val="yellow"/>
          </w:rPr>
          <w:delText>XYZ</w:delText>
        </w:r>
      </w:del>
      <w:r>
        <w:rPr>
          <w:rPrChange w:id="610" w:author="Stage 2" w:date="2019-09-04T20:28:00Z">
            <w:rPr>
              <w:rFonts w:ascii="Times New Roman" w:eastAsia="Times New Roman" w:hAnsi="Times New Roman" w:cs="Times New Roman"/>
              <w:sz w:val="24"/>
              <w:szCs w:val="24"/>
            </w:rPr>
          </w:rPrChange>
        </w:rPr>
        <w:t xml:space="preserve"> labs registered to participate </w:t>
      </w:r>
      <w:r>
        <w:rPr>
          <w:rPrChange w:id="611" w:author="Stage 2" w:date="2019-09-04T20:28:00Z">
            <w:rPr>
              <w:rFonts w:ascii="Times New Roman" w:eastAsia="Times New Roman" w:hAnsi="Times New Roman" w:cs="Times New Roman"/>
              <w:sz w:val="24"/>
              <w:szCs w:val="24"/>
            </w:rPr>
          </w:rPrChange>
        </w:rPr>
        <w:t>but failed to collect data from at least 10 included infants, and so their data were not included. Information about all included labs is given in Table 1.</w:t>
      </w:r>
      <w:del w:id="612" w:author="Stage 2" w:date="2019-09-04T20:28:00Z">
        <w:r>
          <w:rPr>
            <w:rFonts w:eastAsia="Times New Roman" w:cs="Times New Roman"/>
          </w:rPr>
          <w:delText xml:space="preserve"> </w:delText>
        </w:r>
      </w:del>
    </w:p>
    <w:p w14:paraId="4A7B1B89" w14:textId="04448907" w:rsidR="00847E8C" w:rsidRDefault="003C1572">
      <w:pPr>
        <w:pStyle w:val="BodyText"/>
        <w:rPr>
          <w:rFonts w:eastAsia="Times New Roman" w:cs="Times New Roman"/>
        </w:rPr>
        <w:pPrChange w:id="613" w:author="Stage 2" w:date="2019-09-04T20:28:00Z">
          <w:pPr>
            <w:pBdr>
              <w:top w:val="nil"/>
              <w:left w:val="nil"/>
              <w:bottom w:val="nil"/>
              <w:right w:val="nil"/>
              <w:between w:val="nil"/>
            </w:pBdr>
            <w:spacing w:line="480" w:lineRule="auto"/>
            <w:ind w:firstLine="720"/>
          </w:pPr>
        </w:pPrChange>
      </w:pPr>
      <w:r>
        <w:rPr>
          <w:rPrChange w:id="614" w:author="Stage 2" w:date="2019-09-04T20:28:00Z">
            <w:rPr>
              <w:rFonts w:ascii="Times New Roman" w:eastAsia="Times New Roman" w:hAnsi="Times New Roman" w:cs="Times New Roman"/>
              <w:sz w:val="24"/>
              <w:szCs w:val="24"/>
            </w:rPr>
          </w:rPrChange>
        </w:rPr>
        <w:t xml:space="preserve">The mean age of infants included in the study was </w:t>
      </w:r>
      <w:ins w:id="615" w:author="Stage 2" w:date="2019-09-04T20:28:00Z">
        <w:r>
          <w:t>291.99</w:t>
        </w:r>
      </w:ins>
      <w:del w:id="616" w:author="Stage 2" w:date="2019-09-04T20:28:00Z">
        <w:r>
          <w:rPr>
            <w:rFonts w:eastAsia="Times New Roman" w:cs="Times New Roman"/>
            <w:highlight w:val="yellow"/>
          </w:rPr>
          <w:delText>XYZ</w:delText>
        </w:r>
      </w:del>
      <w:r>
        <w:rPr>
          <w:rPrChange w:id="617" w:author="Stage 2" w:date="2019-09-04T20:28:00Z">
            <w:rPr>
              <w:rFonts w:ascii="Times New Roman" w:eastAsia="Times New Roman" w:hAnsi="Times New Roman" w:cs="Times New Roman"/>
              <w:sz w:val="24"/>
              <w:szCs w:val="24"/>
            </w:rPr>
          </w:rPrChange>
        </w:rPr>
        <w:t xml:space="preserve"> days (range: </w:t>
      </w:r>
      <w:ins w:id="618" w:author="Stage 2" w:date="2019-09-04T20:28:00Z">
        <w:r>
          <w:t>92 – 456</w:t>
        </w:r>
      </w:ins>
      <w:del w:id="619" w:author="Stage 2" w:date="2019-09-04T20:28:00Z">
        <w:r>
          <w:rPr>
            <w:rFonts w:eastAsia="Times New Roman" w:cs="Times New Roman"/>
            <w:highlight w:val="yellow"/>
          </w:rPr>
          <w:delText>XYZ - XYZ</w:delText>
        </w:r>
      </w:del>
      <w:r>
        <w:rPr>
          <w:rPrChange w:id="620" w:author="Stage 2" w:date="2019-09-04T20:28:00Z">
            <w:rPr>
              <w:rFonts w:ascii="Times New Roman" w:eastAsia="Times New Roman" w:hAnsi="Times New Roman" w:cs="Times New Roman"/>
              <w:sz w:val="24"/>
              <w:szCs w:val="24"/>
            </w:rPr>
          </w:rPrChange>
        </w:rPr>
        <w:t xml:space="preserve">). There were </w:t>
      </w:r>
      <w:ins w:id="621" w:author="Stage 2" w:date="2019-09-04T20:28:00Z">
        <w:r>
          <w:t>310</w:t>
        </w:r>
      </w:ins>
      <w:del w:id="622" w:author="Stage 2" w:date="2019-09-04T20:28:00Z">
        <w:r>
          <w:rPr>
            <w:rFonts w:eastAsia="Times New Roman" w:cs="Times New Roman"/>
            <w:highlight w:val="yellow"/>
          </w:rPr>
          <w:delText>XYZ</w:delText>
        </w:r>
      </w:del>
      <w:r>
        <w:rPr>
          <w:rPrChange w:id="623" w:author="Stage 2" w:date="2019-09-04T20:28:00Z">
            <w:rPr>
              <w:rFonts w:ascii="Times New Roman" w:eastAsia="Times New Roman" w:hAnsi="Times New Roman" w:cs="Times New Roman"/>
              <w:sz w:val="24"/>
              <w:szCs w:val="24"/>
            </w:rPr>
          </w:rPrChange>
        </w:rPr>
        <w:t xml:space="preserve"> infan</w:t>
      </w:r>
      <w:r>
        <w:rPr>
          <w:rPrChange w:id="624" w:author="Stage 2" w:date="2019-09-04T20:28:00Z">
            <w:rPr>
              <w:rFonts w:ascii="Times New Roman" w:eastAsia="Times New Roman" w:hAnsi="Times New Roman" w:cs="Times New Roman"/>
              <w:sz w:val="24"/>
              <w:szCs w:val="24"/>
            </w:rPr>
          </w:rPrChange>
        </w:rPr>
        <w:t>ts in the 3- to 6-month-old bin (</w:t>
      </w:r>
      <w:ins w:id="625" w:author="Stage 2" w:date="2019-09-04T20:28:00Z">
        <w:r>
          <w:t>23</w:t>
        </w:r>
      </w:ins>
      <w:del w:id="626" w:author="Stage 2" w:date="2019-09-04T20:28:00Z">
        <w:r>
          <w:rPr>
            <w:rFonts w:eastAsia="Times New Roman" w:cs="Times New Roman"/>
            <w:highlight w:val="yellow"/>
          </w:rPr>
          <w:delText>XYZ</w:delText>
        </w:r>
      </w:del>
      <w:r>
        <w:rPr>
          <w:rPrChange w:id="627" w:author="Stage 2" w:date="2019-09-04T20:28:00Z">
            <w:rPr>
              <w:rFonts w:ascii="Times New Roman" w:eastAsia="Times New Roman" w:hAnsi="Times New Roman" w:cs="Times New Roman"/>
              <w:sz w:val="24"/>
              <w:szCs w:val="24"/>
            </w:rPr>
          </w:rPrChange>
        </w:rPr>
        <w:t xml:space="preserve"> labs), </w:t>
      </w:r>
      <w:ins w:id="628" w:author="Stage 2" w:date="2019-09-04T20:28:00Z">
        <w:r>
          <w:t>772</w:t>
        </w:r>
      </w:ins>
      <w:del w:id="629" w:author="Stage 2" w:date="2019-09-04T20:28:00Z">
        <w:r>
          <w:rPr>
            <w:rFonts w:eastAsia="Times New Roman" w:cs="Times New Roman"/>
            <w:highlight w:val="yellow"/>
          </w:rPr>
          <w:delText>XYZ</w:delText>
        </w:r>
      </w:del>
      <w:r>
        <w:rPr>
          <w:rPrChange w:id="630" w:author="Stage 2" w:date="2019-09-04T20:28:00Z">
            <w:rPr>
              <w:rFonts w:ascii="Times New Roman" w:eastAsia="Times New Roman" w:hAnsi="Times New Roman" w:cs="Times New Roman"/>
              <w:sz w:val="24"/>
              <w:szCs w:val="24"/>
            </w:rPr>
          </w:rPrChange>
        </w:rPr>
        <w:t xml:space="preserve"> infants in the 6- to 9-month-old bin (</w:t>
      </w:r>
      <w:ins w:id="631" w:author="Stage 2" w:date="2019-09-04T20:28:00Z">
        <w:r>
          <w:t>49</w:t>
        </w:r>
      </w:ins>
      <w:del w:id="632" w:author="Stage 2" w:date="2019-09-04T20:28:00Z">
        <w:r>
          <w:rPr>
            <w:rFonts w:eastAsia="Times New Roman" w:cs="Times New Roman"/>
            <w:highlight w:val="yellow"/>
          </w:rPr>
          <w:delText>XYZ</w:delText>
        </w:r>
      </w:del>
      <w:r>
        <w:rPr>
          <w:rPrChange w:id="633" w:author="Stage 2" w:date="2019-09-04T20:28:00Z">
            <w:rPr>
              <w:rFonts w:ascii="Times New Roman" w:eastAsia="Times New Roman" w:hAnsi="Times New Roman" w:cs="Times New Roman"/>
              <w:sz w:val="24"/>
              <w:szCs w:val="24"/>
            </w:rPr>
          </w:rPrChange>
        </w:rPr>
        <w:t xml:space="preserve"> labs), </w:t>
      </w:r>
      <w:ins w:id="634" w:author="Stage 2" w:date="2019-09-04T20:28:00Z">
        <w:r>
          <w:t>554</w:t>
        </w:r>
      </w:ins>
      <w:del w:id="635" w:author="Stage 2" w:date="2019-09-04T20:28:00Z">
        <w:r>
          <w:rPr>
            <w:rFonts w:eastAsia="Times New Roman" w:cs="Times New Roman"/>
            <w:highlight w:val="yellow"/>
          </w:rPr>
          <w:delText>XYZ</w:delText>
        </w:r>
      </w:del>
      <w:r>
        <w:rPr>
          <w:rPrChange w:id="636" w:author="Stage 2" w:date="2019-09-04T20:28:00Z">
            <w:rPr>
              <w:rFonts w:ascii="Times New Roman" w:eastAsia="Times New Roman" w:hAnsi="Times New Roman" w:cs="Times New Roman"/>
              <w:sz w:val="24"/>
              <w:szCs w:val="24"/>
            </w:rPr>
          </w:rPrChange>
        </w:rPr>
        <w:t xml:space="preserve"> infants in the 9- to 12-month-old bin (</w:t>
      </w:r>
      <w:ins w:id="637" w:author="Stage 2" w:date="2019-09-04T20:28:00Z">
        <w:r>
          <w:t>35</w:t>
        </w:r>
      </w:ins>
      <w:del w:id="638" w:author="Stage 2" w:date="2019-09-04T20:28:00Z">
        <w:r>
          <w:rPr>
            <w:rFonts w:eastAsia="Times New Roman" w:cs="Times New Roman"/>
            <w:highlight w:val="yellow"/>
          </w:rPr>
          <w:delText>XYZ</w:delText>
        </w:r>
      </w:del>
      <w:r>
        <w:rPr>
          <w:rPrChange w:id="639" w:author="Stage 2" w:date="2019-09-04T20:28:00Z">
            <w:rPr>
              <w:rFonts w:ascii="Times New Roman" w:eastAsia="Times New Roman" w:hAnsi="Times New Roman" w:cs="Times New Roman"/>
              <w:sz w:val="24"/>
              <w:szCs w:val="24"/>
            </w:rPr>
          </w:rPrChange>
        </w:rPr>
        <w:t xml:space="preserve"> labs), and </w:t>
      </w:r>
      <w:ins w:id="640" w:author="Stage 2" w:date="2019-09-04T20:28:00Z">
        <w:r>
          <w:t>693</w:t>
        </w:r>
      </w:ins>
      <w:del w:id="641" w:author="Stage 2" w:date="2019-09-04T20:28:00Z">
        <w:r>
          <w:rPr>
            <w:rFonts w:eastAsia="Times New Roman" w:cs="Times New Roman"/>
            <w:highlight w:val="yellow"/>
          </w:rPr>
          <w:delText>XYZ</w:delText>
        </w:r>
      </w:del>
      <w:r>
        <w:rPr>
          <w:rPrChange w:id="642" w:author="Stage 2" w:date="2019-09-04T20:28:00Z">
            <w:rPr>
              <w:rFonts w:ascii="Times New Roman" w:eastAsia="Times New Roman" w:hAnsi="Times New Roman" w:cs="Times New Roman"/>
              <w:sz w:val="24"/>
              <w:szCs w:val="24"/>
            </w:rPr>
          </w:rPrChange>
        </w:rPr>
        <w:t xml:space="preserve"> infants in the 12- to 15-</w:t>
      </w:r>
      <w:r>
        <w:rPr>
          <w:rPrChange w:id="643" w:author="Stage 2" w:date="2019-09-04T20:28:00Z">
            <w:rPr>
              <w:rFonts w:ascii="Times New Roman" w:eastAsia="Times New Roman" w:hAnsi="Times New Roman" w:cs="Times New Roman"/>
              <w:sz w:val="24"/>
              <w:szCs w:val="24"/>
            </w:rPr>
          </w:rPrChange>
        </w:rPr>
        <w:lastRenderedPageBreak/>
        <w:t>month-old bin (</w:t>
      </w:r>
      <w:ins w:id="644" w:author="Stage 2" w:date="2019-09-04T20:28:00Z">
        <w:r>
          <w:t>42</w:t>
        </w:r>
      </w:ins>
      <w:del w:id="645" w:author="Stage 2" w:date="2019-09-04T20:28:00Z">
        <w:r>
          <w:rPr>
            <w:rFonts w:eastAsia="Times New Roman" w:cs="Times New Roman"/>
            <w:highlight w:val="yellow"/>
          </w:rPr>
          <w:delText>XYZ</w:delText>
        </w:r>
      </w:del>
      <w:r>
        <w:rPr>
          <w:rPrChange w:id="646" w:author="Stage 2" w:date="2019-09-04T20:28:00Z">
            <w:rPr>
              <w:rFonts w:ascii="Times New Roman" w:eastAsia="Times New Roman" w:hAnsi="Times New Roman" w:cs="Times New Roman"/>
              <w:sz w:val="24"/>
              <w:szCs w:val="24"/>
            </w:rPr>
          </w:rPrChange>
        </w:rPr>
        <w:t xml:space="preserve"> labs). </w:t>
      </w:r>
      <w:ins w:id="647" w:author="Stage 2" w:date="2019-09-04T20:28:00Z">
        <w:r>
          <w:t>Many labs collected data in more than one bin. Of the total sample, 1066</w:t>
        </w:r>
      </w:ins>
      <w:del w:id="648" w:author="Stage 2" w:date="2019-09-04T20:28:00Z">
        <w:r>
          <w:rPr>
            <w:rFonts w:eastAsia="Times New Roman" w:cs="Times New Roman"/>
            <w:highlight w:val="yellow"/>
          </w:rPr>
          <w:delText>XYZ</w:delText>
        </w:r>
      </w:del>
      <w:r>
        <w:rPr>
          <w:rPrChange w:id="649" w:author="Stage 2" w:date="2019-09-04T20:28:00Z">
            <w:rPr>
              <w:rFonts w:ascii="Times New Roman" w:eastAsia="Times New Roman" w:hAnsi="Times New Roman" w:cs="Times New Roman"/>
              <w:sz w:val="24"/>
              <w:szCs w:val="24"/>
            </w:rPr>
          </w:rPrChange>
        </w:rPr>
        <w:t xml:space="preserve"> infants (from </w:t>
      </w:r>
      <w:ins w:id="650" w:author="Stage 2" w:date="2019-09-04T20:28:00Z">
        <w:r>
          <w:t>30</w:t>
        </w:r>
      </w:ins>
      <w:del w:id="651" w:author="Stage 2" w:date="2019-09-04T20:28:00Z">
        <w:r>
          <w:rPr>
            <w:rFonts w:eastAsia="Times New Roman" w:cs="Times New Roman"/>
            <w:highlight w:val="yellow"/>
          </w:rPr>
          <w:delText>XYZ</w:delText>
        </w:r>
      </w:del>
      <w:r>
        <w:rPr>
          <w:rPrChange w:id="652" w:author="Stage 2" w:date="2019-09-04T20:28:00Z">
            <w:rPr>
              <w:rFonts w:ascii="Times New Roman" w:eastAsia="Times New Roman" w:hAnsi="Times New Roman" w:cs="Times New Roman"/>
              <w:sz w:val="24"/>
              <w:szCs w:val="24"/>
            </w:rPr>
          </w:rPrChange>
        </w:rPr>
        <w:t xml:space="preserve"> labs) were acquiring NAE, and </w:t>
      </w:r>
      <w:ins w:id="653" w:author="Stage 2" w:date="2019-09-04T20:28:00Z">
        <w:r>
          <w:t>1263</w:t>
        </w:r>
      </w:ins>
      <w:del w:id="654" w:author="Stage 2" w:date="2019-09-04T20:28:00Z">
        <w:r>
          <w:rPr>
            <w:rFonts w:eastAsia="Times New Roman" w:cs="Times New Roman"/>
            <w:highlight w:val="yellow"/>
          </w:rPr>
          <w:delText>XYZ</w:delText>
        </w:r>
      </w:del>
      <w:r>
        <w:rPr>
          <w:rPrChange w:id="655" w:author="Stage 2" w:date="2019-09-04T20:28:00Z">
            <w:rPr>
              <w:rFonts w:ascii="Times New Roman" w:eastAsia="Times New Roman" w:hAnsi="Times New Roman" w:cs="Times New Roman"/>
              <w:sz w:val="24"/>
              <w:szCs w:val="24"/>
            </w:rPr>
          </w:rPrChange>
        </w:rPr>
        <w:t xml:space="preserve"> infants (from </w:t>
      </w:r>
      <w:ins w:id="656" w:author="Stage 2" w:date="2019-09-04T20:28:00Z">
        <w:r>
          <w:t>37</w:t>
        </w:r>
      </w:ins>
      <w:del w:id="657" w:author="Stage 2" w:date="2019-09-04T20:28:00Z">
        <w:r>
          <w:rPr>
            <w:rFonts w:eastAsia="Times New Roman" w:cs="Times New Roman"/>
            <w:highlight w:val="yellow"/>
          </w:rPr>
          <w:delText>XYZ</w:delText>
        </w:r>
      </w:del>
      <w:r>
        <w:rPr>
          <w:rPrChange w:id="658" w:author="Stage 2" w:date="2019-09-04T20:28:00Z">
            <w:rPr>
              <w:rFonts w:ascii="Times New Roman" w:eastAsia="Times New Roman" w:hAnsi="Times New Roman" w:cs="Times New Roman"/>
              <w:sz w:val="24"/>
              <w:szCs w:val="24"/>
            </w:rPr>
          </w:rPrChange>
        </w:rPr>
        <w:t xml:space="preserve"> labs) were acquiring a language other than NAE. </w:t>
      </w:r>
      <w:ins w:id="659" w:author="Stage 2" w:date="2019-09-04T20:28:00Z">
        <w:r>
          <w:t>As discussed above, a</w:t>
        </w:r>
      </w:ins>
      <w:del w:id="660" w:author="Stage 2" w:date="2019-09-04T20:28:00Z">
        <w:r>
          <w:rPr>
            <w:rFonts w:eastAsia="Times New Roman" w:cs="Times New Roman"/>
          </w:rPr>
          <w:delText>A</w:delText>
        </w:r>
      </w:del>
      <w:r>
        <w:rPr>
          <w:rPrChange w:id="661" w:author="Stage 2" w:date="2019-09-04T20:28:00Z">
            <w:rPr>
              <w:rFonts w:ascii="Times New Roman" w:eastAsia="Times New Roman" w:hAnsi="Times New Roman" w:cs="Times New Roman"/>
              <w:sz w:val="24"/>
              <w:szCs w:val="24"/>
            </w:rPr>
          </w:rPrChange>
        </w:rPr>
        <w:t xml:space="preserve"> separate sample of bilingual children was tested in a parallel investigation, but these data are not reported in the current manuscript.</w:t>
      </w:r>
    </w:p>
    <w:p w14:paraId="6FDC3D32" w14:textId="77777777" w:rsidR="00847E8C" w:rsidRPr="002D2A45" w:rsidRDefault="00847E8C">
      <w:pPr>
        <w:pStyle w:val="BodyText"/>
        <w:rPr>
          <w:moveFrom w:id="662" w:author="Stage 2" w:date="2019-09-04T20:28:00Z"/>
        </w:rPr>
        <w:pPrChange w:id="663" w:author="Stage 2" w:date="2019-09-04T20:28:00Z">
          <w:pPr>
            <w:pBdr>
              <w:top w:val="nil"/>
              <w:left w:val="nil"/>
              <w:bottom w:val="nil"/>
              <w:right w:val="nil"/>
              <w:between w:val="nil"/>
            </w:pBdr>
            <w:spacing w:line="480" w:lineRule="auto"/>
          </w:pPr>
        </w:pPrChange>
      </w:pPr>
      <w:moveFromRangeStart w:id="664" w:author="Stage 2" w:date="2019-09-04T20:28:00Z" w:name="move18521349"/>
    </w:p>
    <w:p w14:paraId="6F248C9D" w14:textId="77777777" w:rsidR="00847E8C" w:rsidRDefault="003C1572">
      <w:pPr>
        <w:pBdr>
          <w:top w:val="nil"/>
          <w:left w:val="nil"/>
          <w:bottom w:val="nil"/>
          <w:right w:val="nil"/>
          <w:between w:val="nil"/>
        </w:pBdr>
        <w:spacing w:line="480" w:lineRule="auto"/>
        <w:rPr>
          <w:del w:id="665" w:author="Stage 2" w:date="2019-09-04T20:28:00Z"/>
          <w:rFonts w:ascii="Times New Roman" w:eastAsia="Times New Roman" w:hAnsi="Times New Roman" w:cs="Times New Roman"/>
          <w:sz w:val="24"/>
          <w:szCs w:val="24"/>
        </w:rPr>
      </w:pPr>
      <w:moveFrom w:id="666" w:author="Stage 2" w:date="2019-09-04T20:28:00Z">
        <w:r w:rsidRPr="002D2A45">
          <w:t xml:space="preserve">Table </w:t>
        </w:r>
      </w:moveFrom>
      <w:moveFromRangeEnd w:id="664"/>
      <w:del w:id="667" w:author="Stage 2" w:date="2019-09-04T20:28:00Z">
        <w:r>
          <w:rPr>
            <w:rFonts w:ascii="Times New Roman" w:eastAsia="Times New Roman" w:hAnsi="Times New Roman" w:cs="Times New Roman"/>
            <w:sz w:val="24"/>
            <w:szCs w:val="24"/>
          </w:rPr>
          <w:delText>1. Detail</w:delText>
        </w:r>
        <w:r>
          <w:rPr>
            <w:rFonts w:ascii="Times New Roman" w:eastAsia="Times New Roman" w:hAnsi="Times New Roman" w:cs="Times New Roman"/>
            <w:sz w:val="24"/>
            <w:szCs w:val="24"/>
          </w:rPr>
          <w:delText xml:space="preserve">s about included labs. For methods, CF = Central Fixation, HPP = Head-turn Preference Procedure, ET = Eye-tracking. </w:delText>
        </w:r>
      </w:del>
    </w:p>
    <w:tbl>
      <w:tblPr>
        <w:tblStyle w:val="a"/>
        <w:tblW w:w="91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855"/>
        <w:gridCol w:w="1425"/>
        <w:gridCol w:w="690"/>
        <w:gridCol w:w="2040"/>
        <w:gridCol w:w="1170"/>
      </w:tblGrid>
      <w:tr w:rsidR="00847E8C" w14:paraId="1DB72678" w14:textId="77777777">
        <w:trPr>
          <w:del w:id="668" w:author="Stage 2" w:date="2019-09-04T20:28:00Z"/>
        </w:trPr>
        <w:tc>
          <w:tcPr>
            <w:tcW w:w="3855" w:type="dxa"/>
            <w:shd w:val="clear" w:color="auto" w:fill="auto"/>
            <w:tcMar>
              <w:top w:w="100" w:type="dxa"/>
              <w:left w:w="100" w:type="dxa"/>
              <w:bottom w:w="100" w:type="dxa"/>
              <w:right w:w="100" w:type="dxa"/>
            </w:tcMar>
          </w:tcPr>
          <w:p w14:paraId="68336123" w14:textId="77777777" w:rsidR="00847E8C" w:rsidRDefault="003C1572">
            <w:pPr>
              <w:widowControl w:val="0"/>
              <w:pBdr>
                <w:top w:val="nil"/>
                <w:left w:val="nil"/>
                <w:bottom w:val="nil"/>
                <w:right w:val="nil"/>
                <w:between w:val="nil"/>
              </w:pBdr>
              <w:spacing w:line="240" w:lineRule="auto"/>
              <w:rPr>
                <w:del w:id="669" w:author="Stage 2" w:date="2019-09-04T20:28:00Z"/>
                <w:rFonts w:ascii="Times New Roman" w:eastAsia="Times New Roman" w:hAnsi="Times New Roman" w:cs="Times New Roman"/>
                <w:b/>
                <w:sz w:val="24"/>
                <w:szCs w:val="24"/>
              </w:rPr>
            </w:pPr>
            <w:del w:id="670" w:author="Stage 2" w:date="2019-09-04T20:28:00Z">
              <w:r>
                <w:rPr>
                  <w:rFonts w:ascii="Times New Roman" w:eastAsia="Times New Roman" w:hAnsi="Times New Roman" w:cs="Times New Roman"/>
                  <w:b/>
                  <w:sz w:val="24"/>
                  <w:szCs w:val="24"/>
                </w:rPr>
                <w:delText>Lab Location</w:delText>
              </w:r>
            </w:del>
          </w:p>
        </w:tc>
        <w:tc>
          <w:tcPr>
            <w:tcW w:w="1425" w:type="dxa"/>
            <w:shd w:val="clear" w:color="auto" w:fill="auto"/>
            <w:tcMar>
              <w:top w:w="100" w:type="dxa"/>
              <w:left w:w="100" w:type="dxa"/>
              <w:bottom w:w="100" w:type="dxa"/>
              <w:right w:w="100" w:type="dxa"/>
            </w:tcMar>
          </w:tcPr>
          <w:p w14:paraId="16227088" w14:textId="77777777" w:rsidR="00847E8C" w:rsidRDefault="003C1572">
            <w:pPr>
              <w:widowControl w:val="0"/>
              <w:pBdr>
                <w:top w:val="nil"/>
                <w:left w:val="nil"/>
                <w:bottom w:val="nil"/>
                <w:right w:val="nil"/>
                <w:between w:val="nil"/>
              </w:pBdr>
              <w:spacing w:line="240" w:lineRule="auto"/>
              <w:rPr>
                <w:del w:id="671" w:author="Stage 2" w:date="2019-09-04T20:28:00Z"/>
                <w:rFonts w:ascii="Times New Roman" w:eastAsia="Times New Roman" w:hAnsi="Times New Roman" w:cs="Times New Roman"/>
                <w:b/>
                <w:sz w:val="24"/>
                <w:szCs w:val="24"/>
              </w:rPr>
            </w:pPr>
            <w:del w:id="672" w:author="Stage 2" w:date="2019-09-04T20:28:00Z">
              <w:r>
                <w:rPr>
                  <w:rFonts w:ascii="Times New Roman" w:eastAsia="Times New Roman" w:hAnsi="Times New Roman" w:cs="Times New Roman"/>
                  <w:b/>
                  <w:sz w:val="24"/>
                  <w:szCs w:val="24"/>
                </w:rPr>
                <w:delText>Mean age</w:delText>
              </w:r>
            </w:del>
          </w:p>
        </w:tc>
        <w:tc>
          <w:tcPr>
            <w:tcW w:w="690" w:type="dxa"/>
            <w:shd w:val="clear" w:color="auto" w:fill="auto"/>
            <w:tcMar>
              <w:top w:w="100" w:type="dxa"/>
              <w:left w:w="100" w:type="dxa"/>
              <w:bottom w:w="100" w:type="dxa"/>
              <w:right w:w="100" w:type="dxa"/>
            </w:tcMar>
          </w:tcPr>
          <w:p w14:paraId="4243CBB3" w14:textId="77777777" w:rsidR="00847E8C" w:rsidRDefault="003C1572">
            <w:pPr>
              <w:widowControl w:val="0"/>
              <w:pBdr>
                <w:top w:val="nil"/>
                <w:left w:val="nil"/>
                <w:bottom w:val="nil"/>
                <w:right w:val="nil"/>
                <w:between w:val="nil"/>
              </w:pBdr>
              <w:spacing w:line="240" w:lineRule="auto"/>
              <w:rPr>
                <w:del w:id="673" w:author="Stage 2" w:date="2019-09-04T20:28:00Z"/>
                <w:rFonts w:ascii="Times New Roman" w:eastAsia="Times New Roman" w:hAnsi="Times New Roman" w:cs="Times New Roman"/>
                <w:b/>
                <w:sz w:val="24"/>
                <w:szCs w:val="24"/>
              </w:rPr>
            </w:pPr>
            <w:del w:id="674" w:author="Stage 2" w:date="2019-09-04T20:28:00Z">
              <w:r>
                <w:rPr>
                  <w:rFonts w:ascii="Times New Roman" w:eastAsia="Times New Roman" w:hAnsi="Times New Roman" w:cs="Times New Roman"/>
                  <w:b/>
                  <w:sz w:val="24"/>
                  <w:szCs w:val="24"/>
                </w:rPr>
                <w:delText xml:space="preserve">N </w:delText>
              </w:r>
            </w:del>
          </w:p>
        </w:tc>
        <w:tc>
          <w:tcPr>
            <w:tcW w:w="2040" w:type="dxa"/>
            <w:shd w:val="clear" w:color="auto" w:fill="auto"/>
            <w:tcMar>
              <w:top w:w="100" w:type="dxa"/>
              <w:left w:w="100" w:type="dxa"/>
              <w:bottom w:w="100" w:type="dxa"/>
              <w:right w:w="100" w:type="dxa"/>
            </w:tcMar>
          </w:tcPr>
          <w:p w14:paraId="3DEA7801" w14:textId="77777777" w:rsidR="00847E8C" w:rsidRDefault="003C1572">
            <w:pPr>
              <w:widowControl w:val="0"/>
              <w:pBdr>
                <w:top w:val="nil"/>
                <w:left w:val="nil"/>
                <w:bottom w:val="nil"/>
                <w:right w:val="nil"/>
                <w:between w:val="nil"/>
              </w:pBdr>
              <w:spacing w:line="240" w:lineRule="auto"/>
              <w:rPr>
                <w:del w:id="675" w:author="Stage 2" w:date="2019-09-04T20:28:00Z"/>
                <w:rFonts w:ascii="Times New Roman" w:eastAsia="Times New Roman" w:hAnsi="Times New Roman" w:cs="Times New Roman"/>
                <w:b/>
                <w:sz w:val="24"/>
                <w:szCs w:val="24"/>
              </w:rPr>
            </w:pPr>
            <w:del w:id="676" w:author="Stage 2" w:date="2019-09-04T20:28:00Z">
              <w:r>
                <w:rPr>
                  <w:rFonts w:ascii="Times New Roman" w:eastAsia="Times New Roman" w:hAnsi="Times New Roman" w:cs="Times New Roman"/>
                  <w:b/>
                  <w:sz w:val="24"/>
                  <w:szCs w:val="24"/>
                </w:rPr>
                <w:delText>Native language</w:delText>
              </w:r>
            </w:del>
          </w:p>
        </w:tc>
        <w:tc>
          <w:tcPr>
            <w:tcW w:w="1170" w:type="dxa"/>
            <w:shd w:val="clear" w:color="auto" w:fill="auto"/>
            <w:tcMar>
              <w:top w:w="100" w:type="dxa"/>
              <w:left w:w="100" w:type="dxa"/>
              <w:bottom w:w="100" w:type="dxa"/>
              <w:right w:w="100" w:type="dxa"/>
            </w:tcMar>
          </w:tcPr>
          <w:p w14:paraId="670AA05E" w14:textId="77777777" w:rsidR="00847E8C" w:rsidRDefault="003C1572">
            <w:pPr>
              <w:widowControl w:val="0"/>
              <w:pBdr>
                <w:top w:val="nil"/>
                <w:left w:val="nil"/>
                <w:bottom w:val="nil"/>
                <w:right w:val="nil"/>
                <w:between w:val="nil"/>
              </w:pBdr>
              <w:spacing w:line="240" w:lineRule="auto"/>
              <w:rPr>
                <w:del w:id="677" w:author="Stage 2" w:date="2019-09-04T20:28:00Z"/>
                <w:rFonts w:ascii="Times New Roman" w:eastAsia="Times New Roman" w:hAnsi="Times New Roman" w:cs="Times New Roman"/>
                <w:b/>
                <w:sz w:val="24"/>
                <w:szCs w:val="24"/>
              </w:rPr>
            </w:pPr>
            <w:del w:id="678" w:author="Stage 2" w:date="2019-09-04T20:28:00Z">
              <w:r>
                <w:rPr>
                  <w:rFonts w:ascii="Times New Roman" w:eastAsia="Times New Roman" w:hAnsi="Times New Roman" w:cs="Times New Roman"/>
                  <w:b/>
                  <w:sz w:val="24"/>
                  <w:szCs w:val="24"/>
                </w:rPr>
                <w:delText>Method</w:delText>
              </w:r>
            </w:del>
          </w:p>
        </w:tc>
      </w:tr>
      <w:tr w:rsidR="00847E8C" w14:paraId="76735649" w14:textId="77777777">
        <w:trPr>
          <w:del w:id="679" w:author="Stage 2" w:date="2019-09-04T20:28:00Z"/>
        </w:trPr>
        <w:tc>
          <w:tcPr>
            <w:tcW w:w="3855" w:type="dxa"/>
            <w:shd w:val="clear" w:color="auto" w:fill="auto"/>
            <w:tcMar>
              <w:top w:w="100" w:type="dxa"/>
              <w:left w:w="100" w:type="dxa"/>
              <w:bottom w:w="100" w:type="dxa"/>
              <w:right w:w="100" w:type="dxa"/>
            </w:tcMar>
            <w:vAlign w:val="center"/>
          </w:tcPr>
          <w:p w14:paraId="164B87C9" w14:textId="77777777" w:rsidR="00847E8C" w:rsidRDefault="003C1572">
            <w:pPr>
              <w:widowControl w:val="0"/>
              <w:pBdr>
                <w:top w:val="nil"/>
                <w:left w:val="nil"/>
                <w:bottom w:val="nil"/>
                <w:right w:val="nil"/>
                <w:between w:val="nil"/>
              </w:pBdr>
              <w:spacing w:line="240" w:lineRule="auto"/>
              <w:rPr>
                <w:del w:id="680" w:author="Stage 2" w:date="2019-09-04T20:28:00Z"/>
                <w:rFonts w:ascii="Times New Roman" w:eastAsia="Times New Roman" w:hAnsi="Times New Roman" w:cs="Times New Roman"/>
                <w:sz w:val="24"/>
                <w:szCs w:val="24"/>
                <w:highlight w:val="yellow"/>
              </w:rPr>
            </w:pPr>
            <w:del w:id="681" w:author="Stage 2" w:date="2019-09-04T20:28:00Z">
              <w:r>
                <w:rPr>
                  <w:rFonts w:ascii="Times New Roman" w:eastAsia="Times New Roman" w:hAnsi="Times New Roman" w:cs="Times New Roman"/>
                  <w:sz w:val="24"/>
                  <w:szCs w:val="24"/>
                  <w:highlight w:val="yellow"/>
                </w:rPr>
                <w:delText>Oxford Brookes University</w:delText>
              </w:r>
            </w:del>
          </w:p>
        </w:tc>
        <w:tc>
          <w:tcPr>
            <w:tcW w:w="1425" w:type="dxa"/>
            <w:shd w:val="clear" w:color="auto" w:fill="auto"/>
            <w:tcMar>
              <w:top w:w="100" w:type="dxa"/>
              <w:left w:w="100" w:type="dxa"/>
              <w:bottom w:w="100" w:type="dxa"/>
              <w:right w:w="100" w:type="dxa"/>
            </w:tcMar>
            <w:vAlign w:val="center"/>
          </w:tcPr>
          <w:p w14:paraId="6AA4FAB7" w14:textId="77777777" w:rsidR="00847E8C" w:rsidRDefault="003C1572">
            <w:pPr>
              <w:widowControl w:val="0"/>
              <w:pBdr>
                <w:top w:val="nil"/>
                <w:left w:val="nil"/>
                <w:bottom w:val="nil"/>
                <w:right w:val="nil"/>
                <w:between w:val="nil"/>
              </w:pBdr>
              <w:spacing w:line="240" w:lineRule="auto"/>
              <w:rPr>
                <w:del w:id="682" w:author="Stage 2" w:date="2019-09-04T20:28:00Z"/>
                <w:rFonts w:ascii="Times New Roman" w:eastAsia="Times New Roman" w:hAnsi="Times New Roman" w:cs="Times New Roman"/>
                <w:sz w:val="24"/>
                <w:szCs w:val="24"/>
                <w:highlight w:val="yellow"/>
              </w:rPr>
            </w:pPr>
            <w:del w:id="683" w:author="Stage 2" w:date="2019-09-04T20:28:00Z">
              <w:r>
                <w:rPr>
                  <w:rFonts w:ascii="Times New Roman" w:eastAsia="Times New Roman" w:hAnsi="Times New Roman" w:cs="Times New Roman"/>
                  <w:sz w:val="24"/>
                  <w:szCs w:val="24"/>
                  <w:highlight w:val="yellow"/>
                </w:rPr>
                <w:delText>12.8</w:delText>
              </w:r>
            </w:del>
          </w:p>
        </w:tc>
        <w:tc>
          <w:tcPr>
            <w:tcW w:w="690" w:type="dxa"/>
            <w:shd w:val="clear" w:color="auto" w:fill="auto"/>
            <w:tcMar>
              <w:top w:w="100" w:type="dxa"/>
              <w:left w:w="100" w:type="dxa"/>
              <w:bottom w:w="100" w:type="dxa"/>
              <w:right w:w="100" w:type="dxa"/>
            </w:tcMar>
          </w:tcPr>
          <w:p w14:paraId="5633305F" w14:textId="77777777" w:rsidR="00847E8C" w:rsidRDefault="003C1572">
            <w:pPr>
              <w:widowControl w:val="0"/>
              <w:pBdr>
                <w:top w:val="nil"/>
                <w:left w:val="nil"/>
                <w:bottom w:val="nil"/>
                <w:right w:val="nil"/>
                <w:between w:val="nil"/>
              </w:pBdr>
              <w:spacing w:line="240" w:lineRule="auto"/>
              <w:rPr>
                <w:del w:id="684" w:author="Stage 2" w:date="2019-09-04T20:28:00Z"/>
                <w:rFonts w:ascii="Times New Roman" w:eastAsia="Times New Roman" w:hAnsi="Times New Roman" w:cs="Times New Roman"/>
                <w:sz w:val="24"/>
                <w:szCs w:val="24"/>
                <w:highlight w:val="yellow"/>
              </w:rPr>
            </w:pPr>
            <w:del w:id="685" w:author="Stage 2" w:date="2019-09-04T20:28:00Z">
              <w:r>
                <w:rPr>
                  <w:rFonts w:ascii="Times New Roman" w:eastAsia="Times New Roman" w:hAnsi="Times New Roman" w:cs="Times New Roman"/>
                  <w:sz w:val="24"/>
                  <w:szCs w:val="24"/>
                  <w:highlight w:val="yellow"/>
                </w:rPr>
                <w:delText>5</w:delText>
              </w:r>
            </w:del>
          </w:p>
        </w:tc>
        <w:tc>
          <w:tcPr>
            <w:tcW w:w="2040" w:type="dxa"/>
            <w:shd w:val="clear" w:color="auto" w:fill="auto"/>
            <w:tcMar>
              <w:top w:w="100" w:type="dxa"/>
              <w:left w:w="100" w:type="dxa"/>
              <w:bottom w:w="100" w:type="dxa"/>
              <w:right w:w="100" w:type="dxa"/>
            </w:tcMar>
          </w:tcPr>
          <w:p w14:paraId="04D389F4" w14:textId="77777777" w:rsidR="00847E8C" w:rsidRDefault="003C1572">
            <w:pPr>
              <w:widowControl w:val="0"/>
              <w:pBdr>
                <w:top w:val="nil"/>
                <w:left w:val="nil"/>
                <w:bottom w:val="nil"/>
                <w:right w:val="nil"/>
                <w:between w:val="nil"/>
              </w:pBdr>
              <w:spacing w:line="240" w:lineRule="auto"/>
              <w:rPr>
                <w:del w:id="686" w:author="Stage 2" w:date="2019-09-04T20:28:00Z"/>
                <w:rFonts w:ascii="Times New Roman" w:eastAsia="Times New Roman" w:hAnsi="Times New Roman" w:cs="Times New Roman"/>
                <w:sz w:val="24"/>
                <w:szCs w:val="24"/>
                <w:highlight w:val="yellow"/>
              </w:rPr>
            </w:pPr>
            <w:del w:id="687" w:author="Stage 2" w:date="2019-09-04T20:28:00Z">
              <w:r>
                <w:rPr>
                  <w:rFonts w:ascii="Times New Roman" w:eastAsia="Times New Roman" w:hAnsi="Times New Roman" w:cs="Times New Roman"/>
                  <w:sz w:val="24"/>
                  <w:szCs w:val="24"/>
                  <w:highlight w:val="yellow"/>
                </w:rPr>
                <w:delText>English (British)</w:delText>
              </w:r>
            </w:del>
          </w:p>
        </w:tc>
        <w:tc>
          <w:tcPr>
            <w:tcW w:w="1170" w:type="dxa"/>
            <w:shd w:val="clear" w:color="auto" w:fill="auto"/>
            <w:tcMar>
              <w:top w:w="100" w:type="dxa"/>
              <w:left w:w="100" w:type="dxa"/>
              <w:bottom w:w="100" w:type="dxa"/>
              <w:right w:w="100" w:type="dxa"/>
            </w:tcMar>
          </w:tcPr>
          <w:p w14:paraId="425FF629" w14:textId="77777777" w:rsidR="00847E8C" w:rsidRDefault="003C1572">
            <w:pPr>
              <w:widowControl w:val="0"/>
              <w:pBdr>
                <w:top w:val="nil"/>
                <w:left w:val="nil"/>
                <w:bottom w:val="nil"/>
                <w:right w:val="nil"/>
                <w:between w:val="nil"/>
              </w:pBdr>
              <w:spacing w:line="240" w:lineRule="auto"/>
              <w:rPr>
                <w:del w:id="688" w:author="Stage 2" w:date="2019-09-04T20:28:00Z"/>
                <w:rFonts w:ascii="Times New Roman" w:eastAsia="Times New Roman" w:hAnsi="Times New Roman" w:cs="Times New Roman"/>
                <w:sz w:val="24"/>
                <w:szCs w:val="24"/>
                <w:highlight w:val="yellow"/>
              </w:rPr>
            </w:pPr>
            <w:del w:id="689" w:author="Stage 2" w:date="2019-09-04T20:28:00Z">
              <w:r>
                <w:rPr>
                  <w:rFonts w:ascii="Times New Roman" w:eastAsia="Times New Roman" w:hAnsi="Times New Roman" w:cs="Times New Roman"/>
                  <w:sz w:val="24"/>
                  <w:szCs w:val="24"/>
                  <w:highlight w:val="yellow"/>
                </w:rPr>
                <w:delText>CF</w:delText>
              </w:r>
            </w:del>
          </w:p>
        </w:tc>
      </w:tr>
      <w:tr w:rsidR="00847E8C" w14:paraId="1D234953" w14:textId="77777777">
        <w:trPr>
          <w:del w:id="690" w:author="Stage 2" w:date="2019-09-04T20:28:00Z"/>
        </w:trPr>
        <w:tc>
          <w:tcPr>
            <w:tcW w:w="3855" w:type="dxa"/>
            <w:shd w:val="clear" w:color="auto" w:fill="auto"/>
            <w:tcMar>
              <w:top w:w="100" w:type="dxa"/>
              <w:left w:w="100" w:type="dxa"/>
              <w:bottom w:w="100" w:type="dxa"/>
              <w:right w:w="100" w:type="dxa"/>
            </w:tcMar>
            <w:vAlign w:val="center"/>
          </w:tcPr>
          <w:p w14:paraId="41C23517" w14:textId="77777777" w:rsidR="00847E8C" w:rsidRDefault="003C1572">
            <w:pPr>
              <w:widowControl w:val="0"/>
              <w:pBdr>
                <w:top w:val="nil"/>
                <w:left w:val="nil"/>
                <w:bottom w:val="nil"/>
                <w:right w:val="nil"/>
                <w:between w:val="nil"/>
              </w:pBdr>
              <w:spacing w:line="240" w:lineRule="auto"/>
              <w:rPr>
                <w:del w:id="691" w:author="Stage 2" w:date="2019-09-04T20:28:00Z"/>
                <w:rFonts w:ascii="Times New Roman" w:eastAsia="Times New Roman" w:hAnsi="Times New Roman" w:cs="Times New Roman"/>
                <w:sz w:val="24"/>
                <w:szCs w:val="24"/>
                <w:highlight w:val="yellow"/>
              </w:rPr>
            </w:pPr>
            <w:del w:id="692" w:author="Stage 2" w:date="2019-09-04T20:28:00Z">
              <w:r>
                <w:rPr>
                  <w:rFonts w:ascii="Times New Roman" w:eastAsia="Times New Roman" w:hAnsi="Times New Roman" w:cs="Times New Roman"/>
                  <w:sz w:val="24"/>
                  <w:szCs w:val="24"/>
                  <w:highlight w:val="yellow"/>
                </w:rPr>
                <w:delText>Ecolé Normale Superieure</w:delText>
              </w:r>
            </w:del>
          </w:p>
        </w:tc>
        <w:tc>
          <w:tcPr>
            <w:tcW w:w="1425" w:type="dxa"/>
            <w:shd w:val="clear" w:color="auto" w:fill="auto"/>
            <w:tcMar>
              <w:top w:w="100" w:type="dxa"/>
              <w:left w:w="100" w:type="dxa"/>
              <w:bottom w:w="100" w:type="dxa"/>
              <w:right w:w="100" w:type="dxa"/>
            </w:tcMar>
            <w:vAlign w:val="center"/>
          </w:tcPr>
          <w:p w14:paraId="527B95E3" w14:textId="77777777" w:rsidR="00847E8C" w:rsidRDefault="003C1572">
            <w:pPr>
              <w:widowControl w:val="0"/>
              <w:pBdr>
                <w:top w:val="nil"/>
                <w:left w:val="nil"/>
                <w:bottom w:val="nil"/>
                <w:right w:val="nil"/>
                <w:between w:val="nil"/>
              </w:pBdr>
              <w:spacing w:line="240" w:lineRule="auto"/>
              <w:rPr>
                <w:del w:id="693" w:author="Stage 2" w:date="2019-09-04T20:28:00Z"/>
                <w:rFonts w:ascii="Times New Roman" w:eastAsia="Times New Roman" w:hAnsi="Times New Roman" w:cs="Times New Roman"/>
                <w:sz w:val="24"/>
                <w:szCs w:val="24"/>
                <w:highlight w:val="yellow"/>
              </w:rPr>
            </w:pPr>
            <w:del w:id="694" w:author="Stage 2" w:date="2019-09-04T20:28:00Z">
              <w:r>
                <w:rPr>
                  <w:rFonts w:ascii="Times New Roman" w:eastAsia="Times New Roman" w:hAnsi="Times New Roman" w:cs="Times New Roman"/>
                  <w:sz w:val="24"/>
                  <w:szCs w:val="24"/>
                  <w:highlight w:val="yellow"/>
                </w:rPr>
                <w:delText>8.5</w:delText>
              </w:r>
            </w:del>
          </w:p>
        </w:tc>
        <w:tc>
          <w:tcPr>
            <w:tcW w:w="690" w:type="dxa"/>
            <w:shd w:val="clear" w:color="auto" w:fill="auto"/>
            <w:tcMar>
              <w:top w:w="100" w:type="dxa"/>
              <w:left w:w="100" w:type="dxa"/>
              <w:bottom w:w="100" w:type="dxa"/>
              <w:right w:w="100" w:type="dxa"/>
            </w:tcMar>
          </w:tcPr>
          <w:p w14:paraId="6A31F9D5" w14:textId="77777777" w:rsidR="00847E8C" w:rsidRDefault="003C1572">
            <w:pPr>
              <w:widowControl w:val="0"/>
              <w:pBdr>
                <w:top w:val="nil"/>
                <w:left w:val="nil"/>
                <w:bottom w:val="nil"/>
                <w:right w:val="nil"/>
                <w:between w:val="nil"/>
              </w:pBdr>
              <w:spacing w:line="240" w:lineRule="auto"/>
              <w:rPr>
                <w:del w:id="695" w:author="Stage 2" w:date="2019-09-04T20:28:00Z"/>
                <w:rFonts w:ascii="Times New Roman" w:eastAsia="Times New Roman" w:hAnsi="Times New Roman" w:cs="Times New Roman"/>
                <w:sz w:val="24"/>
                <w:szCs w:val="24"/>
                <w:highlight w:val="yellow"/>
              </w:rPr>
            </w:pPr>
            <w:del w:id="696" w:author="Stage 2" w:date="2019-09-04T20:28:00Z">
              <w:r>
                <w:rPr>
                  <w:rFonts w:ascii="Times New Roman" w:eastAsia="Times New Roman" w:hAnsi="Times New Roman" w:cs="Times New Roman"/>
                  <w:sz w:val="24"/>
                  <w:szCs w:val="24"/>
                  <w:highlight w:val="yellow"/>
                </w:rPr>
                <w:delText>3</w:delText>
              </w:r>
            </w:del>
          </w:p>
        </w:tc>
        <w:tc>
          <w:tcPr>
            <w:tcW w:w="2040" w:type="dxa"/>
            <w:shd w:val="clear" w:color="auto" w:fill="auto"/>
            <w:tcMar>
              <w:top w:w="100" w:type="dxa"/>
              <w:left w:w="100" w:type="dxa"/>
              <w:bottom w:w="100" w:type="dxa"/>
              <w:right w:w="100" w:type="dxa"/>
            </w:tcMar>
          </w:tcPr>
          <w:p w14:paraId="1A4A4E74" w14:textId="77777777" w:rsidR="00847E8C" w:rsidRDefault="003C1572">
            <w:pPr>
              <w:widowControl w:val="0"/>
              <w:pBdr>
                <w:top w:val="nil"/>
                <w:left w:val="nil"/>
                <w:bottom w:val="nil"/>
                <w:right w:val="nil"/>
                <w:between w:val="nil"/>
              </w:pBdr>
              <w:spacing w:line="240" w:lineRule="auto"/>
              <w:rPr>
                <w:del w:id="697" w:author="Stage 2" w:date="2019-09-04T20:28:00Z"/>
                <w:rFonts w:ascii="Times New Roman" w:eastAsia="Times New Roman" w:hAnsi="Times New Roman" w:cs="Times New Roman"/>
                <w:sz w:val="24"/>
                <w:szCs w:val="24"/>
                <w:highlight w:val="yellow"/>
              </w:rPr>
            </w:pPr>
            <w:del w:id="698" w:author="Stage 2" w:date="2019-09-04T20:28:00Z">
              <w:r>
                <w:rPr>
                  <w:rFonts w:ascii="Times New Roman" w:eastAsia="Times New Roman" w:hAnsi="Times New Roman" w:cs="Times New Roman"/>
                  <w:sz w:val="24"/>
                  <w:szCs w:val="24"/>
                  <w:highlight w:val="yellow"/>
                </w:rPr>
                <w:delText>French</w:delText>
              </w:r>
            </w:del>
          </w:p>
        </w:tc>
        <w:tc>
          <w:tcPr>
            <w:tcW w:w="1170" w:type="dxa"/>
            <w:shd w:val="clear" w:color="auto" w:fill="auto"/>
            <w:tcMar>
              <w:top w:w="100" w:type="dxa"/>
              <w:left w:w="100" w:type="dxa"/>
              <w:bottom w:w="100" w:type="dxa"/>
              <w:right w:w="100" w:type="dxa"/>
            </w:tcMar>
          </w:tcPr>
          <w:p w14:paraId="2FB06519" w14:textId="77777777" w:rsidR="00847E8C" w:rsidRDefault="003C1572">
            <w:pPr>
              <w:widowControl w:val="0"/>
              <w:pBdr>
                <w:top w:val="nil"/>
                <w:left w:val="nil"/>
                <w:bottom w:val="nil"/>
                <w:right w:val="nil"/>
                <w:between w:val="nil"/>
              </w:pBdr>
              <w:spacing w:line="240" w:lineRule="auto"/>
              <w:rPr>
                <w:del w:id="699" w:author="Stage 2" w:date="2019-09-04T20:28:00Z"/>
                <w:rFonts w:ascii="Times New Roman" w:eastAsia="Times New Roman" w:hAnsi="Times New Roman" w:cs="Times New Roman"/>
                <w:sz w:val="24"/>
                <w:szCs w:val="24"/>
                <w:highlight w:val="yellow"/>
              </w:rPr>
            </w:pPr>
            <w:del w:id="700" w:author="Stage 2" w:date="2019-09-04T20:28:00Z">
              <w:r>
                <w:rPr>
                  <w:rFonts w:ascii="Times New Roman" w:eastAsia="Times New Roman" w:hAnsi="Times New Roman" w:cs="Times New Roman"/>
                  <w:sz w:val="24"/>
                  <w:szCs w:val="24"/>
                  <w:highlight w:val="yellow"/>
                </w:rPr>
                <w:delText>HPP</w:delText>
              </w:r>
            </w:del>
          </w:p>
        </w:tc>
      </w:tr>
      <w:tr w:rsidR="00847E8C" w14:paraId="52974F42" w14:textId="77777777">
        <w:trPr>
          <w:del w:id="701" w:author="Stage 2" w:date="2019-09-04T20:28:00Z"/>
        </w:trPr>
        <w:tc>
          <w:tcPr>
            <w:tcW w:w="3855" w:type="dxa"/>
            <w:shd w:val="clear" w:color="auto" w:fill="auto"/>
            <w:tcMar>
              <w:top w:w="100" w:type="dxa"/>
              <w:left w:w="100" w:type="dxa"/>
              <w:bottom w:w="100" w:type="dxa"/>
              <w:right w:w="100" w:type="dxa"/>
            </w:tcMar>
            <w:vAlign w:val="center"/>
          </w:tcPr>
          <w:p w14:paraId="6DC0B570" w14:textId="77777777" w:rsidR="00847E8C" w:rsidRDefault="003C1572">
            <w:pPr>
              <w:widowControl w:val="0"/>
              <w:pBdr>
                <w:top w:val="nil"/>
                <w:left w:val="nil"/>
                <w:bottom w:val="nil"/>
                <w:right w:val="nil"/>
                <w:between w:val="nil"/>
              </w:pBdr>
              <w:spacing w:line="240" w:lineRule="auto"/>
              <w:rPr>
                <w:del w:id="702" w:author="Stage 2" w:date="2019-09-04T20:28:00Z"/>
                <w:rFonts w:ascii="Times New Roman" w:eastAsia="Times New Roman" w:hAnsi="Times New Roman" w:cs="Times New Roman"/>
                <w:sz w:val="24"/>
                <w:szCs w:val="24"/>
                <w:highlight w:val="yellow"/>
              </w:rPr>
            </w:pPr>
            <w:del w:id="703" w:author="Stage 2" w:date="2019-09-04T20:28:00Z">
              <w:r>
                <w:rPr>
                  <w:rFonts w:ascii="Times New Roman" w:eastAsia="Times New Roman" w:hAnsi="Times New Roman" w:cs="Times New Roman"/>
                  <w:sz w:val="24"/>
                  <w:szCs w:val="24"/>
                  <w:highlight w:val="yellow"/>
                </w:rPr>
                <w:delText>Plymouth University</w:delText>
              </w:r>
            </w:del>
          </w:p>
        </w:tc>
        <w:tc>
          <w:tcPr>
            <w:tcW w:w="1425" w:type="dxa"/>
            <w:shd w:val="clear" w:color="auto" w:fill="auto"/>
            <w:tcMar>
              <w:top w:w="100" w:type="dxa"/>
              <w:left w:w="100" w:type="dxa"/>
              <w:bottom w:w="100" w:type="dxa"/>
              <w:right w:w="100" w:type="dxa"/>
            </w:tcMar>
            <w:vAlign w:val="center"/>
          </w:tcPr>
          <w:p w14:paraId="14FD840C" w14:textId="77777777" w:rsidR="00847E8C" w:rsidRDefault="003C1572">
            <w:pPr>
              <w:widowControl w:val="0"/>
              <w:pBdr>
                <w:top w:val="nil"/>
                <w:left w:val="nil"/>
                <w:bottom w:val="nil"/>
                <w:right w:val="nil"/>
                <w:between w:val="nil"/>
              </w:pBdr>
              <w:spacing w:line="240" w:lineRule="auto"/>
              <w:rPr>
                <w:del w:id="704" w:author="Stage 2" w:date="2019-09-04T20:28:00Z"/>
                <w:rFonts w:ascii="Times New Roman" w:eastAsia="Times New Roman" w:hAnsi="Times New Roman" w:cs="Times New Roman"/>
                <w:sz w:val="24"/>
                <w:szCs w:val="24"/>
                <w:highlight w:val="yellow"/>
              </w:rPr>
            </w:pPr>
            <w:del w:id="705" w:author="Stage 2" w:date="2019-09-04T20:28:00Z">
              <w:r>
                <w:rPr>
                  <w:rFonts w:ascii="Times New Roman" w:eastAsia="Times New Roman" w:hAnsi="Times New Roman" w:cs="Times New Roman"/>
                  <w:sz w:val="24"/>
                  <w:szCs w:val="24"/>
                  <w:highlight w:val="yellow"/>
                </w:rPr>
                <w:delText>10.0</w:delText>
              </w:r>
            </w:del>
          </w:p>
        </w:tc>
        <w:tc>
          <w:tcPr>
            <w:tcW w:w="690" w:type="dxa"/>
            <w:shd w:val="clear" w:color="auto" w:fill="auto"/>
            <w:tcMar>
              <w:top w:w="100" w:type="dxa"/>
              <w:left w:w="100" w:type="dxa"/>
              <w:bottom w:w="100" w:type="dxa"/>
              <w:right w:w="100" w:type="dxa"/>
            </w:tcMar>
          </w:tcPr>
          <w:p w14:paraId="5CBF8BA9" w14:textId="77777777" w:rsidR="00847E8C" w:rsidRDefault="003C1572">
            <w:pPr>
              <w:widowControl w:val="0"/>
              <w:pBdr>
                <w:top w:val="nil"/>
                <w:left w:val="nil"/>
                <w:bottom w:val="nil"/>
                <w:right w:val="nil"/>
                <w:between w:val="nil"/>
              </w:pBdr>
              <w:spacing w:line="240" w:lineRule="auto"/>
              <w:rPr>
                <w:del w:id="706" w:author="Stage 2" w:date="2019-09-04T20:28:00Z"/>
                <w:rFonts w:ascii="Times New Roman" w:eastAsia="Times New Roman" w:hAnsi="Times New Roman" w:cs="Times New Roman"/>
                <w:sz w:val="24"/>
                <w:szCs w:val="24"/>
                <w:highlight w:val="yellow"/>
              </w:rPr>
            </w:pPr>
            <w:del w:id="707" w:author="Stage 2" w:date="2019-09-04T20:28:00Z">
              <w:r>
                <w:rPr>
                  <w:rFonts w:ascii="Times New Roman" w:eastAsia="Times New Roman" w:hAnsi="Times New Roman" w:cs="Times New Roman"/>
                  <w:sz w:val="24"/>
                  <w:szCs w:val="24"/>
                  <w:highlight w:val="yellow"/>
                </w:rPr>
                <w:delText>9</w:delText>
              </w:r>
            </w:del>
          </w:p>
        </w:tc>
        <w:tc>
          <w:tcPr>
            <w:tcW w:w="2040" w:type="dxa"/>
            <w:shd w:val="clear" w:color="auto" w:fill="auto"/>
            <w:tcMar>
              <w:top w:w="100" w:type="dxa"/>
              <w:left w:w="100" w:type="dxa"/>
              <w:bottom w:w="100" w:type="dxa"/>
              <w:right w:w="100" w:type="dxa"/>
            </w:tcMar>
          </w:tcPr>
          <w:p w14:paraId="3B5DC14A" w14:textId="77777777" w:rsidR="00847E8C" w:rsidRDefault="003C1572">
            <w:pPr>
              <w:widowControl w:val="0"/>
              <w:pBdr>
                <w:top w:val="nil"/>
                <w:left w:val="nil"/>
                <w:bottom w:val="nil"/>
                <w:right w:val="nil"/>
                <w:between w:val="nil"/>
              </w:pBdr>
              <w:spacing w:line="240" w:lineRule="auto"/>
              <w:rPr>
                <w:del w:id="708" w:author="Stage 2" w:date="2019-09-04T20:28:00Z"/>
                <w:rFonts w:ascii="Times New Roman" w:eastAsia="Times New Roman" w:hAnsi="Times New Roman" w:cs="Times New Roman"/>
                <w:sz w:val="24"/>
                <w:szCs w:val="24"/>
                <w:highlight w:val="yellow"/>
              </w:rPr>
            </w:pPr>
            <w:del w:id="709" w:author="Stage 2" w:date="2019-09-04T20:28:00Z">
              <w:r>
                <w:rPr>
                  <w:rFonts w:ascii="Times New Roman" w:eastAsia="Times New Roman" w:hAnsi="Times New Roman" w:cs="Times New Roman"/>
                  <w:sz w:val="24"/>
                  <w:szCs w:val="24"/>
                  <w:highlight w:val="yellow"/>
                </w:rPr>
                <w:delText>English (British)</w:delText>
              </w:r>
            </w:del>
          </w:p>
        </w:tc>
        <w:tc>
          <w:tcPr>
            <w:tcW w:w="1170" w:type="dxa"/>
            <w:shd w:val="clear" w:color="auto" w:fill="auto"/>
            <w:tcMar>
              <w:top w:w="100" w:type="dxa"/>
              <w:left w:w="100" w:type="dxa"/>
              <w:bottom w:w="100" w:type="dxa"/>
              <w:right w:w="100" w:type="dxa"/>
            </w:tcMar>
          </w:tcPr>
          <w:p w14:paraId="16CD0722" w14:textId="77777777" w:rsidR="00847E8C" w:rsidRDefault="003C1572">
            <w:pPr>
              <w:widowControl w:val="0"/>
              <w:pBdr>
                <w:top w:val="nil"/>
                <w:left w:val="nil"/>
                <w:bottom w:val="nil"/>
                <w:right w:val="nil"/>
                <w:between w:val="nil"/>
              </w:pBdr>
              <w:spacing w:line="240" w:lineRule="auto"/>
              <w:rPr>
                <w:del w:id="710" w:author="Stage 2" w:date="2019-09-04T20:28:00Z"/>
                <w:rFonts w:ascii="Times New Roman" w:eastAsia="Times New Roman" w:hAnsi="Times New Roman" w:cs="Times New Roman"/>
                <w:sz w:val="24"/>
                <w:szCs w:val="24"/>
                <w:highlight w:val="yellow"/>
              </w:rPr>
            </w:pPr>
            <w:del w:id="711" w:author="Stage 2" w:date="2019-09-04T20:28:00Z">
              <w:r>
                <w:rPr>
                  <w:rFonts w:ascii="Times New Roman" w:eastAsia="Times New Roman" w:hAnsi="Times New Roman" w:cs="Times New Roman"/>
                  <w:sz w:val="24"/>
                  <w:szCs w:val="24"/>
                  <w:highlight w:val="yellow"/>
                </w:rPr>
                <w:delText>HPP</w:delText>
              </w:r>
            </w:del>
          </w:p>
        </w:tc>
      </w:tr>
      <w:tr w:rsidR="00847E8C" w14:paraId="301AF36D" w14:textId="77777777">
        <w:trPr>
          <w:del w:id="712" w:author="Stage 2" w:date="2019-09-04T20:28:00Z"/>
        </w:trPr>
        <w:tc>
          <w:tcPr>
            <w:tcW w:w="3855" w:type="dxa"/>
            <w:shd w:val="clear" w:color="auto" w:fill="auto"/>
            <w:tcMar>
              <w:top w:w="100" w:type="dxa"/>
              <w:left w:w="100" w:type="dxa"/>
              <w:bottom w:w="100" w:type="dxa"/>
              <w:right w:w="100" w:type="dxa"/>
            </w:tcMar>
            <w:vAlign w:val="center"/>
          </w:tcPr>
          <w:p w14:paraId="11C881C1" w14:textId="77777777" w:rsidR="00847E8C" w:rsidRDefault="003C1572">
            <w:pPr>
              <w:widowControl w:val="0"/>
              <w:pBdr>
                <w:top w:val="nil"/>
                <w:left w:val="nil"/>
                <w:bottom w:val="nil"/>
                <w:right w:val="nil"/>
                <w:between w:val="nil"/>
              </w:pBdr>
              <w:spacing w:line="240" w:lineRule="auto"/>
              <w:rPr>
                <w:del w:id="713" w:author="Stage 2" w:date="2019-09-04T20:28:00Z"/>
                <w:rFonts w:ascii="Times New Roman" w:eastAsia="Times New Roman" w:hAnsi="Times New Roman" w:cs="Times New Roman"/>
                <w:sz w:val="24"/>
                <w:szCs w:val="24"/>
                <w:highlight w:val="yellow"/>
              </w:rPr>
            </w:pPr>
            <w:del w:id="714" w:author="Stage 2" w:date="2019-09-04T20:28:00Z">
              <w:r>
                <w:rPr>
                  <w:rFonts w:ascii="Times New Roman" w:eastAsia="Times New Roman" w:hAnsi="Times New Roman" w:cs="Times New Roman"/>
                  <w:sz w:val="24"/>
                  <w:szCs w:val="24"/>
                  <w:highlight w:val="yellow"/>
                </w:rPr>
                <w:delText>Stanford University</w:delText>
              </w:r>
            </w:del>
          </w:p>
        </w:tc>
        <w:tc>
          <w:tcPr>
            <w:tcW w:w="1425" w:type="dxa"/>
            <w:shd w:val="clear" w:color="auto" w:fill="auto"/>
            <w:tcMar>
              <w:top w:w="100" w:type="dxa"/>
              <w:left w:w="100" w:type="dxa"/>
              <w:bottom w:w="100" w:type="dxa"/>
              <w:right w:w="100" w:type="dxa"/>
            </w:tcMar>
            <w:vAlign w:val="center"/>
          </w:tcPr>
          <w:p w14:paraId="5426765E" w14:textId="77777777" w:rsidR="00847E8C" w:rsidRDefault="003C1572">
            <w:pPr>
              <w:widowControl w:val="0"/>
              <w:pBdr>
                <w:top w:val="nil"/>
                <w:left w:val="nil"/>
                <w:bottom w:val="nil"/>
                <w:right w:val="nil"/>
                <w:between w:val="nil"/>
              </w:pBdr>
              <w:spacing w:line="240" w:lineRule="auto"/>
              <w:rPr>
                <w:del w:id="715" w:author="Stage 2" w:date="2019-09-04T20:28:00Z"/>
                <w:rFonts w:ascii="Times New Roman" w:eastAsia="Times New Roman" w:hAnsi="Times New Roman" w:cs="Times New Roman"/>
                <w:sz w:val="24"/>
                <w:szCs w:val="24"/>
                <w:highlight w:val="yellow"/>
              </w:rPr>
            </w:pPr>
            <w:del w:id="716" w:author="Stage 2" w:date="2019-09-04T20:28:00Z">
              <w:r>
                <w:rPr>
                  <w:rFonts w:ascii="Times New Roman" w:eastAsia="Times New Roman" w:hAnsi="Times New Roman" w:cs="Times New Roman"/>
                  <w:sz w:val="24"/>
                  <w:szCs w:val="24"/>
                  <w:highlight w:val="yellow"/>
                </w:rPr>
                <w:delText>13.9</w:delText>
              </w:r>
            </w:del>
          </w:p>
        </w:tc>
        <w:tc>
          <w:tcPr>
            <w:tcW w:w="690" w:type="dxa"/>
            <w:shd w:val="clear" w:color="auto" w:fill="auto"/>
            <w:tcMar>
              <w:top w:w="100" w:type="dxa"/>
              <w:left w:w="100" w:type="dxa"/>
              <w:bottom w:w="100" w:type="dxa"/>
              <w:right w:w="100" w:type="dxa"/>
            </w:tcMar>
          </w:tcPr>
          <w:p w14:paraId="6297E942" w14:textId="77777777" w:rsidR="00847E8C" w:rsidRDefault="003C1572">
            <w:pPr>
              <w:widowControl w:val="0"/>
              <w:pBdr>
                <w:top w:val="nil"/>
                <w:left w:val="nil"/>
                <w:bottom w:val="nil"/>
                <w:right w:val="nil"/>
                <w:between w:val="nil"/>
              </w:pBdr>
              <w:spacing w:line="240" w:lineRule="auto"/>
              <w:rPr>
                <w:del w:id="717" w:author="Stage 2" w:date="2019-09-04T20:28:00Z"/>
                <w:rFonts w:ascii="Times New Roman" w:eastAsia="Times New Roman" w:hAnsi="Times New Roman" w:cs="Times New Roman"/>
                <w:sz w:val="24"/>
                <w:szCs w:val="24"/>
                <w:highlight w:val="yellow"/>
              </w:rPr>
            </w:pPr>
            <w:del w:id="718" w:author="Stage 2" w:date="2019-09-04T20:28:00Z">
              <w:r>
                <w:rPr>
                  <w:rFonts w:ascii="Times New Roman" w:eastAsia="Times New Roman" w:hAnsi="Times New Roman" w:cs="Times New Roman"/>
                  <w:sz w:val="24"/>
                  <w:szCs w:val="24"/>
                  <w:highlight w:val="yellow"/>
                </w:rPr>
                <w:delText>14</w:delText>
              </w:r>
            </w:del>
          </w:p>
        </w:tc>
        <w:tc>
          <w:tcPr>
            <w:tcW w:w="2040" w:type="dxa"/>
            <w:shd w:val="clear" w:color="auto" w:fill="auto"/>
            <w:tcMar>
              <w:top w:w="100" w:type="dxa"/>
              <w:left w:w="100" w:type="dxa"/>
              <w:bottom w:w="100" w:type="dxa"/>
              <w:right w:w="100" w:type="dxa"/>
            </w:tcMar>
          </w:tcPr>
          <w:p w14:paraId="78DC8581" w14:textId="77777777" w:rsidR="00847E8C" w:rsidRDefault="003C1572">
            <w:pPr>
              <w:widowControl w:val="0"/>
              <w:pBdr>
                <w:top w:val="nil"/>
                <w:left w:val="nil"/>
                <w:bottom w:val="nil"/>
                <w:right w:val="nil"/>
                <w:between w:val="nil"/>
              </w:pBdr>
              <w:spacing w:line="240" w:lineRule="auto"/>
              <w:rPr>
                <w:del w:id="719" w:author="Stage 2" w:date="2019-09-04T20:28:00Z"/>
                <w:rFonts w:ascii="Times New Roman" w:eastAsia="Times New Roman" w:hAnsi="Times New Roman" w:cs="Times New Roman"/>
                <w:sz w:val="24"/>
                <w:szCs w:val="24"/>
                <w:highlight w:val="yellow"/>
              </w:rPr>
            </w:pPr>
            <w:del w:id="720" w:author="Stage 2" w:date="2019-09-04T20:28:00Z">
              <w:r>
                <w:rPr>
                  <w:rFonts w:ascii="Times New Roman" w:eastAsia="Times New Roman" w:hAnsi="Times New Roman" w:cs="Times New Roman"/>
                  <w:sz w:val="24"/>
                  <w:szCs w:val="24"/>
                  <w:highlight w:val="yellow"/>
                </w:rPr>
                <w:delText>English (NA)</w:delText>
              </w:r>
            </w:del>
          </w:p>
        </w:tc>
        <w:tc>
          <w:tcPr>
            <w:tcW w:w="1170" w:type="dxa"/>
            <w:shd w:val="clear" w:color="auto" w:fill="auto"/>
            <w:tcMar>
              <w:top w:w="100" w:type="dxa"/>
              <w:left w:w="100" w:type="dxa"/>
              <w:bottom w:w="100" w:type="dxa"/>
              <w:right w:w="100" w:type="dxa"/>
            </w:tcMar>
          </w:tcPr>
          <w:p w14:paraId="3EFAA1B8" w14:textId="77777777" w:rsidR="00847E8C" w:rsidRDefault="003C1572">
            <w:pPr>
              <w:widowControl w:val="0"/>
              <w:pBdr>
                <w:top w:val="nil"/>
                <w:left w:val="nil"/>
                <w:bottom w:val="nil"/>
                <w:right w:val="nil"/>
                <w:between w:val="nil"/>
              </w:pBdr>
              <w:spacing w:line="240" w:lineRule="auto"/>
              <w:rPr>
                <w:del w:id="721" w:author="Stage 2" w:date="2019-09-04T20:28:00Z"/>
                <w:rFonts w:ascii="Times New Roman" w:eastAsia="Times New Roman" w:hAnsi="Times New Roman" w:cs="Times New Roman"/>
                <w:sz w:val="24"/>
                <w:szCs w:val="24"/>
                <w:highlight w:val="yellow"/>
              </w:rPr>
            </w:pPr>
            <w:del w:id="722" w:author="Stage 2" w:date="2019-09-04T20:28:00Z">
              <w:r>
                <w:rPr>
                  <w:rFonts w:ascii="Times New Roman" w:eastAsia="Times New Roman" w:hAnsi="Times New Roman" w:cs="Times New Roman"/>
                  <w:sz w:val="24"/>
                  <w:szCs w:val="24"/>
                  <w:highlight w:val="yellow"/>
                </w:rPr>
                <w:delText>ET</w:delText>
              </w:r>
            </w:del>
          </w:p>
        </w:tc>
      </w:tr>
      <w:tr w:rsidR="00847E8C" w14:paraId="18C69E6B" w14:textId="77777777">
        <w:trPr>
          <w:del w:id="723" w:author="Stage 2" w:date="2019-09-04T20:28:00Z"/>
        </w:trPr>
        <w:tc>
          <w:tcPr>
            <w:tcW w:w="3855" w:type="dxa"/>
            <w:shd w:val="clear" w:color="auto" w:fill="auto"/>
            <w:tcMar>
              <w:top w:w="100" w:type="dxa"/>
              <w:left w:w="100" w:type="dxa"/>
              <w:bottom w:w="100" w:type="dxa"/>
              <w:right w:w="100" w:type="dxa"/>
            </w:tcMar>
            <w:vAlign w:val="center"/>
          </w:tcPr>
          <w:p w14:paraId="14F95F70" w14:textId="77777777" w:rsidR="00847E8C" w:rsidRDefault="003C1572">
            <w:pPr>
              <w:widowControl w:val="0"/>
              <w:pBdr>
                <w:top w:val="nil"/>
                <w:left w:val="nil"/>
                <w:bottom w:val="nil"/>
                <w:right w:val="nil"/>
                <w:between w:val="nil"/>
              </w:pBdr>
              <w:spacing w:line="240" w:lineRule="auto"/>
              <w:rPr>
                <w:del w:id="724" w:author="Stage 2" w:date="2019-09-04T20:28:00Z"/>
                <w:rFonts w:ascii="Times New Roman" w:eastAsia="Times New Roman" w:hAnsi="Times New Roman" w:cs="Times New Roman"/>
                <w:sz w:val="24"/>
                <w:szCs w:val="24"/>
                <w:highlight w:val="yellow"/>
              </w:rPr>
            </w:pPr>
            <w:del w:id="725" w:author="Stage 2" w:date="2019-09-04T20:28:00Z">
              <w:r>
                <w:rPr>
                  <w:rFonts w:ascii="Times New Roman" w:eastAsia="Times New Roman" w:hAnsi="Times New Roman" w:cs="Times New Roman"/>
                  <w:sz w:val="24"/>
                  <w:szCs w:val="24"/>
                  <w:highlight w:val="yellow"/>
                </w:rPr>
                <w:delText>University of British Columbia</w:delText>
              </w:r>
            </w:del>
          </w:p>
        </w:tc>
        <w:tc>
          <w:tcPr>
            <w:tcW w:w="1425" w:type="dxa"/>
            <w:shd w:val="clear" w:color="auto" w:fill="auto"/>
            <w:tcMar>
              <w:top w:w="100" w:type="dxa"/>
              <w:left w:w="100" w:type="dxa"/>
              <w:bottom w:w="100" w:type="dxa"/>
              <w:right w:w="100" w:type="dxa"/>
            </w:tcMar>
            <w:vAlign w:val="center"/>
          </w:tcPr>
          <w:p w14:paraId="3DCF0010" w14:textId="77777777" w:rsidR="00847E8C" w:rsidRDefault="003C1572">
            <w:pPr>
              <w:widowControl w:val="0"/>
              <w:pBdr>
                <w:top w:val="nil"/>
                <w:left w:val="nil"/>
                <w:bottom w:val="nil"/>
                <w:right w:val="nil"/>
                <w:between w:val="nil"/>
              </w:pBdr>
              <w:spacing w:line="240" w:lineRule="auto"/>
              <w:rPr>
                <w:del w:id="726" w:author="Stage 2" w:date="2019-09-04T20:28:00Z"/>
                <w:rFonts w:ascii="Times New Roman" w:eastAsia="Times New Roman" w:hAnsi="Times New Roman" w:cs="Times New Roman"/>
                <w:sz w:val="24"/>
                <w:szCs w:val="24"/>
                <w:highlight w:val="yellow"/>
              </w:rPr>
            </w:pPr>
            <w:del w:id="727" w:author="Stage 2" w:date="2019-09-04T20:28:00Z">
              <w:r>
                <w:rPr>
                  <w:rFonts w:ascii="Times New Roman" w:eastAsia="Times New Roman" w:hAnsi="Times New Roman" w:cs="Times New Roman"/>
                  <w:sz w:val="24"/>
                  <w:szCs w:val="24"/>
                  <w:highlight w:val="yellow"/>
                </w:rPr>
                <w:delText>5.2</w:delText>
              </w:r>
            </w:del>
          </w:p>
        </w:tc>
        <w:tc>
          <w:tcPr>
            <w:tcW w:w="690" w:type="dxa"/>
            <w:shd w:val="clear" w:color="auto" w:fill="auto"/>
            <w:tcMar>
              <w:top w:w="100" w:type="dxa"/>
              <w:left w:w="100" w:type="dxa"/>
              <w:bottom w:w="100" w:type="dxa"/>
              <w:right w:w="100" w:type="dxa"/>
            </w:tcMar>
          </w:tcPr>
          <w:p w14:paraId="49423E61" w14:textId="77777777" w:rsidR="00847E8C" w:rsidRDefault="003C1572">
            <w:pPr>
              <w:widowControl w:val="0"/>
              <w:pBdr>
                <w:top w:val="nil"/>
                <w:left w:val="nil"/>
                <w:bottom w:val="nil"/>
                <w:right w:val="nil"/>
                <w:between w:val="nil"/>
              </w:pBdr>
              <w:spacing w:line="240" w:lineRule="auto"/>
              <w:rPr>
                <w:del w:id="728" w:author="Stage 2" w:date="2019-09-04T20:28:00Z"/>
                <w:rFonts w:ascii="Times New Roman" w:eastAsia="Times New Roman" w:hAnsi="Times New Roman" w:cs="Times New Roman"/>
                <w:sz w:val="24"/>
                <w:szCs w:val="24"/>
                <w:highlight w:val="yellow"/>
              </w:rPr>
            </w:pPr>
            <w:del w:id="729" w:author="Stage 2" w:date="2019-09-04T20:28:00Z">
              <w:r>
                <w:rPr>
                  <w:rFonts w:ascii="Times New Roman" w:eastAsia="Times New Roman" w:hAnsi="Times New Roman" w:cs="Times New Roman"/>
                  <w:sz w:val="24"/>
                  <w:szCs w:val="24"/>
                  <w:highlight w:val="yellow"/>
                </w:rPr>
                <w:delText>34</w:delText>
              </w:r>
            </w:del>
          </w:p>
        </w:tc>
        <w:tc>
          <w:tcPr>
            <w:tcW w:w="2040" w:type="dxa"/>
            <w:shd w:val="clear" w:color="auto" w:fill="auto"/>
            <w:tcMar>
              <w:top w:w="100" w:type="dxa"/>
              <w:left w:w="100" w:type="dxa"/>
              <w:bottom w:w="100" w:type="dxa"/>
              <w:right w:w="100" w:type="dxa"/>
            </w:tcMar>
          </w:tcPr>
          <w:p w14:paraId="0D5FDD8B" w14:textId="77777777" w:rsidR="00847E8C" w:rsidRDefault="003C1572">
            <w:pPr>
              <w:widowControl w:val="0"/>
              <w:pBdr>
                <w:top w:val="nil"/>
                <w:left w:val="nil"/>
                <w:bottom w:val="nil"/>
                <w:right w:val="nil"/>
                <w:between w:val="nil"/>
              </w:pBdr>
              <w:spacing w:line="240" w:lineRule="auto"/>
              <w:rPr>
                <w:del w:id="730" w:author="Stage 2" w:date="2019-09-04T20:28:00Z"/>
                <w:rFonts w:ascii="Times New Roman" w:eastAsia="Times New Roman" w:hAnsi="Times New Roman" w:cs="Times New Roman"/>
                <w:sz w:val="24"/>
                <w:szCs w:val="24"/>
                <w:highlight w:val="yellow"/>
              </w:rPr>
            </w:pPr>
            <w:del w:id="731" w:author="Stage 2" w:date="2019-09-04T20:28:00Z">
              <w:r>
                <w:rPr>
                  <w:rFonts w:ascii="Times New Roman" w:eastAsia="Times New Roman" w:hAnsi="Times New Roman" w:cs="Times New Roman"/>
                  <w:sz w:val="24"/>
                  <w:szCs w:val="24"/>
                  <w:highlight w:val="yellow"/>
                </w:rPr>
                <w:delText>English (NA)</w:delText>
              </w:r>
            </w:del>
          </w:p>
        </w:tc>
        <w:tc>
          <w:tcPr>
            <w:tcW w:w="1170" w:type="dxa"/>
            <w:shd w:val="clear" w:color="auto" w:fill="auto"/>
            <w:tcMar>
              <w:top w:w="100" w:type="dxa"/>
              <w:left w:w="100" w:type="dxa"/>
              <w:bottom w:w="100" w:type="dxa"/>
              <w:right w:w="100" w:type="dxa"/>
            </w:tcMar>
          </w:tcPr>
          <w:p w14:paraId="31C2C9DB" w14:textId="77777777" w:rsidR="00847E8C" w:rsidRDefault="003C1572">
            <w:pPr>
              <w:widowControl w:val="0"/>
              <w:pBdr>
                <w:top w:val="nil"/>
                <w:left w:val="nil"/>
                <w:bottom w:val="nil"/>
                <w:right w:val="nil"/>
                <w:between w:val="nil"/>
              </w:pBdr>
              <w:spacing w:line="240" w:lineRule="auto"/>
              <w:rPr>
                <w:del w:id="732" w:author="Stage 2" w:date="2019-09-04T20:28:00Z"/>
                <w:rFonts w:ascii="Times New Roman" w:eastAsia="Times New Roman" w:hAnsi="Times New Roman" w:cs="Times New Roman"/>
                <w:sz w:val="24"/>
                <w:szCs w:val="24"/>
                <w:highlight w:val="yellow"/>
              </w:rPr>
            </w:pPr>
            <w:del w:id="733" w:author="Stage 2" w:date="2019-09-04T20:28:00Z">
              <w:r>
                <w:rPr>
                  <w:rFonts w:ascii="Times New Roman" w:eastAsia="Times New Roman" w:hAnsi="Times New Roman" w:cs="Times New Roman"/>
                  <w:sz w:val="24"/>
                  <w:szCs w:val="24"/>
                  <w:highlight w:val="yellow"/>
                </w:rPr>
                <w:delText>CF</w:delText>
              </w:r>
            </w:del>
          </w:p>
        </w:tc>
      </w:tr>
    </w:tbl>
    <w:p w14:paraId="16B829C5" w14:textId="77777777" w:rsidR="00847E8C" w:rsidRDefault="00847E8C">
      <w:pPr>
        <w:pBdr>
          <w:top w:val="nil"/>
          <w:left w:val="nil"/>
          <w:bottom w:val="nil"/>
          <w:right w:val="nil"/>
          <w:between w:val="nil"/>
        </w:pBdr>
        <w:spacing w:line="480" w:lineRule="auto"/>
        <w:rPr>
          <w:del w:id="734" w:author="Stage 2" w:date="2019-09-04T20:28:00Z"/>
          <w:rFonts w:ascii="Times New Roman" w:eastAsia="Times New Roman" w:hAnsi="Times New Roman" w:cs="Times New Roman"/>
          <w:sz w:val="24"/>
          <w:szCs w:val="24"/>
        </w:rPr>
      </w:pPr>
    </w:p>
    <w:p w14:paraId="32271534" w14:textId="77777777" w:rsidR="00847E8C" w:rsidRDefault="003C1572">
      <w:pPr>
        <w:pStyle w:val="Heading2"/>
        <w:pPrChange w:id="735" w:author="Stage 2" w:date="2019-09-04T20:28:00Z">
          <w:pPr>
            <w:pStyle w:val="Heading2"/>
            <w:pBdr>
              <w:top w:val="nil"/>
              <w:left w:val="nil"/>
              <w:bottom w:val="nil"/>
              <w:right w:val="nil"/>
              <w:between w:val="nil"/>
            </w:pBdr>
          </w:pPr>
        </w:pPrChange>
      </w:pPr>
      <w:bookmarkStart w:id="736" w:name="_etacx7hvpeiw" w:colFirst="0" w:colLast="0"/>
      <w:bookmarkStart w:id="737" w:name="materials"/>
      <w:bookmarkEnd w:id="736"/>
      <w:bookmarkEnd w:id="737"/>
      <w:r>
        <w:t>Materials</w:t>
      </w:r>
    </w:p>
    <w:p w14:paraId="54497F19" w14:textId="77777777" w:rsidR="00D350E7" w:rsidRDefault="003C1572">
      <w:pPr>
        <w:pStyle w:val="Heading3"/>
        <w:framePr w:wrap="around"/>
        <w:rPr>
          <w:ins w:id="738" w:author="Stage 2" w:date="2019-09-04T20:28:00Z"/>
        </w:rPr>
      </w:pPr>
      <w:r>
        <w:rPr>
          <w:rPrChange w:id="739" w:author="Stage 2" w:date="2019-09-04T20:28:00Z">
            <w:rPr>
              <w:rFonts w:ascii="Times New Roman" w:eastAsia="Times New Roman" w:hAnsi="Times New Roman" w:cs="Times New Roman"/>
              <w:sz w:val="24"/>
              <w:szCs w:val="24"/>
            </w:rPr>
          </w:rPrChange>
        </w:rPr>
        <w:t>Visual stimuli</w:t>
      </w:r>
    </w:p>
    <w:p w14:paraId="20652CEE" w14:textId="145C74A2" w:rsidR="00847E8C" w:rsidRDefault="003C1572">
      <w:pPr>
        <w:pStyle w:val="FirstParagraph"/>
        <w:rPr>
          <w:rPrChange w:id="740" w:author="Stage 2" w:date="2019-09-04T20:28:00Z">
            <w:rPr>
              <w:rFonts w:ascii="Times New Roman" w:eastAsia="Times New Roman" w:hAnsi="Times New Roman" w:cs="Times New Roman"/>
              <w:sz w:val="24"/>
              <w:szCs w:val="24"/>
            </w:rPr>
          </w:rPrChange>
        </w:rPr>
        <w:pPrChange w:id="741" w:author="Stage 2" w:date="2019-09-04T20:28:00Z">
          <w:pPr>
            <w:pBdr>
              <w:top w:val="nil"/>
              <w:left w:val="nil"/>
              <w:bottom w:val="nil"/>
              <w:right w:val="nil"/>
              <w:between w:val="nil"/>
            </w:pBdr>
            <w:spacing w:line="480" w:lineRule="auto"/>
            <w:ind w:firstLine="720"/>
          </w:pPr>
        </w:pPrChange>
      </w:pPr>
      <w:del w:id="742" w:author="Stage 2" w:date="2019-09-04T20:28:00Z">
        <w:r>
          <w:rPr>
            <w:rFonts w:eastAsia="Times New Roman" w:cs="Times New Roman"/>
          </w:rPr>
          <w:delText xml:space="preserve">. </w:delText>
        </w:r>
      </w:del>
      <w:r>
        <w:rPr>
          <w:rPrChange w:id="743" w:author="Stage 2" w:date="2019-09-04T20:28:00Z">
            <w:rPr>
              <w:rFonts w:ascii="Times New Roman" w:eastAsia="Times New Roman" w:hAnsi="Times New Roman" w:cs="Times New Roman"/>
              <w:sz w:val="24"/>
              <w:szCs w:val="24"/>
            </w:rPr>
          </w:rPrChange>
        </w:rPr>
        <w:t>For labs using central fixation or eye</w:t>
      </w:r>
      <w:ins w:id="744" w:author="Stage 2" w:date="2019-09-04T20:28:00Z">
        <w:r>
          <w:t xml:space="preserve"> </w:t>
        </w:r>
      </w:ins>
      <w:del w:id="745" w:author="Stage 2" w:date="2019-09-04T20:28:00Z">
        <w:r>
          <w:rPr>
            <w:rFonts w:eastAsia="Times New Roman" w:cs="Times New Roman"/>
          </w:rPr>
          <w:delText>-</w:delText>
        </w:r>
      </w:del>
      <w:r>
        <w:rPr>
          <w:rPrChange w:id="746" w:author="Stage 2" w:date="2019-09-04T20:28:00Z">
            <w:rPr>
              <w:rFonts w:ascii="Times New Roman" w:eastAsia="Times New Roman" w:hAnsi="Times New Roman" w:cs="Times New Roman"/>
              <w:sz w:val="24"/>
              <w:szCs w:val="24"/>
            </w:rPr>
          </w:rPrChange>
        </w:rPr>
        <w:t xml:space="preserve">tracking methods, a brightly colored static checkerboard </w:t>
      </w:r>
      <w:del w:id="747" w:author="Stage 2" w:date="2019-09-04T20:28:00Z">
        <w:r>
          <w:rPr>
            <w:rFonts w:eastAsia="Times New Roman" w:cs="Times New Roman"/>
          </w:rPr>
          <w:delText xml:space="preserve">stimulus </w:delText>
        </w:r>
      </w:del>
      <w:r>
        <w:rPr>
          <w:rPrChange w:id="748" w:author="Stage 2" w:date="2019-09-04T20:28:00Z">
            <w:rPr>
              <w:rFonts w:ascii="Times New Roman" w:eastAsia="Times New Roman" w:hAnsi="Times New Roman" w:cs="Times New Roman"/>
              <w:sz w:val="24"/>
              <w:szCs w:val="24"/>
            </w:rPr>
          </w:rPrChange>
        </w:rPr>
        <w:t xml:space="preserve">was used as the fixation stimulus, and a small engaging video </w:t>
      </w:r>
      <w:ins w:id="749" w:author="Stage 2" w:date="2019-09-04T20:28:00Z">
        <w:r>
          <w:t>(an animation of colorful rings decreasing in size) as an attention-getter.</w:t>
        </w:r>
      </w:ins>
      <w:del w:id="750" w:author="Stage 2" w:date="2019-09-04T20:28:00Z">
        <w:r>
          <w:rPr>
            <w:rFonts w:eastAsia="Times New Roman" w:cs="Times New Roman"/>
          </w:rPr>
          <w:delText>of a laughing baby was used to ensure infants were attending to the screen at the start</w:delText>
        </w:r>
        <w:r>
          <w:rPr>
            <w:rFonts w:eastAsia="Times New Roman" w:cs="Times New Roman"/>
          </w:rPr>
          <w:delText xml:space="preserve"> of each trial.</w:delText>
        </w:r>
      </w:del>
      <w:r>
        <w:rPr>
          <w:rPrChange w:id="751" w:author="Stage 2" w:date="2019-09-04T20:28:00Z">
            <w:rPr>
              <w:rFonts w:ascii="Times New Roman" w:eastAsia="Times New Roman" w:hAnsi="Times New Roman" w:cs="Times New Roman"/>
              <w:sz w:val="24"/>
              <w:szCs w:val="24"/>
            </w:rPr>
          </w:rPrChange>
        </w:rPr>
        <w:t xml:space="preserve"> For labs using </w:t>
      </w:r>
      <w:del w:id="752" w:author="Stage 2" w:date="2019-09-04T20:28:00Z">
        <w:r>
          <w:rPr>
            <w:rFonts w:eastAsia="Times New Roman" w:cs="Times New Roman"/>
          </w:rPr>
          <w:delText>the Head-turn Preference Procedure (</w:delText>
        </w:r>
      </w:del>
      <w:r>
        <w:rPr>
          <w:rPrChange w:id="753" w:author="Stage 2" w:date="2019-09-04T20:28:00Z">
            <w:rPr>
              <w:rFonts w:ascii="Times New Roman" w:eastAsia="Times New Roman" w:hAnsi="Times New Roman" w:cs="Times New Roman"/>
              <w:sz w:val="24"/>
              <w:szCs w:val="24"/>
            </w:rPr>
          </w:rPrChange>
        </w:rPr>
        <w:t>HPP</w:t>
      </w:r>
      <w:ins w:id="754" w:author="Stage 2" w:date="2019-09-04T20:28:00Z">
        <w:r>
          <w:t>,</w:t>
        </w:r>
      </w:ins>
      <w:del w:id="755" w:author="Stage 2" w:date="2019-09-04T20:28:00Z">
        <w:r>
          <w:rPr>
            <w:rFonts w:eastAsia="Times New Roman" w:cs="Times New Roman"/>
          </w:rPr>
          <w:delText>),</w:delText>
        </w:r>
      </w:del>
      <w:r>
        <w:rPr>
          <w:rPrChange w:id="756" w:author="Stage 2" w:date="2019-09-04T20:28:00Z">
            <w:rPr>
              <w:rFonts w:ascii="Times New Roman" w:eastAsia="Times New Roman" w:hAnsi="Times New Roman" w:cs="Times New Roman"/>
              <w:sz w:val="24"/>
              <w:szCs w:val="24"/>
            </w:rPr>
          </w:rPrChange>
        </w:rPr>
        <w:t xml:space="preserve"> we asked labs to use their typical visual stimulus, which varied considerably across laboratories. Some labs used flashing lights as the visual </w:t>
      </w:r>
      <w:ins w:id="757" w:author="Stage 2" w:date="2019-09-04T20:28:00Z">
        <w:r>
          <w:t xml:space="preserve">fixation </w:t>
        </w:r>
      </w:ins>
      <w:r>
        <w:rPr>
          <w:rPrChange w:id="758" w:author="Stage 2" w:date="2019-09-04T20:28:00Z">
            <w:rPr>
              <w:rFonts w:ascii="Times New Roman" w:eastAsia="Times New Roman" w:hAnsi="Times New Roman" w:cs="Times New Roman"/>
              <w:sz w:val="24"/>
              <w:szCs w:val="24"/>
            </w:rPr>
          </w:rPrChange>
        </w:rPr>
        <w:t>stimulus (the original protocol that wa</w:t>
      </w:r>
      <w:r>
        <w:rPr>
          <w:rPrChange w:id="759" w:author="Stage 2" w:date="2019-09-04T20:28:00Z">
            <w:rPr>
              <w:rFonts w:ascii="Times New Roman" w:eastAsia="Times New Roman" w:hAnsi="Times New Roman" w:cs="Times New Roman"/>
              <w:sz w:val="24"/>
              <w:szCs w:val="24"/>
            </w:rPr>
          </w:rPrChange>
        </w:rPr>
        <w:t xml:space="preserve">s developed in the 1980s), while others used a variety of other visual displays on video screens (e.g., a looming circle). </w:t>
      </w:r>
      <w:del w:id="760" w:author="Stage 2" w:date="2019-09-04T20:28:00Z">
        <w:r>
          <w:rPr>
            <w:rFonts w:eastAsia="Times New Roman" w:cs="Times New Roman"/>
          </w:rPr>
          <w:delText xml:space="preserve">Details regarding each laboratory’s implementation of a particular method are available at </w:delText>
        </w:r>
        <w:r>
          <w:rPr>
            <w:rFonts w:eastAsia="Times New Roman" w:cs="Times New Roman"/>
            <w:highlight w:val="yellow"/>
          </w:rPr>
          <w:delText>LINK</w:delText>
        </w:r>
        <w:r>
          <w:rPr>
            <w:rFonts w:eastAsia="Times New Roman" w:cs="Times New Roman"/>
          </w:rPr>
          <w:delText>.</w:delText>
        </w:r>
      </w:del>
    </w:p>
    <w:p w14:paraId="39F32107" w14:textId="77777777" w:rsidR="00D350E7" w:rsidRDefault="003C1572">
      <w:pPr>
        <w:pStyle w:val="Heading3"/>
        <w:framePr w:wrap="around"/>
        <w:rPr>
          <w:ins w:id="761" w:author="Stage 2" w:date="2019-09-04T20:28:00Z"/>
        </w:rPr>
      </w:pPr>
      <w:r>
        <w:rPr>
          <w:rPrChange w:id="762" w:author="Stage 2" w:date="2019-09-04T20:28:00Z">
            <w:rPr>
              <w:rFonts w:ascii="Times New Roman" w:eastAsia="Times New Roman" w:hAnsi="Times New Roman" w:cs="Times New Roman"/>
              <w:sz w:val="24"/>
              <w:szCs w:val="24"/>
            </w:rPr>
          </w:rPrChange>
        </w:rPr>
        <w:t>Speech stimuli</w:t>
      </w:r>
    </w:p>
    <w:p w14:paraId="64797369" w14:textId="19AE44E5" w:rsidR="00847E8C" w:rsidRDefault="003C1572">
      <w:pPr>
        <w:pStyle w:val="FirstParagraph"/>
        <w:rPr>
          <w:rFonts w:eastAsia="Times New Roman" w:cs="Times New Roman"/>
        </w:rPr>
        <w:pPrChange w:id="763" w:author="Stage 2" w:date="2019-09-04T20:28:00Z">
          <w:pPr>
            <w:pBdr>
              <w:top w:val="nil"/>
              <w:left w:val="nil"/>
              <w:bottom w:val="nil"/>
              <w:right w:val="nil"/>
              <w:between w:val="nil"/>
            </w:pBdr>
            <w:spacing w:line="480" w:lineRule="auto"/>
            <w:ind w:firstLine="720"/>
          </w:pPr>
        </w:pPrChange>
      </w:pPr>
      <w:del w:id="764" w:author="Stage 2" w:date="2019-09-04T20:28:00Z">
        <w:r>
          <w:rPr>
            <w:rFonts w:eastAsia="Times New Roman" w:cs="Times New Roman"/>
          </w:rPr>
          <w:delText xml:space="preserve">. </w:delText>
        </w:r>
      </w:del>
      <w:r>
        <w:rPr>
          <w:rPrChange w:id="765" w:author="Stage 2" w:date="2019-09-04T20:28:00Z">
            <w:rPr>
              <w:rFonts w:ascii="Times New Roman" w:eastAsia="Times New Roman" w:hAnsi="Times New Roman" w:cs="Times New Roman"/>
              <w:sz w:val="24"/>
              <w:szCs w:val="24"/>
            </w:rPr>
          </w:rPrChange>
        </w:rPr>
        <w:t>The goal of our stim</w:t>
      </w:r>
      <w:r>
        <w:rPr>
          <w:rPrChange w:id="766" w:author="Stage 2" w:date="2019-09-04T20:28:00Z">
            <w:rPr>
              <w:rFonts w:ascii="Times New Roman" w:eastAsia="Times New Roman" w:hAnsi="Times New Roman" w:cs="Times New Roman"/>
              <w:sz w:val="24"/>
              <w:szCs w:val="24"/>
            </w:rPr>
          </w:rPrChange>
        </w:rPr>
        <w:t>ulus creation effort was to construct a set of recordings of naturalistic IDS and ADS gathered from a variety of mothers speaking to their infants. To do so, we gathered a set of recordings of mothers speaking to their infants and to experimenters, selecte</w:t>
      </w:r>
      <w:r>
        <w:rPr>
          <w:rPrChange w:id="767" w:author="Stage 2" w:date="2019-09-04T20:28:00Z">
            <w:rPr>
              <w:rFonts w:ascii="Times New Roman" w:eastAsia="Times New Roman" w:hAnsi="Times New Roman" w:cs="Times New Roman"/>
              <w:sz w:val="24"/>
              <w:szCs w:val="24"/>
            </w:rPr>
          </w:rPrChange>
        </w:rPr>
        <w:t>d a subset of individual utterances from these (see below), and then constructed stimulus items from this subset. All other characteristics of the recordings besides register (IDS vs.</w:t>
      </w:r>
      <w:ins w:id="768" w:author="Stage 2" w:date="2019-09-04T20:28:00Z">
        <w:r>
          <w:t> </w:t>
        </w:r>
      </w:ins>
      <w:del w:id="769" w:author="Stage 2" w:date="2019-09-04T20:28:00Z">
        <w:r>
          <w:rPr>
            <w:rFonts w:eastAsia="Times New Roman" w:cs="Times New Roman"/>
          </w:rPr>
          <w:delText xml:space="preserve"> </w:delText>
        </w:r>
      </w:del>
      <w:r>
        <w:rPr>
          <w:rPrChange w:id="770" w:author="Stage 2" w:date="2019-09-04T20:28:00Z">
            <w:rPr>
              <w:rFonts w:ascii="Times New Roman" w:eastAsia="Times New Roman" w:hAnsi="Times New Roman" w:cs="Times New Roman"/>
              <w:sz w:val="24"/>
              <w:szCs w:val="24"/>
            </w:rPr>
          </w:rPrChange>
        </w:rPr>
        <w:t xml:space="preserve">ADS) were as balanced as possible across clips. Based on our intuitions </w:t>
      </w:r>
      <w:r>
        <w:rPr>
          <w:rPrChange w:id="771" w:author="Stage 2" w:date="2019-09-04T20:28:00Z">
            <w:rPr>
              <w:rFonts w:ascii="Times New Roman" w:eastAsia="Times New Roman" w:hAnsi="Times New Roman" w:cs="Times New Roman"/>
              <w:sz w:val="24"/>
              <w:szCs w:val="24"/>
            </w:rPr>
          </w:rPrChange>
        </w:rPr>
        <w:t>and the data from the norming ratings described below, we consider these stimuli to be representative of naturally produced IDS and ADS across middle- and high-SES mothers in North America. Although future studies could attempt to vary particular aspects o</w:t>
      </w:r>
      <w:r>
        <w:rPr>
          <w:rPrChange w:id="772" w:author="Stage 2" w:date="2019-09-04T20:28:00Z">
            <w:rPr>
              <w:rFonts w:ascii="Times New Roman" w:eastAsia="Times New Roman" w:hAnsi="Times New Roman" w:cs="Times New Roman"/>
              <w:sz w:val="24"/>
              <w:szCs w:val="24"/>
            </w:rPr>
          </w:rPrChange>
        </w:rPr>
        <w:t>f the IDS systematically (e.g., age of the mother, age of the infant being spoken to, dialect</w:t>
      </w:r>
      <w:ins w:id="773" w:author="Stage 2" w:date="2019-09-04T20:28:00Z">
        <w:r>
          <w:t>),</w:t>
        </w:r>
      </w:ins>
      <w:del w:id="774" w:author="Stage 2" w:date="2019-09-04T20:28:00Z">
        <w:r>
          <w:rPr>
            <w:rFonts w:eastAsia="Times New Roman" w:cs="Times New Roman"/>
          </w:rPr>
          <w:delText>, etc.),</w:delText>
        </w:r>
      </w:del>
      <w:r>
        <w:rPr>
          <w:rPrChange w:id="775" w:author="Stage 2" w:date="2019-09-04T20:28:00Z">
            <w:rPr>
              <w:rFonts w:ascii="Times New Roman" w:eastAsia="Times New Roman" w:hAnsi="Times New Roman" w:cs="Times New Roman"/>
              <w:sz w:val="24"/>
              <w:szCs w:val="24"/>
            </w:rPr>
          </w:rPrChange>
        </w:rPr>
        <w:t xml:space="preserve"> we did not do so here. Our stimulus </w:t>
      </w:r>
      <w:r>
        <w:rPr>
          <w:rPrChange w:id="776" w:author="Stage 2" w:date="2019-09-04T20:28:00Z">
            <w:rPr>
              <w:rFonts w:ascii="Times New Roman" w:eastAsia="Times New Roman" w:hAnsi="Times New Roman" w:cs="Times New Roman"/>
              <w:sz w:val="24"/>
              <w:szCs w:val="24"/>
            </w:rPr>
          </w:rPrChange>
        </w:rPr>
        <w:lastRenderedPageBreak/>
        <w:t>elicitation method was designed to meet the competing considerations of laboratory control and naturalism.</w:t>
      </w:r>
    </w:p>
    <w:p w14:paraId="224D71E4" w14:textId="5DC44402" w:rsidR="00847E8C" w:rsidRDefault="003C1572">
      <w:pPr>
        <w:pStyle w:val="BodyText"/>
        <w:rPr>
          <w:rPrChange w:id="777" w:author="Stage 2" w:date="2019-09-04T20:28:00Z">
            <w:rPr>
              <w:rFonts w:ascii="Times New Roman" w:eastAsia="Times New Roman" w:hAnsi="Times New Roman" w:cs="Times New Roman"/>
              <w:b/>
              <w:sz w:val="24"/>
              <w:szCs w:val="24"/>
            </w:rPr>
          </w:rPrChange>
        </w:rPr>
        <w:pPrChange w:id="778" w:author="Stage 2" w:date="2019-09-04T20:28:00Z">
          <w:pPr>
            <w:pBdr>
              <w:top w:val="nil"/>
              <w:left w:val="nil"/>
              <w:bottom w:val="nil"/>
              <w:right w:val="nil"/>
              <w:between w:val="nil"/>
            </w:pBdr>
            <w:spacing w:line="480" w:lineRule="auto"/>
            <w:ind w:firstLine="720"/>
          </w:pPr>
        </w:pPrChange>
      </w:pPr>
      <w:r>
        <w:rPr>
          <w:rPrChange w:id="779" w:author="Stage 2" w:date="2019-09-04T20:28:00Z">
            <w:rPr>
              <w:rFonts w:ascii="Times New Roman" w:eastAsia="Times New Roman" w:hAnsi="Times New Roman" w:cs="Times New Roman"/>
              <w:sz w:val="24"/>
              <w:szCs w:val="24"/>
            </w:rPr>
          </w:rPrChange>
        </w:rPr>
        <w:t>Source reco</w:t>
      </w:r>
      <w:r>
        <w:rPr>
          <w:rPrChange w:id="780" w:author="Stage 2" w:date="2019-09-04T20:28:00Z">
            <w:rPr>
              <w:rFonts w:ascii="Times New Roman" w:eastAsia="Times New Roman" w:hAnsi="Times New Roman" w:cs="Times New Roman"/>
              <w:sz w:val="24"/>
              <w:szCs w:val="24"/>
            </w:rPr>
          </w:rPrChange>
        </w:rPr>
        <w:t>rdings were collected in two laboratories, one in central Canada and one in the Northeastern United States. The recorded mothers had infants whose ages ranged from 122 – 250 days. The same recording procedures were followed in both laboratories. Recordings</w:t>
      </w:r>
      <w:r>
        <w:rPr>
          <w:rPrChange w:id="781" w:author="Stage 2" w:date="2019-09-04T20:28:00Z">
            <w:rPr>
              <w:rFonts w:ascii="Times New Roman" w:eastAsia="Times New Roman" w:hAnsi="Times New Roman" w:cs="Times New Roman"/>
              <w:sz w:val="24"/>
              <w:szCs w:val="24"/>
            </w:rPr>
          </w:rPrChange>
        </w:rPr>
        <w:t xml:space="preserve"> were collected in an infant-friendly greeting area/testing room using a simple lapel clip-on microphone connected to a smartphone (iPhone 5s or 6s), with the “Voice Record” or “Voice Record Pro” apps (Dayana Networks Ltd.) in the Canadian lab, and the “Vo</w:t>
      </w:r>
      <w:r>
        <w:rPr>
          <w:rPrChange w:id="782" w:author="Stage 2" w:date="2019-09-04T20:28:00Z">
            <w:rPr>
              <w:rFonts w:ascii="Times New Roman" w:eastAsia="Times New Roman" w:hAnsi="Times New Roman" w:cs="Times New Roman"/>
              <w:sz w:val="24"/>
              <w:szCs w:val="24"/>
            </w:rPr>
          </w:rPrChange>
        </w:rPr>
        <w:t xml:space="preserve">ice Memos” app (Apple Inc.) in the US lab. The targets for conversation were objects in an opaque bag: </w:t>
      </w:r>
      <w:ins w:id="783" w:author="Stage 2" w:date="2019-09-04T20:28:00Z">
        <w:r>
          <w:t>five familiar objects (</w:t>
        </w:r>
      </w:ins>
      <w:r>
        <w:rPr>
          <w:rPrChange w:id="784" w:author="Stage 2" w:date="2019-09-04T20:28:00Z">
            <w:rPr>
              <w:rFonts w:ascii="Times New Roman" w:eastAsia="Times New Roman" w:hAnsi="Times New Roman" w:cs="Times New Roman"/>
              <w:sz w:val="24"/>
              <w:szCs w:val="24"/>
            </w:rPr>
          </w:rPrChange>
        </w:rPr>
        <w:t>a ball, a shoe, a cup, a block, a train</w:t>
      </w:r>
      <w:ins w:id="785" w:author="Stage 2" w:date="2019-09-04T20:28:00Z">
        <w:r>
          <w:t>) and five unfamiliar objects (</w:t>
        </w:r>
      </w:ins>
      <w:del w:id="786" w:author="Stage 2" w:date="2019-09-04T20:28:00Z">
        <w:r>
          <w:rPr>
            <w:rFonts w:eastAsia="Times New Roman" w:cs="Times New Roman"/>
          </w:rPr>
          <w:delText xml:space="preserve">, </w:delText>
        </w:r>
      </w:del>
      <w:r>
        <w:rPr>
          <w:rPrChange w:id="787" w:author="Stage 2" w:date="2019-09-04T20:28:00Z">
            <w:rPr>
              <w:rFonts w:ascii="Times New Roman" w:eastAsia="Times New Roman" w:hAnsi="Times New Roman" w:cs="Times New Roman"/>
              <w:sz w:val="24"/>
              <w:szCs w:val="24"/>
            </w:rPr>
          </w:rPrChange>
        </w:rPr>
        <w:t>a sieve, a globe, a whisk, a flag, and a bag of yeast</w:t>
      </w:r>
      <w:ins w:id="788" w:author="Stage 2" w:date="2019-09-04T20:28:00Z">
        <w:r>
          <w:t>).</w:t>
        </w:r>
      </w:ins>
      <w:del w:id="789" w:author="Stage 2" w:date="2019-09-04T20:28:00Z">
        <w:r>
          <w:rPr>
            <w:rFonts w:eastAsia="Times New Roman" w:cs="Times New Roman"/>
          </w:rPr>
          <w:delText>.</w:delText>
        </w:r>
      </w:del>
      <w:r>
        <w:rPr>
          <w:rPrChange w:id="790" w:author="Stage 2" w:date="2019-09-04T20:28:00Z">
            <w:rPr>
              <w:rFonts w:ascii="Times New Roman" w:eastAsia="Times New Roman" w:hAnsi="Times New Roman" w:cs="Times New Roman"/>
              <w:sz w:val="24"/>
              <w:szCs w:val="24"/>
            </w:rPr>
          </w:rPrChange>
        </w:rPr>
        <w:t xml:space="preserve"> To ensure that mothers used consistent labels, a small st</w:t>
      </w:r>
      <w:r>
        <w:rPr>
          <w:rPrChange w:id="791" w:author="Stage 2" w:date="2019-09-04T20:28:00Z">
            <w:rPr>
              <w:rFonts w:ascii="Times New Roman" w:eastAsia="Times New Roman" w:hAnsi="Times New Roman" w:cs="Times New Roman"/>
              <w:sz w:val="24"/>
              <w:szCs w:val="24"/>
            </w:rPr>
          </w:rPrChange>
        </w:rPr>
        <w:t xml:space="preserve">icker was affixed to each object showing its name. Each object was taken out of the bag one at a time and the mother was asked to talk about the object, either to her baby (for the IDS samples) or to an experimenter (for the ADS samples) until she ran out </w:t>
      </w:r>
      <w:r>
        <w:rPr>
          <w:rPrChange w:id="792" w:author="Stage 2" w:date="2019-09-04T20:28:00Z">
            <w:rPr>
              <w:rFonts w:ascii="Times New Roman" w:eastAsia="Times New Roman" w:hAnsi="Times New Roman" w:cs="Times New Roman"/>
              <w:sz w:val="24"/>
              <w:szCs w:val="24"/>
            </w:rPr>
          </w:rPrChange>
        </w:rPr>
        <w:t xml:space="preserve">of things to say; at this point the next object was taken out of the bag. Recording stopped when all the objects had been removed from the bag and had been talked about. Order of IDS and ADS recording was counterbalanced across participants. A total of 11 </w:t>
      </w:r>
      <w:r>
        <w:rPr>
          <w:rPrChange w:id="793" w:author="Stage 2" w:date="2019-09-04T20:28:00Z">
            <w:rPr>
              <w:rFonts w:ascii="Times New Roman" w:eastAsia="Times New Roman" w:hAnsi="Times New Roman" w:cs="Times New Roman"/>
              <w:sz w:val="24"/>
              <w:szCs w:val="24"/>
            </w:rPr>
          </w:rPrChange>
        </w:rPr>
        <w:t xml:space="preserve">mothers were recorded in Canada and </w:t>
      </w:r>
      <w:ins w:id="794" w:author="Stage 2" w:date="2019-09-04T20:28:00Z">
        <w:r>
          <w:t>four</w:t>
        </w:r>
      </w:ins>
      <w:del w:id="795" w:author="Stage 2" w:date="2019-09-04T20:28:00Z">
        <w:r>
          <w:rPr>
            <w:rFonts w:eastAsia="Times New Roman" w:cs="Times New Roman"/>
          </w:rPr>
          <w:delText>4</w:delText>
        </w:r>
      </w:del>
      <w:r>
        <w:rPr>
          <w:rPrChange w:id="796" w:author="Stage 2" w:date="2019-09-04T20:28:00Z">
            <w:rPr>
              <w:rFonts w:ascii="Times New Roman" w:eastAsia="Times New Roman" w:hAnsi="Times New Roman" w:cs="Times New Roman"/>
              <w:sz w:val="24"/>
              <w:szCs w:val="24"/>
            </w:rPr>
          </w:rPrChange>
        </w:rPr>
        <w:t xml:space="preserve"> in the United States.</w:t>
      </w:r>
    </w:p>
    <w:p w14:paraId="1016FD24" w14:textId="77777777" w:rsidR="00847E8C" w:rsidRDefault="003C1572">
      <w:pPr>
        <w:pStyle w:val="BodyText"/>
        <w:rPr>
          <w:rPrChange w:id="797" w:author="Stage 2" w:date="2019-09-04T20:28:00Z">
            <w:rPr>
              <w:rFonts w:ascii="Times New Roman" w:eastAsia="Times New Roman" w:hAnsi="Times New Roman" w:cs="Times New Roman"/>
              <w:sz w:val="24"/>
              <w:szCs w:val="24"/>
            </w:rPr>
          </w:rPrChange>
        </w:rPr>
        <w:pPrChange w:id="798" w:author="Stage 2" w:date="2019-09-04T20:28:00Z">
          <w:pPr>
            <w:pBdr>
              <w:top w:val="nil"/>
              <w:left w:val="nil"/>
              <w:bottom w:val="nil"/>
              <w:right w:val="nil"/>
              <w:between w:val="nil"/>
            </w:pBdr>
            <w:spacing w:line="480" w:lineRule="auto"/>
            <w:ind w:firstLine="720"/>
          </w:pPr>
        </w:pPrChange>
      </w:pPr>
      <w:r>
        <w:rPr>
          <w:rPrChange w:id="799" w:author="Stage 2" w:date="2019-09-04T20:28:00Z">
            <w:rPr>
              <w:rFonts w:ascii="Times New Roman" w:eastAsia="Times New Roman" w:hAnsi="Times New Roman" w:cs="Times New Roman"/>
              <w:sz w:val="24"/>
              <w:szCs w:val="24"/>
            </w:rPr>
          </w:rPrChange>
        </w:rPr>
        <w:t>There were a total of 179 unedited minutes of recording from Canada and 44 from the United States. A first-pass selection of low-noise IDS and ADS samples yielded 1281 utterances, for a total of 4</w:t>
      </w:r>
      <w:r>
        <w:rPr>
          <w:rPrChange w:id="800" w:author="Stage 2" w:date="2019-09-04T20:28:00Z">
            <w:rPr>
              <w:rFonts w:ascii="Times New Roman" w:eastAsia="Times New Roman" w:hAnsi="Times New Roman" w:cs="Times New Roman"/>
              <w:sz w:val="24"/>
              <w:szCs w:val="24"/>
            </w:rPr>
          </w:rPrChange>
        </w:rPr>
        <w:t>479 s. From this first pass, 238 utterances were selected that were considered to be the best examples of IDS and ADS and met other basic stimulus selection criteria (e.g., did not contain laughter or the baby’s name).</w:t>
      </w:r>
      <w:del w:id="801" w:author="Stage 2" w:date="2019-09-04T20:28:00Z">
        <w:r>
          <w:rPr>
            <w:rFonts w:eastAsia="Times New Roman" w:cs="Times New Roman"/>
          </w:rPr>
          <w:delText xml:space="preserve"> </w:delText>
        </w:r>
      </w:del>
    </w:p>
    <w:p w14:paraId="5CFA023A" w14:textId="78EF000E" w:rsidR="00847E8C" w:rsidRDefault="003C1572">
      <w:pPr>
        <w:pStyle w:val="BodyText"/>
        <w:rPr>
          <w:rPrChange w:id="802" w:author="Stage 2" w:date="2019-09-04T20:28:00Z">
            <w:rPr>
              <w:rFonts w:ascii="Times New Roman" w:eastAsia="Times New Roman" w:hAnsi="Times New Roman" w:cs="Times New Roman"/>
              <w:sz w:val="24"/>
              <w:szCs w:val="24"/>
            </w:rPr>
          </w:rPrChange>
        </w:rPr>
        <w:pPrChange w:id="803" w:author="Stage 2" w:date="2019-09-04T20:28:00Z">
          <w:pPr>
            <w:pBdr>
              <w:top w:val="nil"/>
              <w:left w:val="nil"/>
              <w:bottom w:val="nil"/>
              <w:right w:val="nil"/>
              <w:between w:val="nil"/>
            </w:pBdr>
            <w:spacing w:line="480" w:lineRule="auto"/>
            <w:ind w:firstLine="720"/>
          </w:pPr>
        </w:pPrChange>
      </w:pPr>
      <w:r>
        <w:rPr>
          <w:rPrChange w:id="804" w:author="Stage 2" w:date="2019-09-04T20:28:00Z">
            <w:rPr>
              <w:rFonts w:ascii="Times New Roman" w:eastAsia="Times New Roman" w:hAnsi="Times New Roman" w:cs="Times New Roman"/>
              <w:sz w:val="24"/>
              <w:szCs w:val="24"/>
            </w:rPr>
          </w:rPrChange>
        </w:rPr>
        <w:lastRenderedPageBreak/>
        <w:t>This library of 238 utterances was t</w:t>
      </w:r>
      <w:r>
        <w:rPr>
          <w:rPrChange w:id="805" w:author="Stage 2" w:date="2019-09-04T20:28:00Z">
            <w:rPr>
              <w:rFonts w:ascii="Times New Roman" w:eastAsia="Times New Roman" w:hAnsi="Times New Roman" w:cs="Times New Roman"/>
              <w:sz w:val="24"/>
              <w:szCs w:val="24"/>
            </w:rPr>
          </w:rPrChange>
        </w:rPr>
        <w:t>hen normed on five variables: accent, affect, naturalness, noisiness, and IDS-ness. The goal of this norming was to gather intuitive judgments about each variable so as to identify utterances that were clearly anomalous in some respect and exclude them. In</w:t>
      </w:r>
      <w:r>
        <w:rPr>
          <w:rPrChange w:id="806" w:author="Stage 2" w:date="2019-09-04T20:28:00Z">
            <w:rPr>
              <w:rFonts w:ascii="Times New Roman" w:eastAsia="Times New Roman" w:hAnsi="Times New Roman" w:cs="Times New Roman"/>
              <w:sz w:val="24"/>
              <w:szCs w:val="24"/>
            </w:rPr>
          </w:rPrChange>
        </w:rPr>
        <w:t xml:space="preserve"> each case, a set of naïve, North American English-speaking adults recruited from Amazon Mechanical Turk </w:t>
      </w:r>
      <w:ins w:id="807" w:author="Stage 2" w:date="2019-09-04T20:28:00Z">
        <w:r>
          <w:t xml:space="preserve">(MTurk) </w:t>
        </w:r>
      </w:ins>
      <w:r>
        <w:rPr>
          <w:rPrChange w:id="808" w:author="Stage 2" w:date="2019-09-04T20:28:00Z">
            <w:rPr>
              <w:rFonts w:ascii="Times New Roman" w:eastAsia="Times New Roman" w:hAnsi="Times New Roman" w:cs="Times New Roman"/>
              <w:sz w:val="24"/>
              <w:szCs w:val="24"/>
            </w:rPr>
          </w:rPrChange>
        </w:rPr>
        <w:t xml:space="preserve">listened to all 238 of the utterances and rated them on a 7-point </w:t>
      </w:r>
      <w:ins w:id="809" w:author="Stage 2" w:date="2019-09-04T20:28:00Z">
        <w:r>
          <w:t>Likert</w:t>
        </w:r>
      </w:ins>
      <w:del w:id="810" w:author="Stage 2" w:date="2019-09-04T20:28:00Z">
        <w:r>
          <w:rPr>
            <w:rFonts w:eastAsia="Times New Roman" w:cs="Times New Roman"/>
          </w:rPr>
          <w:delText>likert</w:delText>
        </w:r>
      </w:del>
      <w:r>
        <w:rPr>
          <w:rPrChange w:id="811" w:author="Stage 2" w:date="2019-09-04T20:28:00Z">
            <w:rPr>
              <w:rFonts w:ascii="Times New Roman" w:eastAsia="Times New Roman" w:hAnsi="Times New Roman" w:cs="Times New Roman"/>
              <w:sz w:val="24"/>
              <w:szCs w:val="24"/>
            </w:rPr>
          </w:rPrChange>
        </w:rPr>
        <w:t xml:space="preserve"> scale. Raters were assigned randomly to one of the five variables, with the nu</w:t>
      </w:r>
      <w:r>
        <w:rPr>
          <w:rPrChange w:id="812" w:author="Stage 2" w:date="2019-09-04T20:28:00Z">
            <w:rPr>
              <w:rFonts w:ascii="Times New Roman" w:eastAsia="Times New Roman" w:hAnsi="Times New Roman" w:cs="Times New Roman"/>
              <w:sz w:val="24"/>
              <w:szCs w:val="24"/>
            </w:rPr>
          </w:rPrChange>
        </w:rPr>
        <w:t xml:space="preserve">mber of participants assigned to a particular rating task ranging between </w:t>
      </w:r>
      <w:ins w:id="813" w:author="Stage 2" w:date="2019-09-04T20:28:00Z">
        <w:r>
          <w:t>eight</w:t>
        </w:r>
      </w:ins>
      <w:del w:id="814" w:author="Stage 2" w:date="2019-09-04T20:28:00Z">
        <w:r>
          <w:rPr>
            <w:rFonts w:eastAsia="Times New Roman" w:cs="Times New Roman"/>
          </w:rPr>
          <w:delText>8</w:delText>
        </w:r>
      </w:del>
      <w:r>
        <w:rPr>
          <w:rPrChange w:id="815" w:author="Stage 2" w:date="2019-09-04T20:28:00Z">
            <w:rPr>
              <w:rFonts w:ascii="Times New Roman" w:eastAsia="Times New Roman" w:hAnsi="Times New Roman" w:cs="Times New Roman"/>
              <w:sz w:val="24"/>
              <w:szCs w:val="24"/>
            </w:rPr>
          </w:rPrChange>
        </w:rPr>
        <w:t xml:space="preserve"> and 18 due to variability in random assignment. Affect and IDS ratings were made using low-pass filtered recordings (a 120</w:t>
      </w:r>
      <w:ins w:id="816" w:author="Stage 2" w:date="2019-09-04T20:28:00Z">
        <w:r>
          <w:t>-</w:t>
        </w:r>
      </w:ins>
      <w:del w:id="817" w:author="Stage 2" w:date="2019-09-04T20:28:00Z">
        <w:r>
          <w:rPr>
            <w:rFonts w:eastAsia="Times New Roman" w:cs="Times New Roman"/>
          </w:rPr>
          <w:delText xml:space="preserve"> </w:delText>
        </w:r>
      </w:del>
      <w:r>
        <w:rPr>
          <w:rPrChange w:id="818" w:author="Stage 2" w:date="2019-09-04T20:28:00Z">
            <w:rPr>
              <w:rFonts w:ascii="Times New Roman" w:eastAsia="Times New Roman" w:hAnsi="Times New Roman" w:cs="Times New Roman"/>
              <w:sz w:val="24"/>
              <w:szCs w:val="24"/>
            </w:rPr>
          </w:rPrChange>
        </w:rPr>
        <w:t>dB filter with standard rolloff was applied twice using t</w:t>
      </w:r>
      <w:r>
        <w:rPr>
          <w:rPrChange w:id="819" w:author="Stage 2" w:date="2019-09-04T20:28:00Z">
            <w:rPr>
              <w:rFonts w:ascii="Times New Roman" w:eastAsia="Times New Roman" w:hAnsi="Times New Roman" w:cs="Times New Roman"/>
              <w:sz w:val="24"/>
              <w:szCs w:val="24"/>
            </w:rPr>
          </w:rPrChange>
        </w:rPr>
        <w:t xml:space="preserve">he </w:t>
      </w:r>
      <w:del w:id="820" w:author="Stage 2" w:date="2019-09-04T20:28:00Z">
        <w:r>
          <w:rPr>
            <w:rFonts w:eastAsia="Times New Roman" w:cs="Times New Roman"/>
          </w:rPr>
          <w:delText>“</w:delText>
        </w:r>
      </w:del>
      <w:r>
        <w:rPr>
          <w:rStyle w:val="VerbatimChar"/>
          <w:rPrChange w:id="821" w:author="Stage 2" w:date="2019-09-04T20:28:00Z">
            <w:rPr>
              <w:rFonts w:ascii="Times New Roman" w:eastAsia="Times New Roman" w:hAnsi="Times New Roman" w:cs="Times New Roman"/>
              <w:sz w:val="24"/>
              <w:szCs w:val="24"/>
            </w:rPr>
          </w:rPrChange>
        </w:rPr>
        <w:t>sox</w:t>
      </w:r>
      <w:del w:id="822" w:author="Stage 2" w:date="2019-09-04T20:28:00Z">
        <w:r>
          <w:rPr>
            <w:rFonts w:eastAsia="Times New Roman" w:cs="Times New Roman"/>
          </w:rPr>
          <w:delText>”</w:delText>
        </w:r>
      </w:del>
      <w:r>
        <w:rPr>
          <w:rPrChange w:id="823" w:author="Stage 2" w:date="2019-09-04T20:28:00Z">
            <w:rPr>
              <w:rFonts w:ascii="Times New Roman" w:eastAsia="Times New Roman" w:hAnsi="Times New Roman" w:cs="Times New Roman"/>
              <w:sz w:val="24"/>
              <w:szCs w:val="24"/>
            </w:rPr>
          </w:rPrChange>
        </w:rPr>
        <w:t xml:space="preserve"> software package). These ratings were intended to give us a principled basis on which to exclude clips that were outliers on particular dimensions (such as having odd affect or background noise). In general, with the exception of IDS-ness, ratings</w:t>
      </w:r>
      <w:r>
        <w:rPr>
          <w:rPrChange w:id="824" w:author="Stage 2" w:date="2019-09-04T20:28:00Z">
            <w:rPr>
              <w:rFonts w:ascii="Times New Roman" w:eastAsia="Times New Roman" w:hAnsi="Times New Roman" w:cs="Times New Roman"/>
              <w:sz w:val="24"/>
              <w:szCs w:val="24"/>
            </w:rPr>
          </w:rPrChange>
        </w:rPr>
        <w:t xml:space="preserve"> were not highly variable across clips (the largest SD was </w:t>
      </w:r>
      <w:ins w:id="825" w:author="Stage 2" w:date="2019-09-04T20:28:00Z">
        <w:r>
          <w:t xml:space="preserve">.85, </w:t>
        </w:r>
      </w:ins>
      <w:r>
        <w:rPr>
          <w:rPrChange w:id="826" w:author="Stage 2" w:date="2019-09-04T20:28:00Z">
            <w:rPr>
              <w:rFonts w:ascii="Times New Roman" w:eastAsia="Times New Roman" w:hAnsi="Times New Roman" w:cs="Times New Roman"/>
              <w:sz w:val="24"/>
              <w:szCs w:val="24"/>
            </w:rPr>
          </w:rPrChange>
        </w:rPr>
        <w:t>for noise ratings</w:t>
      </w:r>
      <w:ins w:id="827" w:author="Stage 2" w:date="2019-09-04T20:28:00Z">
        <w:r>
          <w:t>).</w:t>
        </w:r>
      </w:ins>
      <w:del w:id="828" w:author="Stage 2" w:date="2019-09-04T20:28:00Z">
        <w:r>
          <w:rPr>
            <w:rFonts w:eastAsia="Times New Roman" w:cs="Times New Roman"/>
          </w:rPr>
          <w:delText xml:space="preserve">, and was .85). </w:delText>
        </w:r>
      </w:del>
    </w:p>
    <w:p w14:paraId="7E345517" w14:textId="11D1B626" w:rsidR="00847E8C" w:rsidRDefault="003C1572">
      <w:pPr>
        <w:pStyle w:val="BodyText"/>
        <w:rPr>
          <w:rPrChange w:id="829" w:author="Stage 2" w:date="2019-09-04T20:28:00Z">
            <w:rPr>
              <w:rFonts w:ascii="Times New Roman" w:eastAsia="Times New Roman" w:hAnsi="Times New Roman" w:cs="Times New Roman"/>
              <w:color w:val="222222"/>
              <w:sz w:val="24"/>
              <w:szCs w:val="24"/>
              <w:highlight w:val="white"/>
            </w:rPr>
          </w:rPrChange>
        </w:rPr>
        <w:pPrChange w:id="830" w:author="Stage 2" w:date="2019-09-04T20:28:00Z">
          <w:pPr>
            <w:pBdr>
              <w:top w:val="nil"/>
              <w:left w:val="nil"/>
              <w:bottom w:val="nil"/>
              <w:right w:val="nil"/>
              <w:between w:val="nil"/>
            </w:pBdr>
            <w:spacing w:line="480" w:lineRule="auto"/>
            <w:ind w:firstLine="720"/>
          </w:pPr>
        </w:pPrChange>
      </w:pPr>
      <w:r>
        <w:rPr>
          <w:rPrChange w:id="831" w:author="Stage 2" w:date="2019-09-04T20:28:00Z">
            <w:rPr>
              <w:rFonts w:ascii="Times New Roman" w:eastAsia="Times New Roman" w:hAnsi="Times New Roman" w:cs="Times New Roman"/>
              <w:sz w:val="24"/>
              <w:szCs w:val="24"/>
            </w:rPr>
          </w:rPrChange>
        </w:rPr>
        <w:t>Ratings from the tasks were then used to produce</w:t>
      </w:r>
      <w:ins w:id="832" w:author="Stage 2" w:date="2019-09-04T20:28:00Z">
        <w:r>
          <w:t xml:space="preserve"> a</w:t>
        </w:r>
      </w:ins>
      <w:r>
        <w:rPr>
          <w:rPrChange w:id="833" w:author="Stage 2" w:date="2019-09-04T20:28:00Z">
            <w:rPr>
              <w:rFonts w:ascii="Times New Roman" w:eastAsia="Times New Roman" w:hAnsi="Times New Roman" w:cs="Times New Roman"/>
              <w:sz w:val="24"/>
              <w:szCs w:val="24"/>
            </w:rPr>
          </w:rPrChange>
        </w:rPr>
        <w:t xml:space="preserve"> set of utterances such that accent was rated similar to “standard English” (ratings &lt; 3, with 1 being completely s</w:t>
      </w:r>
      <w:r>
        <w:rPr>
          <w:rPrChange w:id="834" w:author="Stage 2" w:date="2019-09-04T20:28:00Z">
            <w:rPr>
              <w:rFonts w:ascii="Times New Roman" w:eastAsia="Times New Roman" w:hAnsi="Times New Roman" w:cs="Times New Roman"/>
              <w:sz w:val="24"/>
              <w:szCs w:val="24"/>
            </w:rPr>
          </w:rPrChange>
        </w:rPr>
        <w:t xml:space="preserve">tandard), naturalness was rated high (&gt; 4, with 7 being completely natural), noisiness was rated low (&lt; 4, with 1 being noiseless), and IDS and ADS clips were consistently distinguished </w:t>
      </w:r>
      <w:ins w:id="835" w:author="Stage 2" w:date="2019-09-04T20:28:00Z">
        <w:r>
          <w:t>(with IDS having ratings &gt; 4 and ADS having ratings &lt; 4</w:t>
        </w:r>
      </w:ins>
      <w:del w:id="836" w:author="Stage 2" w:date="2019-09-04T20:28:00Z">
        <w:r>
          <w:rPr>
            <w:rFonts w:eastAsia="Times New Roman" w:cs="Times New Roman"/>
          </w:rPr>
          <w:delText>(&gt; or &lt; 4, depending on register</w:delText>
        </w:r>
      </w:del>
      <w:r>
        <w:rPr>
          <w:rPrChange w:id="837" w:author="Stage 2" w:date="2019-09-04T20:28:00Z">
            <w:rPr>
              <w:rFonts w:ascii="Times New Roman" w:eastAsia="Times New Roman" w:hAnsi="Times New Roman" w:cs="Times New Roman"/>
              <w:sz w:val="24"/>
              <w:szCs w:val="24"/>
            </w:rPr>
          </w:rPrChange>
        </w:rPr>
        <w:t>, with 7 being clearly directed at a b</w:t>
      </w:r>
      <w:r>
        <w:rPr>
          <w:rPrChange w:id="838" w:author="Stage 2" w:date="2019-09-04T20:28:00Z">
            <w:rPr>
              <w:rFonts w:ascii="Times New Roman" w:eastAsia="Times New Roman" w:hAnsi="Times New Roman" w:cs="Times New Roman"/>
              <w:sz w:val="24"/>
              <w:szCs w:val="24"/>
            </w:rPr>
          </w:rPrChange>
        </w:rPr>
        <w:t>aby or child). This procedure resulted in 163 total utterances that met our inclusion criteria.</w:t>
      </w:r>
      <w:del w:id="839" w:author="Stage 2" w:date="2019-09-04T20:28:00Z">
        <w:r>
          <w:rPr>
            <w:rFonts w:eastAsia="Times New Roman" w:cs="Times New Roman"/>
          </w:rPr>
          <w:delText xml:space="preserve"> </w:delText>
        </w:r>
      </w:del>
    </w:p>
    <w:p w14:paraId="38B15462" w14:textId="0F604919" w:rsidR="00847E8C" w:rsidRDefault="003C1572">
      <w:pPr>
        <w:pStyle w:val="BodyText"/>
        <w:rPr>
          <w:rFonts w:eastAsia="Times New Roman" w:cs="Times New Roman"/>
        </w:rPr>
        <w:pPrChange w:id="840" w:author="Stage 2" w:date="2019-09-04T20:28:00Z">
          <w:pPr>
            <w:pBdr>
              <w:top w:val="nil"/>
              <w:left w:val="nil"/>
              <w:bottom w:val="nil"/>
              <w:right w:val="nil"/>
              <w:between w:val="nil"/>
            </w:pBdr>
            <w:spacing w:line="480" w:lineRule="auto"/>
            <w:ind w:firstLine="720"/>
          </w:pPr>
        </w:pPrChange>
      </w:pPr>
      <w:r>
        <w:rPr>
          <w:rPrChange w:id="841" w:author="Stage 2" w:date="2019-09-04T20:28:00Z">
            <w:rPr>
              <w:rFonts w:ascii="Times New Roman" w:eastAsia="Times New Roman" w:hAnsi="Times New Roman" w:cs="Times New Roman"/>
              <w:sz w:val="24"/>
              <w:szCs w:val="24"/>
            </w:rPr>
          </w:rPrChange>
        </w:rPr>
        <w:t xml:space="preserve">Our next goal was to create </w:t>
      </w:r>
      <w:ins w:id="842" w:author="Stage 2" w:date="2019-09-04T20:28:00Z">
        <w:r>
          <w:t>eight</w:t>
        </w:r>
      </w:ins>
      <w:del w:id="843" w:author="Stage 2" w:date="2019-09-04T20:28:00Z">
        <w:r>
          <w:rPr>
            <w:rFonts w:eastAsia="Times New Roman" w:cs="Times New Roman"/>
          </w:rPr>
          <w:delText>8</w:delText>
        </w:r>
      </w:del>
      <w:r>
        <w:rPr>
          <w:rPrChange w:id="844" w:author="Stage 2" w:date="2019-09-04T20:28:00Z">
            <w:rPr>
              <w:rFonts w:ascii="Times New Roman" w:eastAsia="Times New Roman" w:hAnsi="Times New Roman" w:cs="Times New Roman"/>
              <w:sz w:val="24"/>
              <w:szCs w:val="24"/>
            </w:rPr>
          </w:rPrChange>
        </w:rPr>
        <w:t xml:space="preserve"> IDS and </w:t>
      </w:r>
      <w:ins w:id="845" w:author="Stage 2" w:date="2019-09-04T20:28:00Z">
        <w:r>
          <w:t>eight</w:t>
        </w:r>
      </w:ins>
      <w:del w:id="846" w:author="Stage 2" w:date="2019-09-04T20:28:00Z">
        <w:r>
          <w:rPr>
            <w:rFonts w:eastAsia="Times New Roman" w:cs="Times New Roman"/>
          </w:rPr>
          <w:delText>8</w:delText>
        </w:r>
      </w:del>
      <w:r>
        <w:rPr>
          <w:rPrChange w:id="847" w:author="Stage 2" w:date="2019-09-04T20:28:00Z">
            <w:rPr>
              <w:rFonts w:ascii="Times New Roman" w:eastAsia="Times New Roman" w:hAnsi="Times New Roman" w:cs="Times New Roman"/>
              <w:sz w:val="24"/>
              <w:szCs w:val="24"/>
            </w:rPr>
          </w:rPrChange>
        </w:rPr>
        <w:t xml:space="preserve"> ADS stimuli that were exactly 18 s in length, each containing utterances from the set we created. To do so, we assemble</w:t>
      </w:r>
      <w:r>
        <w:rPr>
          <w:rPrChange w:id="848" w:author="Stage 2" w:date="2019-09-04T20:28:00Z">
            <w:rPr>
              <w:rFonts w:ascii="Times New Roman" w:eastAsia="Times New Roman" w:hAnsi="Times New Roman" w:cs="Times New Roman"/>
              <w:sz w:val="24"/>
              <w:szCs w:val="24"/>
            </w:rPr>
          </w:rPrChange>
        </w:rPr>
        <w:t xml:space="preserve">d utterances from our filtered set. All clips were </w:t>
      </w:r>
      <w:ins w:id="849" w:author="Stage 2" w:date="2019-09-04T20:28:00Z">
        <w:r>
          <w:t>root mean square</w:t>
        </w:r>
      </w:ins>
      <w:del w:id="850" w:author="Stage 2" w:date="2019-09-04T20:28:00Z">
        <w:r>
          <w:rPr>
            <w:rFonts w:eastAsia="Times New Roman" w:cs="Times New Roman"/>
          </w:rPr>
          <w:delText>RMS</w:delText>
        </w:r>
      </w:del>
      <w:r>
        <w:rPr>
          <w:rPrChange w:id="851" w:author="Stage 2" w:date="2019-09-04T20:28:00Z">
            <w:rPr>
              <w:rFonts w:ascii="Times New Roman" w:eastAsia="Times New Roman" w:hAnsi="Times New Roman" w:cs="Times New Roman"/>
              <w:sz w:val="24"/>
              <w:szCs w:val="24"/>
            </w:rPr>
          </w:rPrChange>
        </w:rPr>
        <w:t xml:space="preserve"> amplitude-normalized to 70 dB </w:t>
      </w:r>
      <w:ins w:id="852" w:author="Stage 2" w:date="2019-09-04T20:28:00Z">
        <w:r>
          <w:t xml:space="preserve">sound </w:t>
        </w:r>
        <w:r>
          <w:lastRenderedPageBreak/>
          <w:t>pressure level (</w:t>
        </w:r>
      </w:ins>
      <w:r>
        <w:rPr>
          <w:rPrChange w:id="853" w:author="Stage 2" w:date="2019-09-04T20:28:00Z">
            <w:rPr>
              <w:rFonts w:ascii="Times New Roman" w:eastAsia="Times New Roman" w:hAnsi="Times New Roman" w:cs="Times New Roman"/>
              <w:sz w:val="24"/>
              <w:szCs w:val="24"/>
            </w:rPr>
          </w:rPrChange>
        </w:rPr>
        <w:t>SPL</w:t>
      </w:r>
      <w:ins w:id="854" w:author="Stage 2" w:date="2019-09-04T20:28:00Z">
        <w:r>
          <w:t>)</w:t>
        </w:r>
      </w:ins>
      <w:r>
        <w:rPr>
          <w:rPrChange w:id="855" w:author="Stage 2" w:date="2019-09-04T20:28:00Z">
            <w:rPr>
              <w:rFonts w:ascii="Times New Roman" w:eastAsia="Times New Roman" w:hAnsi="Times New Roman" w:cs="Times New Roman"/>
              <w:sz w:val="24"/>
              <w:szCs w:val="24"/>
            </w:rPr>
          </w:rPrChange>
        </w:rPr>
        <w:t xml:space="preserve"> before assembly, and then the final stimuli were amplitude-renormalized to 70 dB SPL. We assembled the final stimuli considering the following issues:</w:t>
      </w:r>
    </w:p>
    <w:p w14:paraId="05FF055A" w14:textId="77777777" w:rsidR="00847E8C" w:rsidRDefault="003C1572">
      <w:pPr>
        <w:numPr>
          <w:ilvl w:val="0"/>
          <w:numId w:val="16"/>
        </w:numPr>
        <w:rPr>
          <w:rPrChange w:id="856" w:author="Stage 2" w:date="2019-09-04T20:28:00Z">
            <w:rPr>
              <w:rFonts w:ascii="Times New Roman" w:eastAsia="Times New Roman" w:hAnsi="Times New Roman" w:cs="Times New Roman"/>
              <w:sz w:val="24"/>
              <w:szCs w:val="24"/>
            </w:rPr>
          </w:rPrChange>
        </w:rPr>
        <w:pPrChange w:id="857" w:author="Stage 2" w:date="2019-09-04T20:28:00Z">
          <w:pPr>
            <w:numPr>
              <w:numId w:val="2"/>
            </w:numPr>
            <w:pBdr>
              <w:top w:val="nil"/>
              <w:left w:val="nil"/>
              <w:bottom w:val="nil"/>
              <w:right w:val="nil"/>
              <w:between w:val="nil"/>
            </w:pBdr>
            <w:spacing w:line="480" w:lineRule="auto"/>
            <w:ind w:left="720" w:hanging="360"/>
          </w:pPr>
        </w:pPrChange>
      </w:pPr>
      <w:r>
        <w:rPr>
          <w:i/>
          <w:rPrChange w:id="858" w:author="Stage 2" w:date="2019-09-04T20:28:00Z">
            <w:rPr>
              <w:rFonts w:ascii="Times New Roman" w:eastAsia="Times New Roman" w:hAnsi="Times New Roman" w:cs="Times New Roman"/>
              <w:i/>
              <w:sz w:val="24"/>
              <w:szCs w:val="24"/>
            </w:rPr>
          </w:rPrChange>
        </w:rPr>
        <w:t>Identity</w:t>
      </w:r>
      <w:r>
        <w:rPr>
          <w:rPrChange w:id="859" w:author="Stage 2" w:date="2019-09-04T20:28:00Z">
            <w:rPr>
              <w:rFonts w:ascii="Times New Roman" w:eastAsia="Times New Roman" w:hAnsi="Times New Roman" w:cs="Times New Roman"/>
              <w:i/>
              <w:sz w:val="24"/>
              <w:szCs w:val="24"/>
            </w:rPr>
          </w:rPrChange>
        </w:rPr>
        <w:t>.</w:t>
      </w:r>
      <w:r>
        <w:rPr>
          <w:rPrChange w:id="860" w:author="Stage 2" w:date="2019-09-04T20:28:00Z">
            <w:rPr>
              <w:rFonts w:ascii="Times New Roman" w:eastAsia="Times New Roman" w:hAnsi="Times New Roman" w:cs="Times New Roman"/>
              <w:sz w:val="24"/>
              <w:szCs w:val="24"/>
            </w:rPr>
          </w:rPrChange>
        </w:rPr>
        <w:t xml:space="preserve"> Audio stimuli were constructed using clips from more than one mother. The number of different mothers included in a given stimulus was matched across IDS and ADS stimuli. In addition, multiple clips from the same mother were grouped together within a give</w:t>
      </w:r>
      <w:r>
        <w:rPr>
          <w:rPrChange w:id="861" w:author="Stage 2" w:date="2019-09-04T20:28:00Z">
            <w:rPr>
              <w:rFonts w:ascii="Times New Roman" w:eastAsia="Times New Roman" w:hAnsi="Times New Roman" w:cs="Times New Roman"/>
              <w:sz w:val="24"/>
              <w:szCs w:val="24"/>
            </w:rPr>
          </w:rPrChange>
        </w:rPr>
        <w:t>n stimulus in order to match the number of “mother transitions” across registers.</w:t>
      </w:r>
      <w:del w:id="862" w:author="Stage 2" w:date="2019-09-04T20:28:00Z">
        <w:r>
          <w:rPr>
            <w:rFonts w:ascii="Times New Roman" w:eastAsia="Times New Roman" w:hAnsi="Times New Roman" w:cs="Times New Roman"/>
            <w:sz w:val="24"/>
            <w:szCs w:val="24"/>
          </w:rPr>
          <w:delText xml:space="preserve"> </w:delText>
        </w:r>
      </w:del>
    </w:p>
    <w:p w14:paraId="237D07B1" w14:textId="77777777" w:rsidR="00847E8C" w:rsidRDefault="003C1572">
      <w:pPr>
        <w:numPr>
          <w:ilvl w:val="0"/>
          <w:numId w:val="16"/>
        </w:numPr>
        <w:rPr>
          <w:rPrChange w:id="863" w:author="Stage 2" w:date="2019-09-04T20:28:00Z">
            <w:rPr>
              <w:rFonts w:ascii="Times New Roman" w:eastAsia="Times New Roman" w:hAnsi="Times New Roman" w:cs="Times New Roman"/>
              <w:sz w:val="24"/>
              <w:szCs w:val="24"/>
            </w:rPr>
          </w:rPrChange>
        </w:rPr>
        <w:pPrChange w:id="864" w:author="Stage 2" w:date="2019-09-04T20:28:00Z">
          <w:pPr>
            <w:numPr>
              <w:numId w:val="2"/>
            </w:numPr>
            <w:pBdr>
              <w:top w:val="nil"/>
              <w:left w:val="nil"/>
              <w:bottom w:val="nil"/>
              <w:right w:val="nil"/>
              <w:between w:val="nil"/>
            </w:pBdr>
            <w:spacing w:line="480" w:lineRule="auto"/>
            <w:ind w:left="720" w:hanging="360"/>
          </w:pPr>
        </w:pPrChange>
      </w:pPr>
      <w:r>
        <w:rPr>
          <w:i/>
          <w:rPrChange w:id="865" w:author="Stage 2" w:date="2019-09-04T20:28:00Z">
            <w:rPr>
              <w:rFonts w:ascii="Times New Roman" w:eastAsia="Times New Roman" w:hAnsi="Times New Roman" w:cs="Times New Roman"/>
              <w:i/>
              <w:sz w:val="24"/>
              <w:szCs w:val="24"/>
            </w:rPr>
          </w:rPrChange>
        </w:rPr>
        <w:t>Lexical items</w:t>
      </w:r>
      <w:r>
        <w:rPr>
          <w:rPrChange w:id="866" w:author="Stage 2" w:date="2019-09-04T20:28:00Z">
            <w:rPr>
              <w:rFonts w:ascii="Times New Roman" w:eastAsia="Times New Roman" w:hAnsi="Times New Roman" w:cs="Times New Roman"/>
              <w:i/>
              <w:sz w:val="24"/>
              <w:szCs w:val="24"/>
            </w:rPr>
          </w:rPrChange>
        </w:rPr>
        <w:t>.</w:t>
      </w:r>
      <w:del w:id="867" w:author="Stage 2" w:date="2019-09-04T20:28:00Z">
        <w:r>
          <w:rPr>
            <w:rFonts w:ascii="Times New Roman" w:eastAsia="Times New Roman" w:hAnsi="Times New Roman" w:cs="Times New Roman"/>
            <w:i/>
            <w:sz w:val="24"/>
            <w:szCs w:val="24"/>
          </w:rPr>
          <w:delText xml:space="preserve"> </w:delText>
        </w:r>
        <w:r>
          <w:rPr>
            <w:rFonts w:ascii="Times New Roman" w:eastAsia="Times New Roman" w:hAnsi="Times New Roman" w:cs="Times New Roman"/>
            <w:sz w:val="24"/>
            <w:szCs w:val="24"/>
          </w:rPr>
          <w:delText>Both familiar and unfamiliar objects were used during the recording session.</w:delText>
        </w:r>
      </w:del>
      <w:r>
        <w:rPr>
          <w:rPrChange w:id="868" w:author="Stage 2" w:date="2019-09-04T20:28:00Z">
            <w:rPr>
              <w:rFonts w:ascii="Times New Roman" w:eastAsia="Times New Roman" w:hAnsi="Times New Roman" w:cs="Times New Roman"/>
              <w:sz w:val="24"/>
              <w:szCs w:val="24"/>
            </w:rPr>
          </w:rPrChange>
        </w:rPr>
        <w:t xml:space="preserve"> We matched the presence of object labels in the clips across IDS and ADS contexts</w:t>
      </w:r>
      <w:r>
        <w:rPr>
          <w:rPrChange w:id="869" w:author="Stage 2" w:date="2019-09-04T20:28:00Z">
            <w:rPr>
              <w:rFonts w:ascii="Times New Roman" w:eastAsia="Times New Roman" w:hAnsi="Times New Roman" w:cs="Times New Roman"/>
              <w:sz w:val="24"/>
              <w:szCs w:val="24"/>
            </w:rPr>
          </w:rPrChange>
        </w:rPr>
        <w:t>. We also ensured an even distribution of the order in which each particular word was presented across stimuli and registers (ADS vs IDS).</w:t>
      </w:r>
      <w:del w:id="870" w:author="Stage 2" w:date="2019-09-04T20:28:00Z">
        <w:r>
          <w:rPr>
            <w:rFonts w:ascii="Times New Roman" w:eastAsia="Times New Roman" w:hAnsi="Times New Roman" w:cs="Times New Roman"/>
            <w:sz w:val="24"/>
            <w:szCs w:val="24"/>
          </w:rPr>
          <w:delText xml:space="preserve"> </w:delText>
        </w:r>
      </w:del>
    </w:p>
    <w:p w14:paraId="0E9CDB69" w14:textId="77777777" w:rsidR="00847E8C" w:rsidRDefault="003C1572">
      <w:pPr>
        <w:numPr>
          <w:ilvl w:val="0"/>
          <w:numId w:val="16"/>
        </w:numPr>
        <w:rPr>
          <w:rPrChange w:id="871" w:author="Stage 2" w:date="2019-09-04T20:28:00Z">
            <w:rPr>
              <w:rFonts w:ascii="Times New Roman" w:eastAsia="Times New Roman" w:hAnsi="Times New Roman" w:cs="Times New Roman"/>
              <w:sz w:val="24"/>
              <w:szCs w:val="24"/>
            </w:rPr>
          </w:rPrChange>
        </w:rPr>
        <w:pPrChange w:id="872" w:author="Stage 2" w:date="2019-09-04T20:28:00Z">
          <w:pPr>
            <w:numPr>
              <w:numId w:val="2"/>
            </w:numPr>
            <w:pBdr>
              <w:top w:val="nil"/>
              <w:left w:val="nil"/>
              <w:bottom w:val="nil"/>
              <w:right w:val="nil"/>
              <w:between w:val="nil"/>
            </w:pBdr>
            <w:spacing w:line="480" w:lineRule="auto"/>
            <w:ind w:left="720" w:hanging="360"/>
          </w:pPr>
        </w:pPrChange>
      </w:pPr>
      <w:r>
        <w:rPr>
          <w:i/>
          <w:rPrChange w:id="873" w:author="Stage 2" w:date="2019-09-04T20:28:00Z">
            <w:rPr>
              <w:rFonts w:ascii="Times New Roman" w:eastAsia="Times New Roman" w:hAnsi="Times New Roman" w:cs="Times New Roman"/>
              <w:i/>
              <w:sz w:val="24"/>
              <w:szCs w:val="24"/>
            </w:rPr>
          </w:rPrChange>
        </w:rPr>
        <w:t>Questions</w:t>
      </w:r>
      <w:r>
        <w:rPr>
          <w:rPrChange w:id="874" w:author="Stage 2" w:date="2019-09-04T20:28:00Z">
            <w:rPr>
              <w:rFonts w:ascii="Times New Roman" w:eastAsia="Times New Roman" w:hAnsi="Times New Roman" w:cs="Times New Roman"/>
              <w:i/>
              <w:sz w:val="24"/>
              <w:szCs w:val="24"/>
            </w:rPr>
          </w:rPrChange>
        </w:rPr>
        <w:t>.</w:t>
      </w:r>
      <w:r>
        <w:rPr>
          <w:rPrChange w:id="875" w:author="Stage 2" w:date="2019-09-04T20:28:00Z">
            <w:rPr>
              <w:rFonts w:ascii="Times New Roman" w:eastAsia="Times New Roman" w:hAnsi="Times New Roman" w:cs="Times New Roman"/>
              <w:sz w:val="24"/>
              <w:szCs w:val="24"/>
            </w:rPr>
          </w:rPrChange>
        </w:rPr>
        <w:t xml:space="preserve"> IDS tends to include a much higher proportion of questions compared with ADS (Snow, 1977; Soderstrom, Blo</w:t>
      </w:r>
      <w:r>
        <w:rPr>
          <w:rPrChange w:id="876" w:author="Stage 2" w:date="2019-09-04T20:28:00Z">
            <w:rPr>
              <w:rFonts w:ascii="Times New Roman" w:eastAsia="Times New Roman" w:hAnsi="Times New Roman" w:cs="Times New Roman"/>
              <w:sz w:val="24"/>
              <w:szCs w:val="24"/>
            </w:rPr>
          </w:rPrChange>
        </w:rPr>
        <w:t>ssom, Foygel, &amp; Morgan, 2008). However, because the nature of the recording task may have served to inflate this difference, we preferentially selected declaratives over questions in the IDS sample. The final stimulus set contained 47% questions in the IDS</w:t>
      </w:r>
      <w:r>
        <w:rPr>
          <w:rPrChange w:id="877" w:author="Stage 2" w:date="2019-09-04T20:28:00Z">
            <w:rPr>
              <w:rFonts w:ascii="Times New Roman" w:eastAsia="Times New Roman" w:hAnsi="Times New Roman" w:cs="Times New Roman"/>
              <w:sz w:val="24"/>
              <w:szCs w:val="24"/>
            </w:rPr>
          </w:rPrChange>
        </w:rPr>
        <w:t xml:space="preserve"> samples and 3% questions in the ADS samples. We felt that retaining this naturally-occurring difference in IDS and ADS within our stimuli was more appropriate than precisely and artificially controlling for utterance-type across registers.</w:t>
      </w:r>
    </w:p>
    <w:p w14:paraId="3299F0E9" w14:textId="11AA738E" w:rsidR="00847E8C" w:rsidRDefault="003C1572">
      <w:pPr>
        <w:numPr>
          <w:ilvl w:val="0"/>
          <w:numId w:val="16"/>
        </w:numPr>
        <w:rPr>
          <w:rPrChange w:id="878" w:author="Stage 2" w:date="2019-09-04T20:28:00Z">
            <w:rPr>
              <w:rFonts w:ascii="Times New Roman" w:eastAsia="Times New Roman" w:hAnsi="Times New Roman" w:cs="Times New Roman"/>
              <w:sz w:val="24"/>
              <w:szCs w:val="24"/>
            </w:rPr>
          </w:rPrChange>
        </w:rPr>
        <w:pPrChange w:id="879" w:author="Stage 2" w:date="2019-09-04T20:28:00Z">
          <w:pPr>
            <w:numPr>
              <w:numId w:val="2"/>
            </w:numPr>
            <w:pBdr>
              <w:top w:val="nil"/>
              <w:left w:val="nil"/>
              <w:bottom w:val="nil"/>
              <w:right w:val="nil"/>
              <w:between w:val="nil"/>
            </w:pBdr>
            <w:spacing w:line="480" w:lineRule="auto"/>
            <w:ind w:left="720" w:hanging="360"/>
          </w:pPr>
        </w:pPrChange>
      </w:pPr>
      <w:r>
        <w:rPr>
          <w:i/>
          <w:rPrChange w:id="880" w:author="Stage 2" w:date="2019-09-04T20:28:00Z">
            <w:rPr>
              <w:rFonts w:ascii="Times New Roman" w:eastAsia="Times New Roman" w:hAnsi="Times New Roman" w:cs="Times New Roman"/>
              <w:i/>
              <w:sz w:val="24"/>
              <w:szCs w:val="24"/>
            </w:rPr>
          </w:rPrChange>
        </w:rPr>
        <w:t>Duration of ind</w:t>
      </w:r>
      <w:r>
        <w:rPr>
          <w:i/>
          <w:rPrChange w:id="881" w:author="Stage 2" w:date="2019-09-04T20:28:00Z">
            <w:rPr>
              <w:rFonts w:ascii="Times New Roman" w:eastAsia="Times New Roman" w:hAnsi="Times New Roman" w:cs="Times New Roman"/>
              <w:i/>
              <w:sz w:val="24"/>
              <w:szCs w:val="24"/>
            </w:rPr>
          </w:rPrChange>
        </w:rPr>
        <w:t>ividual clips</w:t>
      </w:r>
      <w:r>
        <w:rPr>
          <w:rPrChange w:id="882" w:author="Stage 2" w:date="2019-09-04T20:28:00Z">
            <w:rPr>
              <w:rFonts w:ascii="Times New Roman" w:eastAsia="Times New Roman" w:hAnsi="Times New Roman" w:cs="Times New Roman"/>
              <w:i/>
              <w:sz w:val="24"/>
              <w:szCs w:val="24"/>
            </w:rPr>
          </w:rPrChange>
        </w:rPr>
        <w:t>.</w:t>
      </w:r>
      <w:r>
        <w:rPr>
          <w:rPrChange w:id="883" w:author="Stage 2" w:date="2019-09-04T20:28:00Z">
            <w:rPr>
              <w:rFonts w:ascii="Times New Roman" w:eastAsia="Times New Roman" w:hAnsi="Times New Roman" w:cs="Times New Roman"/>
              <w:sz w:val="24"/>
              <w:szCs w:val="24"/>
            </w:rPr>
          </w:rPrChange>
        </w:rPr>
        <w:t xml:space="preserve"> As expected, the utterances in IDS were much shorter than those in ADS, so it was not possible to match on duration or number of clips. Because there </w:t>
      </w:r>
      <w:ins w:id="884" w:author="Stage 2" w:date="2019-09-04T20:28:00Z">
        <w:r>
          <w:t>were</w:t>
        </w:r>
      </w:ins>
      <w:del w:id="885" w:author="Stage 2" w:date="2019-09-04T20:28:00Z">
        <w:r>
          <w:rPr>
            <w:rFonts w:ascii="Times New Roman" w:eastAsia="Times New Roman" w:hAnsi="Times New Roman" w:cs="Times New Roman"/>
            <w:sz w:val="24"/>
            <w:szCs w:val="24"/>
          </w:rPr>
          <w:delText>are</w:delText>
        </w:r>
      </w:del>
      <w:r>
        <w:rPr>
          <w:rPrChange w:id="886" w:author="Stage 2" w:date="2019-09-04T20:28:00Z">
            <w:rPr>
              <w:rFonts w:ascii="Times New Roman" w:eastAsia="Times New Roman" w:hAnsi="Times New Roman" w:cs="Times New Roman"/>
              <w:sz w:val="24"/>
              <w:szCs w:val="24"/>
            </w:rPr>
          </w:rPrChange>
        </w:rPr>
        <w:t xml:space="preserve"> more clips per stimulus in the IDS samples, there </w:t>
      </w:r>
      <w:ins w:id="887" w:author="Stage 2" w:date="2019-09-04T20:28:00Z">
        <w:r>
          <w:t>were</w:t>
        </w:r>
      </w:ins>
      <w:del w:id="888" w:author="Stage 2" w:date="2019-09-04T20:28:00Z">
        <w:r>
          <w:rPr>
            <w:rFonts w:ascii="Times New Roman" w:eastAsia="Times New Roman" w:hAnsi="Times New Roman" w:cs="Times New Roman"/>
            <w:sz w:val="24"/>
            <w:szCs w:val="24"/>
          </w:rPr>
          <w:delText>are</w:delText>
        </w:r>
      </w:del>
      <w:r>
        <w:rPr>
          <w:rPrChange w:id="889" w:author="Stage 2" w:date="2019-09-04T20:28:00Z">
            <w:rPr>
              <w:rFonts w:ascii="Times New Roman" w:eastAsia="Times New Roman" w:hAnsi="Times New Roman" w:cs="Times New Roman"/>
              <w:sz w:val="24"/>
              <w:szCs w:val="24"/>
            </w:rPr>
          </w:rPrChange>
        </w:rPr>
        <w:t xml:space="preserve"> also more utterances boundaries. </w:t>
      </w:r>
      <w:r>
        <w:rPr>
          <w:rPrChange w:id="890" w:author="Stage 2" w:date="2019-09-04T20:28:00Z">
            <w:rPr>
              <w:rFonts w:ascii="Times New Roman" w:eastAsia="Times New Roman" w:hAnsi="Times New Roman" w:cs="Times New Roman"/>
              <w:sz w:val="24"/>
              <w:szCs w:val="24"/>
            </w:rPr>
          </w:rPrChange>
        </w:rPr>
        <w:t>This property is consistent with the literature on the natural characteristics of IDS</w:t>
      </w:r>
      <w:ins w:id="891" w:author="Stage 2" w:date="2019-09-04T20:28:00Z">
        <w:r>
          <w:t xml:space="preserve"> (Martin, Igarashi, Jincho, &amp; Mazuka, 2016).</w:t>
        </w:r>
      </w:ins>
      <w:del w:id="892" w:author="Stage 2" w:date="2019-09-04T20:28:00Z">
        <w:r>
          <w:rPr>
            <w:rFonts w:ascii="Times New Roman" w:eastAsia="Times New Roman" w:hAnsi="Times New Roman" w:cs="Times New Roman"/>
            <w:sz w:val="24"/>
            <w:szCs w:val="24"/>
          </w:rPr>
          <w:delText xml:space="preserve">. </w:delText>
        </w:r>
      </w:del>
    </w:p>
    <w:p w14:paraId="56BBE319" w14:textId="77777777" w:rsidR="00847E8C" w:rsidRDefault="003C1572">
      <w:pPr>
        <w:numPr>
          <w:ilvl w:val="0"/>
          <w:numId w:val="16"/>
        </w:numPr>
        <w:rPr>
          <w:rPrChange w:id="893" w:author="Stage 2" w:date="2019-09-04T20:28:00Z">
            <w:rPr>
              <w:rFonts w:ascii="Times New Roman" w:eastAsia="Times New Roman" w:hAnsi="Times New Roman" w:cs="Times New Roman"/>
              <w:sz w:val="24"/>
              <w:szCs w:val="24"/>
            </w:rPr>
          </w:rPrChange>
        </w:rPr>
        <w:pPrChange w:id="894" w:author="Stage 2" w:date="2019-09-04T20:28:00Z">
          <w:pPr>
            <w:numPr>
              <w:numId w:val="2"/>
            </w:numPr>
            <w:pBdr>
              <w:top w:val="nil"/>
              <w:left w:val="nil"/>
              <w:bottom w:val="nil"/>
              <w:right w:val="nil"/>
              <w:between w:val="nil"/>
            </w:pBdr>
            <w:spacing w:line="480" w:lineRule="auto"/>
            <w:ind w:left="720" w:hanging="360"/>
          </w:pPr>
        </w:pPrChange>
      </w:pPr>
      <w:r>
        <w:rPr>
          <w:i/>
          <w:rPrChange w:id="895" w:author="Stage 2" w:date="2019-09-04T20:28:00Z">
            <w:rPr>
              <w:rFonts w:ascii="Times New Roman" w:eastAsia="Times New Roman" w:hAnsi="Times New Roman" w:cs="Times New Roman"/>
              <w:i/>
              <w:sz w:val="24"/>
              <w:szCs w:val="24"/>
            </w:rPr>
          </w:rPrChange>
        </w:rPr>
        <w:t>Total duration</w:t>
      </w:r>
      <w:r>
        <w:rPr>
          <w:rPrChange w:id="896" w:author="Stage 2" w:date="2019-09-04T20:28:00Z">
            <w:rPr>
              <w:rFonts w:ascii="Times New Roman" w:eastAsia="Times New Roman" w:hAnsi="Times New Roman" w:cs="Times New Roman"/>
              <w:i/>
              <w:sz w:val="24"/>
              <w:szCs w:val="24"/>
            </w:rPr>
          </w:rPrChange>
        </w:rPr>
        <w:t>.</w:t>
      </w:r>
      <w:r>
        <w:rPr>
          <w:rPrChange w:id="897" w:author="Stage 2" w:date="2019-09-04T20:28:00Z">
            <w:rPr>
              <w:rFonts w:ascii="Times New Roman" w:eastAsia="Times New Roman" w:hAnsi="Times New Roman" w:cs="Times New Roman"/>
              <w:sz w:val="24"/>
              <w:szCs w:val="24"/>
            </w:rPr>
          </w:rPrChange>
        </w:rPr>
        <w:t xml:space="preserve"> We fixed all stimuli to have a total duration of 18 s by concatenating individual utterance files into single audio files that were &gt; 18 s in length, tr</w:t>
      </w:r>
      <w:r>
        <w:rPr>
          <w:rPrChange w:id="898" w:author="Stage 2" w:date="2019-09-04T20:28:00Z">
            <w:rPr>
              <w:rFonts w:ascii="Times New Roman" w:eastAsia="Times New Roman" w:hAnsi="Times New Roman" w:cs="Times New Roman"/>
              <w:sz w:val="24"/>
              <w:szCs w:val="24"/>
            </w:rPr>
          </w:rPrChange>
        </w:rPr>
        <w:t>imming these down to 18 s</w:t>
      </w:r>
      <w:del w:id="899" w:author="Stage 2" w:date="2019-09-04T20:28:00Z">
        <w:r>
          <w:rPr>
            <w:rFonts w:ascii="Times New Roman" w:eastAsia="Times New Roman" w:hAnsi="Times New Roman" w:cs="Times New Roman"/>
            <w:sz w:val="24"/>
            <w:szCs w:val="24"/>
          </w:rPr>
          <w:delText>,</w:delText>
        </w:r>
      </w:del>
      <w:r>
        <w:rPr>
          <w:rPrChange w:id="900" w:author="Stage 2" w:date="2019-09-04T20:28:00Z">
            <w:rPr>
              <w:rFonts w:ascii="Times New Roman" w:eastAsia="Times New Roman" w:hAnsi="Times New Roman" w:cs="Times New Roman"/>
              <w:sz w:val="24"/>
              <w:szCs w:val="24"/>
            </w:rPr>
          </w:rPrChange>
        </w:rPr>
        <w:t xml:space="preserve"> and fading the audio in and out with 0.5 s half-cosine windows.</w:t>
      </w:r>
      <w:del w:id="901" w:author="Stage 2" w:date="2019-09-04T20:28:00Z">
        <w:r>
          <w:rPr>
            <w:rFonts w:ascii="Times New Roman" w:eastAsia="Times New Roman" w:hAnsi="Times New Roman" w:cs="Times New Roman"/>
            <w:sz w:val="24"/>
            <w:szCs w:val="24"/>
          </w:rPr>
          <w:delText xml:space="preserve"> </w:delText>
        </w:r>
      </w:del>
    </w:p>
    <w:p w14:paraId="010428BA" w14:textId="531FCB0D" w:rsidR="00847E8C" w:rsidRDefault="003C1572">
      <w:pPr>
        <w:pStyle w:val="FirstParagraph"/>
        <w:rPr>
          <w:rPrChange w:id="902" w:author="Stage 2" w:date="2019-09-04T20:28:00Z">
            <w:rPr>
              <w:rFonts w:ascii="Times New Roman" w:eastAsia="Times New Roman" w:hAnsi="Times New Roman" w:cs="Times New Roman"/>
              <w:sz w:val="24"/>
              <w:szCs w:val="24"/>
            </w:rPr>
          </w:rPrChange>
        </w:rPr>
        <w:pPrChange w:id="903" w:author="Stage 2" w:date="2019-09-04T20:28:00Z">
          <w:pPr>
            <w:pBdr>
              <w:top w:val="nil"/>
              <w:left w:val="nil"/>
              <w:bottom w:val="nil"/>
              <w:right w:val="nil"/>
              <w:between w:val="nil"/>
            </w:pBdr>
            <w:spacing w:line="480" w:lineRule="auto"/>
          </w:pPr>
        </w:pPrChange>
      </w:pPr>
      <w:r>
        <w:rPr>
          <w:rPrChange w:id="904" w:author="Stage 2" w:date="2019-09-04T20:28:00Z">
            <w:rPr>
              <w:rFonts w:ascii="Times New Roman" w:eastAsia="Times New Roman" w:hAnsi="Times New Roman" w:cs="Times New Roman"/>
              <w:sz w:val="24"/>
              <w:szCs w:val="24"/>
            </w:rPr>
          </w:rPrChange>
        </w:rPr>
        <w:t>Table 2 and Figure 1 provide additional details regarding the final stimulus set. Measurements were made using STRAIGHT (Kawahara &amp; Morise, 2011</w:t>
      </w:r>
      <w:ins w:id="905" w:author="Stage 2" w:date="2019-09-04T20:28:00Z">
        <w:r>
          <w:t>), using default values for F0 extraction. For Figure 1, F0 values for voiced portions of the stimuli were collapsed into a series of logarithmically-space</w:t>
        </w:r>
        <w:r>
          <w:t>d bins spanning the algorithm’s F0 search range of 32-650 Hz.</w:t>
        </w:r>
      </w:ins>
      <w:del w:id="906" w:author="Stage 2" w:date="2019-09-04T20:28:00Z">
        <w:r>
          <w:rPr>
            <w:rFonts w:eastAsia="Times New Roman" w:cs="Times New Roman"/>
          </w:rPr>
          <w:delText xml:space="preserve">). </w:delText>
        </w:r>
      </w:del>
    </w:p>
    <w:p w14:paraId="05BDA1F8" w14:textId="77777777" w:rsidR="00D350E7" w:rsidRDefault="003C1572">
      <w:pPr>
        <w:rPr>
          <w:ins w:id="907" w:author="Stage 2" w:date="2019-09-04T20:28:00Z"/>
        </w:rPr>
      </w:pPr>
      <w:ins w:id="908" w:author="Stage 2" w:date="2019-09-04T20:28:00Z">
        <w:r>
          <w:rPr>
            <w:noProof/>
          </w:rPr>
          <w:lastRenderedPageBreak/>
          <w:drawing>
            <wp:inline distT="0" distB="0" distL="0" distR="0" wp14:anchorId="56FB5E51" wp14:editId="045E1E40">
              <wp:extent cx="5969000" cy="4476750"/>
              <wp:effectExtent l="0" t="0" r="0" b="0"/>
              <wp:docPr id="5" name="Picture" descr="Figure 1: The distribution of F0 values for IDS and ADS is displayed as the proportion of voiced segments that fell in each F0 bin. Dashed lines show mean plus or minus one standard error across stimuli."/>
              <wp:cNvGraphicFramePr/>
              <a:graphic xmlns:a="http://schemas.openxmlformats.org/drawingml/2006/main">
                <a:graphicData uri="http://schemas.openxmlformats.org/drawingml/2006/picture">
                  <pic:pic xmlns:pic="http://schemas.openxmlformats.org/drawingml/2006/picture">
                    <pic:nvPicPr>
                      <pic:cNvPr id="0" name="Picture" descr="plot_stim_freq.png"/>
                      <pic:cNvPicPr>
                        <a:picLocks noChangeAspect="1" noChangeArrowheads="1"/>
                      </pic:cNvPicPr>
                    </pic:nvPicPr>
                    <pic:blipFill>
                      <a:blip r:embed="rId7"/>
                      <a:stretch>
                        <a:fillRect/>
                      </a:stretch>
                    </pic:blipFill>
                    <pic:spPr bwMode="auto">
                      <a:xfrm>
                        <a:off x="0" y="0"/>
                        <a:ext cx="5969000" cy="4476750"/>
                      </a:xfrm>
                      <a:prstGeom prst="rect">
                        <a:avLst/>
                      </a:prstGeom>
                      <a:noFill/>
                      <a:ln w="9525">
                        <a:noFill/>
                        <a:headEnd/>
                        <a:tailEnd/>
                      </a:ln>
                    </pic:spPr>
                  </pic:pic>
                </a:graphicData>
              </a:graphic>
            </wp:inline>
          </w:drawing>
        </w:r>
      </w:ins>
    </w:p>
    <w:p w14:paraId="179B179A" w14:textId="77777777" w:rsidR="00847E8C" w:rsidRDefault="003C1572">
      <w:pPr>
        <w:pBdr>
          <w:top w:val="nil"/>
          <w:left w:val="nil"/>
          <w:bottom w:val="nil"/>
          <w:right w:val="nil"/>
          <w:between w:val="nil"/>
        </w:pBdr>
        <w:spacing w:line="480" w:lineRule="auto"/>
        <w:rPr>
          <w:del w:id="909" w:author="Stage 2" w:date="2019-09-04T20:28:00Z"/>
          <w:rFonts w:ascii="Times New Roman" w:eastAsia="Times New Roman" w:hAnsi="Times New Roman" w:cs="Times New Roman"/>
          <w:sz w:val="24"/>
          <w:szCs w:val="24"/>
        </w:rPr>
      </w:pPr>
      <w:del w:id="910" w:author="Stage 2" w:date="2019-09-04T20:28:00Z">
        <w:r>
          <w:rPr>
            <w:rFonts w:ascii="Times New Roman" w:eastAsia="Times New Roman" w:hAnsi="Times New Roman" w:cs="Times New Roman"/>
            <w:noProof/>
            <w:sz w:val="24"/>
            <w:szCs w:val="24"/>
          </w:rPr>
          <w:drawing>
            <wp:inline distT="114300" distB="114300" distL="114300" distR="114300">
              <wp:extent cx="5943600" cy="44577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4457700"/>
                      </a:xfrm>
                      <a:prstGeom prst="rect">
                        <a:avLst/>
                      </a:prstGeom>
                      <a:ln/>
                    </pic:spPr>
                  </pic:pic>
                </a:graphicData>
              </a:graphic>
            </wp:inline>
          </w:drawing>
        </w:r>
      </w:del>
    </w:p>
    <w:p w14:paraId="33E532FC" w14:textId="61916F89" w:rsidR="00847E8C" w:rsidRDefault="003C1572">
      <w:pPr>
        <w:pStyle w:val="ImageCaption"/>
        <w:rPr>
          <w:rFonts w:eastAsia="Times New Roman" w:cs="Times New Roman"/>
        </w:rPr>
        <w:pPrChange w:id="911" w:author="Stage 2" w:date="2019-09-04T20:28:00Z">
          <w:pPr>
            <w:pBdr>
              <w:top w:val="nil"/>
              <w:left w:val="nil"/>
              <w:bottom w:val="nil"/>
              <w:right w:val="nil"/>
              <w:between w:val="nil"/>
            </w:pBdr>
            <w:spacing w:line="480" w:lineRule="auto"/>
          </w:pPr>
        </w:pPrChange>
      </w:pPr>
      <w:r>
        <w:rPr>
          <w:rPrChange w:id="912" w:author="Stage 2" w:date="2019-09-04T20:28:00Z">
            <w:rPr>
              <w:rFonts w:ascii="Times New Roman" w:eastAsia="Times New Roman" w:hAnsi="Times New Roman" w:cs="Times New Roman"/>
              <w:sz w:val="24"/>
              <w:szCs w:val="24"/>
            </w:rPr>
          </w:rPrChange>
        </w:rPr>
        <w:t>Figure 1</w:t>
      </w:r>
      <w:ins w:id="913" w:author="Stage 2" w:date="2019-09-04T20:28:00Z">
        <w:r>
          <w:t>: The distribution</w:t>
        </w:r>
      </w:ins>
      <w:del w:id="914" w:author="Stage 2" w:date="2019-09-04T20:28:00Z">
        <w:r>
          <w:rPr>
            <w:rFonts w:eastAsia="Times New Roman" w:cs="Times New Roman"/>
          </w:rPr>
          <w:delText>. Dist</w:delText>
        </w:r>
        <w:r>
          <w:rPr>
            <w:rFonts w:eastAsia="Times New Roman" w:cs="Times New Roman"/>
          </w:rPr>
          <w:delText>ribution</w:delText>
        </w:r>
      </w:del>
      <w:r>
        <w:rPr>
          <w:rPrChange w:id="915" w:author="Stage 2" w:date="2019-09-04T20:28:00Z">
            <w:rPr>
              <w:rFonts w:ascii="Times New Roman" w:eastAsia="Times New Roman" w:hAnsi="Times New Roman" w:cs="Times New Roman"/>
              <w:sz w:val="24"/>
              <w:szCs w:val="24"/>
            </w:rPr>
          </w:rPrChange>
        </w:rPr>
        <w:t xml:space="preserve"> of </w:t>
      </w:r>
      <w:ins w:id="916" w:author="Stage 2" w:date="2019-09-04T20:28:00Z">
        <w:r>
          <w:t>F0 values</w:t>
        </w:r>
      </w:ins>
      <w:del w:id="917" w:author="Stage 2" w:date="2019-09-04T20:28:00Z">
        <w:r>
          <w:rPr>
            <w:rFonts w:eastAsia="Times New Roman" w:cs="Times New Roman"/>
          </w:rPr>
          <w:delText>fundamental frequencies</w:delText>
        </w:r>
      </w:del>
      <w:r>
        <w:rPr>
          <w:rPrChange w:id="918" w:author="Stage 2" w:date="2019-09-04T20:28:00Z">
            <w:rPr>
              <w:rFonts w:ascii="Times New Roman" w:eastAsia="Times New Roman" w:hAnsi="Times New Roman" w:cs="Times New Roman"/>
              <w:sz w:val="24"/>
              <w:szCs w:val="24"/>
            </w:rPr>
          </w:rPrChange>
        </w:rPr>
        <w:t xml:space="preserve"> for IDS and ADS </w:t>
      </w:r>
      <w:ins w:id="919" w:author="Stage 2" w:date="2019-09-04T20:28:00Z">
        <w:r>
          <w:t>is displayed as the proportion of voiced segments that fell in each F0 bin.</w:t>
        </w:r>
      </w:ins>
      <w:del w:id="920" w:author="Stage 2" w:date="2019-09-04T20:28:00Z">
        <w:r>
          <w:rPr>
            <w:rFonts w:eastAsia="Times New Roman" w:cs="Times New Roman"/>
          </w:rPr>
          <w:delText>stimuli.</w:delText>
        </w:r>
      </w:del>
      <w:r>
        <w:rPr>
          <w:rPrChange w:id="921" w:author="Stage 2" w:date="2019-09-04T20:28:00Z">
            <w:rPr>
              <w:rFonts w:ascii="Times New Roman" w:eastAsia="Times New Roman" w:hAnsi="Times New Roman" w:cs="Times New Roman"/>
              <w:sz w:val="24"/>
              <w:szCs w:val="24"/>
            </w:rPr>
          </w:rPrChange>
        </w:rPr>
        <w:t xml:space="preserve"> Dashed lines </w:t>
      </w:r>
      <w:ins w:id="922" w:author="Stage 2" w:date="2019-09-04T20:28:00Z">
        <w:r>
          <w:t>show</w:t>
        </w:r>
      </w:ins>
      <w:del w:id="923" w:author="Stage 2" w:date="2019-09-04T20:28:00Z">
        <w:r>
          <w:rPr>
            <w:rFonts w:eastAsia="Times New Roman" w:cs="Times New Roman"/>
          </w:rPr>
          <w:delText>give</w:delText>
        </w:r>
      </w:del>
      <w:r>
        <w:rPr>
          <w:rPrChange w:id="924" w:author="Stage 2" w:date="2019-09-04T20:28:00Z">
            <w:rPr>
              <w:rFonts w:ascii="Times New Roman" w:eastAsia="Times New Roman" w:hAnsi="Times New Roman" w:cs="Times New Roman"/>
              <w:sz w:val="24"/>
              <w:szCs w:val="24"/>
            </w:rPr>
          </w:rPrChange>
        </w:rPr>
        <w:t xml:space="preserve"> mean </w:t>
      </w:r>
      <w:ins w:id="925" w:author="Stage 2" w:date="2019-09-04T20:28:00Z">
        <w:r>
          <w:t>plus or minus one</w:t>
        </w:r>
      </w:ins>
      <w:del w:id="926" w:author="Stage 2" w:date="2019-09-04T20:28:00Z">
        <w:r>
          <w:rPr>
            <w:rFonts w:eastAsia="Times New Roman" w:cs="Times New Roman"/>
          </w:rPr>
          <w:delText>+/-</w:delText>
        </w:r>
      </w:del>
      <w:r>
        <w:rPr>
          <w:rPrChange w:id="927" w:author="Stage 2" w:date="2019-09-04T20:28:00Z">
            <w:rPr>
              <w:rFonts w:ascii="Times New Roman" w:eastAsia="Times New Roman" w:hAnsi="Times New Roman" w:cs="Times New Roman"/>
              <w:sz w:val="24"/>
              <w:szCs w:val="24"/>
            </w:rPr>
          </w:rPrChange>
        </w:rPr>
        <w:t xml:space="preserve"> standard error</w:t>
      </w:r>
      <w:ins w:id="928" w:author="Stage 2" w:date="2019-09-04T20:28:00Z">
        <w:r>
          <w:t xml:space="preserve"> acro</w:t>
        </w:r>
        <w:r>
          <w:t>ss stimuli</w:t>
        </w:r>
      </w:ins>
      <w:r>
        <w:rPr>
          <w:rPrChange w:id="929" w:author="Stage 2" w:date="2019-09-04T20:28:00Z">
            <w:rPr>
              <w:rFonts w:ascii="Times New Roman" w:eastAsia="Times New Roman" w:hAnsi="Times New Roman" w:cs="Times New Roman"/>
              <w:sz w:val="24"/>
              <w:szCs w:val="24"/>
            </w:rPr>
          </w:rPrChange>
        </w:rPr>
        <w:t>.</w:t>
      </w:r>
    </w:p>
    <w:p w14:paraId="7AE1A9D3" w14:textId="77777777" w:rsidR="00847E8C" w:rsidRDefault="00847E8C">
      <w:pPr>
        <w:pBdr>
          <w:top w:val="nil"/>
          <w:left w:val="nil"/>
          <w:bottom w:val="nil"/>
          <w:right w:val="nil"/>
          <w:between w:val="nil"/>
        </w:pBdr>
        <w:spacing w:line="480" w:lineRule="auto"/>
        <w:rPr>
          <w:del w:id="930" w:author="Stage 2" w:date="2019-09-04T20:28:00Z"/>
          <w:rFonts w:ascii="Times New Roman" w:eastAsia="Times New Roman" w:hAnsi="Times New Roman" w:cs="Times New Roman"/>
          <w:sz w:val="24"/>
          <w:szCs w:val="24"/>
        </w:rPr>
      </w:pPr>
    </w:p>
    <w:p w14:paraId="2370CC23" w14:textId="77777777" w:rsidR="00D350E7" w:rsidRDefault="003C1572">
      <w:pPr>
        <w:pStyle w:val="Compact"/>
        <w:rPr>
          <w:ins w:id="931" w:author="Stage 2" w:date="2019-09-04T20:28:00Z"/>
        </w:rPr>
      </w:pPr>
      <w:r>
        <w:rPr>
          <w:rPrChange w:id="932" w:author="Stage 2" w:date="2019-09-04T20:28:00Z">
            <w:rPr>
              <w:rFonts w:eastAsia="Times New Roman" w:cs="Times New Roman"/>
            </w:rPr>
          </w:rPrChange>
        </w:rPr>
        <w:t xml:space="preserve">Table </w:t>
      </w:r>
      <w:ins w:id="933" w:author="Stage 2" w:date="2019-09-04T20:28:00Z">
        <w:r>
          <w:t>1:</w:t>
        </w:r>
      </w:ins>
    </w:p>
    <w:p w14:paraId="3E3CF5A8" w14:textId="77777777" w:rsidR="00847E8C" w:rsidRDefault="003C1572">
      <w:pPr>
        <w:pStyle w:val="Compact"/>
        <w:rPr>
          <w:rPrChange w:id="934" w:author="Stage 2" w:date="2019-09-04T20:28:00Z">
            <w:rPr>
              <w:rFonts w:ascii="Times New Roman" w:eastAsia="Times New Roman" w:hAnsi="Times New Roman" w:cs="Times New Roman"/>
              <w:sz w:val="24"/>
              <w:szCs w:val="24"/>
            </w:rPr>
          </w:rPrChange>
        </w:rPr>
        <w:pPrChange w:id="935" w:author="Stage 2" w:date="2019-09-04T20:28:00Z">
          <w:pPr>
            <w:pBdr>
              <w:top w:val="nil"/>
              <w:left w:val="nil"/>
              <w:bottom w:val="nil"/>
              <w:right w:val="nil"/>
              <w:between w:val="nil"/>
            </w:pBdr>
            <w:spacing w:line="480" w:lineRule="auto"/>
          </w:pPr>
        </w:pPrChange>
      </w:pPr>
      <w:del w:id="936" w:author="Stage 2" w:date="2019-09-04T20:28:00Z">
        <w:r>
          <w:rPr>
            <w:rFonts w:eastAsia="Times New Roman" w:cs="Times New Roman"/>
          </w:rPr>
          <w:delText xml:space="preserve">2. </w:delText>
        </w:r>
      </w:del>
      <w:r>
        <w:rPr>
          <w:i/>
          <w:rPrChange w:id="937" w:author="Stage 2" w:date="2019-09-04T20:28:00Z">
            <w:rPr>
              <w:rFonts w:ascii="Times New Roman" w:eastAsia="Times New Roman" w:hAnsi="Times New Roman" w:cs="Times New Roman"/>
              <w:sz w:val="24"/>
              <w:szCs w:val="24"/>
            </w:rPr>
          </w:rPrChange>
        </w:rPr>
        <w:t>Characteristics of the IDS and ADS stimuli, with standard deviations computed across stimuli.</w:t>
      </w:r>
      <w:del w:id="938" w:author="Stage 2" w:date="2019-09-04T20:28:00Z">
        <w:r>
          <w:rPr>
            <w:rFonts w:eastAsia="Times New Roman" w:cs="Times New Roman"/>
          </w:rPr>
          <w:delText xml:space="preserve"> </w:delText>
        </w:r>
      </w:del>
    </w:p>
    <w:tbl>
      <w:tblPr>
        <w:tblW w:w="0" w:type="pct"/>
        <w:tblLook w:val="07E0" w:firstRow="1" w:lastRow="1" w:firstColumn="1" w:lastColumn="1" w:noHBand="1" w:noVBand="1"/>
        <w:tblPrChange w:id="939" w:author="Stage 2" w:date="2019-09-04T20:28:00Z">
          <w:tblPr>
            <w:tblStyle w:val="a0"/>
            <w:tblW w:w="8670" w:type="dxa"/>
            <w:jc w:val="center"/>
            <w:tblLayout w:type="fixed"/>
            <w:tblLook w:val="0600" w:firstRow="0" w:lastRow="0" w:firstColumn="0" w:lastColumn="0" w:noHBand="1" w:noVBand="1"/>
          </w:tblPr>
        </w:tblPrChange>
      </w:tblPr>
      <w:tblGrid>
        <w:gridCol w:w="1523"/>
        <w:gridCol w:w="1183"/>
        <w:gridCol w:w="970"/>
        <w:gridCol w:w="1276"/>
        <w:gridCol w:w="1063"/>
        <w:tblGridChange w:id="940">
          <w:tblGrid>
            <w:gridCol w:w="4785"/>
            <w:gridCol w:w="505"/>
            <w:gridCol w:w="970"/>
            <w:gridCol w:w="505"/>
            <w:gridCol w:w="1905"/>
          </w:tblGrid>
        </w:tblGridChange>
      </w:tblGrid>
      <w:tr w:rsidR="00847E8C" w14:paraId="47284D2B" w14:textId="77777777">
        <w:trPr>
          <w:trPrChange w:id="941" w:author="Stage 2" w:date="2019-09-04T20:28:00Z">
            <w:trPr>
              <w:trHeight w:val="280"/>
              <w:jc w:val="center"/>
            </w:trPr>
          </w:trPrChange>
        </w:trPr>
        <w:tc>
          <w:tcPr>
            <w:tcW w:w="0" w:type="auto"/>
            <w:tcBorders>
              <w:bottom w:val="single" w:sz="0" w:space="0" w:color="auto"/>
            </w:tcBorders>
            <w:vAlign w:val="bottom"/>
            <w:tcPrChange w:id="942" w:author="Stage 2" w:date="2019-09-04T20:28:00Z">
              <w:tcPr>
                <w:tcW w:w="4785" w:type="dxa"/>
                <w:shd w:val="clear" w:color="auto" w:fill="auto"/>
                <w:tcMar>
                  <w:top w:w="40" w:type="dxa"/>
                  <w:left w:w="40" w:type="dxa"/>
                  <w:bottom w:w="40" w:type="dxa"/>
                  <w:right w:w="40" w:type="dxa"/>
                </w:tcMar>
                <w:vAlign w:val="bottom"/>
              </w:tcPr>
            </w:tcPrChange>
          </w:tcPr>
          <w:p w14:paraId="43A902C6" w14:textId="39542DBC" w:rsidR="00847E8C" w:rsidRDefault="003C1572">
            <w:pPr>
              <w:pStyle w:val="Compact"/>
              <w:rPr>
                <w:rPrChange w:id="943" w:author="Stage 2" w:date="2019-09-04T20:28:00Z">
                  <w:rPr>
                    <w:rFonts w:ascii="Times New Roman" w:eastAsia="Times New Roman" w:hAnsi="Times New Roman" w:cs="Times New Roman"/>
                    <w:sz w:val="24"/>
                    <w:szCs w:val="24"/>
                  </w:rPr>
                </w:rPrChange>
              </w:rPr>
              <w:pPrChange w:id="944" w:author="Stage 2" w:date="2019-09-04T20:28:00Z">
                <w:pPr>
                  <w:pBdr>
                    <w:top w:val="nil"/>
                    <w:left w:val="nil"/>
                    <w:bottom w:val="nil"/>
                    <w:right w:val="nil"/>
                    <w:between w:val="nil"/>
                  </w:pBdr>
                  <w:spacing w:line="240" w:lineRule="auto"/>
                  <w:jc w:val="center"/>
                </w:pPr>
              </w:pPrChange>
            </w:pPr>
            <w:ins w:id="945" w:author="Stage 2" w:date="2019-09-04T20:28:00Z">
              <w:r>
                <w:t>Measurement</w:t>
              </w:r>
            </w:ins>
          </w:p>
        </w:tc>
        <w:tc>
          <w:tcPr>
            <w:tcW w:w="0" w:type="auto"/>
            <w:tcBorders>
              <w:bottom w:val="single" w:sz="0" w:space="0" w:color="auto"/>
            </w:tcBorders>
            <w:vAlign w:val="bottom"/>
            <w:tcPrChange w:id="946" w:author="Stage 2" w:date="2019-09-04T20:28:00Z">
              <w:tcPr>
                <w:tcW w:w="1980" w:type="dxa"/>
                <w:shd w:val="clear" w:color="auto" w:fill="auto"/>
                <w:tcMar>
                  <w:top w:w="40" w:type="dxa"/>
                  <w:left w:w="40" w:type="dxa"/>
                  <w:bottom w:w="40" w:type="dxa"/>
                  <w:right w:w="40" w:type="dxa"/>
                </w:tcMar>
                <w:vAlign w:val="bottom"/>
              </w:tcPr>
            </w:tcPrChange>
          </w:tcPr>
          <w:p w14:paraId="45DC507A" w14:textId="6D6B6906" w:rsidR="00847E8C" w:rsidRDefault="003C1572">
            <w:pPr>
              <w:pStyle w:val="Compact"/>
              <w:rPr>
                <w:rPrChange w:id="947" w:author="Stage 2" w:date="2019-09-04T20:28:00Z">
                  <w:rPr>
                    <w:rFonts w:ascii="Times New Roman" w:eastAsia="Times New Roman" w:hAnsi="Times New Roman" w:cs="Times New Roman"/>
                    <w:b/>
                    <w:sz w:val="24"/>
                    <w:szCs w:val="24"/>
                  </w:rPr>
                </w:rPrChange>
              </w:rPr>
              <w:pPrChange w:id="948" w:author="Stage 2" w:date="2019-09-04T20:28:00Z">
                <w:pPr>
                  <w:pBdr>
                    <w:top w:val="nil"/>
                    <w:left w:val="nil"/>
                    <w:bottom w:val="nil"/>
                    <w:right w:val="nil"/>
                    <w:between w:val="nil"/>
                  </w:pBdr>
                  <w:spacing w:line="240" w:lineRule="auto"/>
                  <w:jc w:val="center"/>
                </w:pPr>
              </w:pPrChange>
            </w:pPr>
            <w:r>
              <w:rPr>
                <w:rPrChange w:id="949" w:author="Stage 2" w:date="2019-09-04T20:28:00Z">
                  <w:rPr>
                    <w:rFonts w:ascii="Times New Roman" w:eastAsia="Times New Roman" w:hAnsi="Times New Roman" w:cs="Times New Roman"/>
                    <w:b/>
                    <w:sz w:val="24"/>
                    <w:szCs w:val="24"/>
                  </w:rPr>
                </w:rPrChange>
              </w:rPr>
              <w:t>IDS</w:t>
            </w:r>
            <w:ins w:id="950" w:author="Stage 2" w:date="2019-09-04T20:28:00Z">
              <w:r>
                <w:t xml:space="preserve"> mean</w:t>
              </w:r>
            </w:ins>
          </w:p>
        </w:tc>
        <w:tc>
          <w:tcPr>
            <w:tcW w:w="0" w:type="auto"/>
            <w:tcBorders>
              <w:bottom w:val="single" w:sz="0" w:space="0" w:color="auto"/>
            </w:tcBorders>
            <w:vAlign w:val="bottom"/>
            <w:tcPrChange w:id="951" w:author="Stage 2" w:date="2019-09-04T20:28:00Z">
              <w:tcPr>
                <w:tcW w:w="0" w:type="auto"/>
                <w:tcBorders>
                  <w:bottom w:val="single" w:sz="0" w:space="0" w:color="auto"/>
                </w:tcBorders>
              </w:tcPr>
            </w:tcPrChange>
          </w:tcPr>
          <w:p w14:paraId="3EC03E94" w14:textId="77777777" w:rsidR="00000000" w:rsidRDefault="003C1572">
            <w:pPr>
              <w:pStyle w:val="Compact"/>
            </w:pPr>
            <w:ins w:id="952" w:author="Stage 2" w:date="2019-09-04T20:28:00Z">
              <w:r>
                <w:t>IDS SD</w:t>
              </w:r>
            </w:ins>
          </w:p>
        </w:tc>
        <w:tc>
          <w:tcPr>
            <w:tcW w:w="0" w:type="auto"/>
            <w:tcBorders>
              <w:bottom w:val="single" w:sz="0" w:space="0" w:color="auto"/>
            </w:tcBorders>
            <w:vAlign w:val="bottom"/>
            <w:tcPrChange w:id="953" w:author="Stage 2" w:date="2019-09-04T20:28:00Z">
              <w:tcPr>
                <w:tcW w:w="0" w:type="auto"/>
                <w:tcBorders>
                  <w:bottom w:val="single" w:sz="0" w:space="0" w:color="auto"/>
                </w:tcBorders>
              </w:tcPr>
            </w:tcPrChange>
          </w:tcPr>
          <w:p w14:paraId="702D8B21" w14:textId="77777777" w:rsidR="00000000" w:rsidRDefault="003C1572">
            <w:pPr>
              <w:pStyle w:val="Compact"/>
            </w:pPr>
            <w:ins w:id="954" w:author="Stage 2" w:date="2019-09-04T20:28:00Z">
              <w:r>
                <w:t>ADS mean</w:t>
              </w:r>
            </w:ins>
          </w:p>
        </w:tc>
        <w:tc>
          <w:tcPr>
            <w:tcW w:w="0" w:type="auto"/>
            <w:tcBorders>
              <w:bottom w:val="single" w:sz="0" w:space="0" w:color="auto"/>
            </w:tcBorders>
            <w:vAlign w:val="bottom"/>
            <w:tcPrChange w:id="955" w:author="Stage 2" w:date="2019-09-04T20:28:00Z">
              <w:tcPr>
                <w:tcW w:w="1905" w:type="dxa"/>
                <w:shd w:val="clear" w:color="auto" w:fill="auto"/>
                <w:tcMar>
                  <w:top w:w="40" w:type="dxa"/>
                  <w:left w:w="40" w:type="dxa"/>
                  <w:bottom w:w="40" w:type="dxa"/>
                  <w:right w:w="40" w:type="dxa"/>
                </w:tcMar>
                <w:vAlign w:val="bottom"/>
              </w:tcPr>
            </w:tcPrChange>
          </w:tcPr>
          <w:p w14:paraId="30083D66" w14:textId="1987A321" w:rsidR="00847E8C" w:rsidRDefault="003C1572">
            <w:pPr>
              <w:pStyle w:val="Compact"/>
              <w:rPr>
                <w:rPrChange w:id="956" w:author="Stage 2" w:date="2019-09-04T20:28:00Z">
                  <w:rPr>
                    <w:rFonts w:ascii="Times New Roman" w:eastAsia="Times New Roman" w:hAnsi="Times New Roman" w:cs="Times New Roman"/>
                    <w:b/>
                    <w:sz w:val="24"/>
                    <w:szCs w:val="24"/>
                  </w:rPr>
                </w:rPrChange>
              </w:rPr>
              <w:pPrChange w:id="957" w:author="Stage 2" w:date="2019-09-04T20:28:00Z">
                <w:pPr>
                  <w:pBdr>
                    <w:top w:val="nil"/>
                    <w:left w:val="nil"/>
                    <w:bottom w:val="nil"/>
                    <w:right w:val="nil"/>
                    <w:between w:val="nil"/>
                  </w:pBdr>
                  <w:spacing w:line="240" w:lineRule="auto"/>
                  <w:jc w:val="center"/>
                </w:pPr>
              </w:pPrChange>
            </w:pPr>
            <w:r>
              <w:rPr>
                <w:rPrChange w:id="958" w:author="Stage 2" w:date="2019-09-04T20:28:00Z">
                  <w:rPr>
                    <w:rFonts w:ascii="Times New Roman" w:eastAsia="Times New Roman" w:hAnsi="Times New Roman" w:cs="Times New Roman"/>
                    <w:b/>
                    <w:sz w:val="24"/>
                    <w:szCs w:val="24"/>
                  </w:rPr>
                </w:rPrChange>
              </w:rPr>
              <w:t>A</w:t>
            </w:r>
            <w:r>
              <w:rPr>
                <w:rPrChange w:id="959" w:author="Stage 2" w:date="2019-09-04T20:28:00Z">
                  <w:rPr>
                    <w:rFonts w:ascii="Times New Roman" w:eastAsia="Times New Roman" w:hAnsi="Times New Roman" w:cs="Times New Roman"/>
                    <w:b/>
                    <w:sz w:val="24"/>
                    <w:szCs w:val="24"/>
                  </w:rPr>
                </w:rPrChange>
              </w:rPr>
              <w:t>DS</w:t>
            </w:r>
            <w:ins w:id="960" w:author="Stage 2" w:date="2019-09-04T20:28:00Z">
              <w:r>
                <w:t xml:space="preserve"> SD</w:t>
              </w:r>
            </w:ins>
          </w:p>
        </w:tc>
      </w:tr>
    </w:tbl>
    <w:tbl>
      <w:tblPr>
        <w:tblStyle w:val="a0"/>
        <w:tblW w:w="8670" w:type="dxa"/>
        <w:jc w:val="center"/>
        <w:tblLayout w:type="fixed"/>
        <w:tblLook w:val="0600" w:firstRow="0" w:lastRow="0" w:firstColumn="0" w:lastColumn="0" w:noHBand="1" w:noVBand="1"/>
      </w:tblPr>
      <w:tblGrid>
        <w:gridCol w:w="4785"/>
        <w:gridCol w:w="1065"/>
        <w:gridCol w:w="915"/>
        <w:gridCol w:w="975"/>
        <w:gridCol w:w="930"/>
      </w:tblGrid>
      <w:tr w:rsidR="00847E8C" w14:paraId="795EE4A3" w14:textId="77777777">
        <w:trPr>
          <w:jc w:val="center"/>
          <w:del w:id="961" w:author="Stage 2" w:date="2019-09-04T20:28:00Z"/>
        </w:trPr>
        <w:tc>
          <w:tcPr>
            <w:tcW w:w="4785" w:type="dxa"/>
            <w:shd w:val="clear" w:color="auto" w:fill="auto"/>
            <w:tcMar>
              <w:top w:w="40" w:type="dxa"/>
              <w:left w:w="40" w:type="dxa"/>
              <w:bottom w:w="40" w:type="dxa"/>
              <w:right w:w="40" w:type="dxa"/>
            </w:tcMar>
            <w:vAlign w:val="bottom"/>
          </w:tcPr>
          <w:p w14:paraId="70253FA9" w14:textId="77777777" w:rsidR="00847E8C" w:rsidRDefault="00847E8C">
            <w:pPr>
              <w:pBdr>
                <w:top w:val="nil"/>
                <w:left w:val="nil"/>
                <w:bottom w:val="nil"/>
                <w:right w:val="nil"/>
                <w:between w:val="nil"/>
              </w:pBdr>
              <w:spacing w:line="240" w:lineRule="auto"/>
              <w:jc w:val="center"/>
              <w:rPr>
                <w:del w:id="962" w:author="Stage 2" w:date="2019-09-04T20:28:00Z"/>
                <w:rFonts w:ascii="Times New Roman" w:eastAsia="Times New Roman" w:hAnsi="Times New Roman" w:cs="Times New Roman"/>
                <w:sz w:val="24"/>
                <w:szCs w:val="24"/>
              </w:rPr>
            </w:pPr>
          </w:p>
        </w:tc>
        <w:tc>
          <w:tcPr>
            <w:tcW w:w="1065" w:type="dxa"/>
            <w:shd w:val="clear" w:color="auto" w:fill="auto"/>
            <w:tcMar>
              <w:top w:w="40" w:type="dxa"/>
              <w:left w:w="40" w:type="dxa"/>
              <w:bottom w:w="40" w:type="dxa"/>
              <w:right w:w="40" w:type="dxa"/>
            </w:tcMar>
            <w:vAlign w:val="bottom"/>
          </w:tcPr>
          <w:p w14:paraId="60083CD0" w14:textId="77777777" w:rsidR="00847E8C" w:rsidRDefault="003C1572">
            <w:pPr>
              <w:pBdr>
                <w:top w:val="nil"/>
                <w:left w:val="nil"/>
                <w:bottom w:val="nil"/>
                <w:right w:val="nil"/>
                <w:between w:val="nil"/>
              </w:pBdr>
              <w:spacing w:line="240" w:lineRule="auto"/>
              <w:jc w:val="center"/>
              <w:rPr>
                <w:del w:id="963" w:author="Stage 2" w:date="2019-09-04T20:28:00Z"/>
                <w:rFonts w:ascii="Times New Roman" w:eastAsia="Times New Roman" w:hAnsi="Times New Roman" w:cs="Times New Roman"/>
                <w:b/>
                <w:sz w:val="24"/>
                <w:szCs w:val="24"/>
              </w:rPr>
            </w:pPr>
            <w:del w:id="964" w:author="Stage 2" w:date="2019-09-04T20:28:00Z">
              <w:r>
                <w:rPr>
                  <w:rFonts w:ascii="Times New Roman" w:eastAsia="Times New Roman" w:hAnsi="Times New Roman" w:cs="Times New Roman"/>
                  <w:b/>
                  <w:sz w:val="24"/>
                  <w:szCs w:val="24"/>
                </w:rPr>
                <w:delText>Mean</w:delText>
              </w:r>
            </w:del>
          </w:p>
        </w:tc>
        <w:tc>
          <w:tcPr>
            <w:tcW w:w="915" w:type="dxa"/>
            <w:shd w:val="clear" w:color="auto" w:fill="auto"/>
            <w:tcMar>
              <w:top w:w="40" w:type="dxa"/>
              <w:left w:w="40" w:type="dxa"/>
              <w:bottom w:w="40" w:type="dxa"/>
              <w:right w:w="40" w:type="dxa"/>
            </w:tcMar>
            <w:vAlign w:val="bottom"/>
          </w:tcPr>
          <w:p w14:paraId="3711F2AC" w14:textId="77777777" w:rsidR="00847E8C" w:rsidRDefault="003C1572">
            <w:pPr>
              <w:pBdr>
                <w:top w:val="nil"/>
                <w:left w:val="nil"/>
                <w:bottom w:val="nil"/>
                <w:right w:val="nil"/>
                <w:between w:val="nil"/>
              </w:pBdr>
              <w:spacing w:line="240" w:lineRule="auto"/>
              <w:jc w:val="center"/>
              <w:rPr>
                <w:del w:id="965" w:author="Stage 2" w:date="2019-09-04T20:28:00Z"/>
                <w:rFonts w:ascii="Times New Roman" w:eastAsia="Times New Roman" w:hAnsi="Times New Roman" w:cs="Times New Roman"/>
                <w:b/>
                <w:sz w:val="24"/>
                <w:szCs w:val="24"/>
              </w:rPr>
            </w:pPr>
            <w:del w:id="966" w:author="Stage 2" w:date="2019-09-04T20:28:00Z">
              <w:r>
                <w:rPr>
                  <w:rFonts w:ascii="Times New Roman" w:eastAsia="Times New Roman" w:hAnsi="Times New Roman" w:cs="Times New Roman"/>
                  <w:b/>
                  <w:sz w:val="24"/>
                  <w:szCs w:val="24"/>
                </w:rPr>
                <w:delText>SD</w:delText>
              </w:r>
            </w:del>
          </w:p>
        </w:tc>
        <w:tc>
          <w:tcPr>
            <w:tcW w:w="975" w:type="dxa"/>
            <w:shd w:val="clear" w:color="auto" w:fill="auto"/>
            <w:tcMar>
              <w:top w:w="40" w:type="dxa"/>
              <w:left w:w="40" w:type="dxa"/>
              <w:bottom w:w="40" w:type="dxa"/>
              <w:right w:w="40" w:type="dxa"/>
            </w:tcMar>
            <w:vAlign w:val="bottom"/>
          </w:tcPr>
          <w:p w14:paraId="469774AB" w14:textId="77777777" w:rsidR="00847E8C" w:rsidRDefault="003C1572">
            <w:pPr>
              <w:pBdr>
                <w:top w:val="nil"/>
                <w:left w:val="nil"/>
                <w:bottom w:val="nil"/>
                <w:right w:val="nil"/>
                <w:between w:val="nil"/>
              </w:pBdr>
              <w:spacing w:line="240" w:lineRule="auto"/>
              <w:jc w:val="center"/>
              <w:rPr>
                <w:del w:id="967" w:author="Stage 2" w:date="2019-09-04T20:28:00Z"/>
                <w:rFonts w:ascii="Times New Roman" w:eastAsia="Times New Roman" w:hAnsi="Times New Roman" w:cs="Times New Roman"/>
                <w:b/>
                <w:sz w:val="24"/>
                <w:szCs w:val="24"/>
              </w:rPr>
            </w:pPr>
            <w:del w:id="968" w:author="Stage 2" w:date="2019-09-04T20:28:00Z">
              <w:r>
                <w:rPr>
                  <w:rFonts w:ascii="Times New Roman" w:eastAsia="Times New Roman" w:hAnsi="Times New Roman" w:cs="Times New Roman"/>
                  <w:b/>
                  <w:sz w:val="24"/>
                  <w:szCs w:val="24"/>
                </w:rPr>
                <w:delText>Mean</w:delText>
              </w:r>
            </w:del>
          </w:p>
        </w:tc>
        <w:tc>
          <w:tcPr>
            <w:tcW w:w="930" w:type="dxa"/>
            <w:shd w:val="clear" w:color="auto" w:fill="auto"/>
            <w:tcMar>
              <w:top w:w="40" w:type="dxa"/>
              <w:left w:w="40" w:type="dxa"/>
              <w:bottom w:w="40" w:type="dxa"/>
              <w:right w:w="40" w:type="dxa"/>
            </w:tcMar>
            <w:vAlign w:val="bottom"/>
          </w:tcPr>
          <w:p w14:paraId="3B63A933" w14:textId="77777777" w:rsidR="00847E8C" w:rsidRDefault="003C1572">
            <w:pPr>
              <w:pBdr>
                <w:top w:val="nil"/>
                <w:left w:val="nil"/>
                <w:bottom w:val="nil"/>
                <w:right w:val="nil"/>
                <w:between w:val="nil"/>
              </w:pBdr>
              <w:spacing w:line="240" w:lineRule="auto"/>
              <w:jc w:val="center"/>
              <w:rPr>
                <w:del w:id="969" w:author="Stage 2" w:date="2019-09-04T20:28:00Z"/>
                <w:rFonts w:ascii="Times New Roman" w:eastAsia="Times New Roman" w:hAnsi="Times New Roman" w:cs="Times New Roman"/>
                <w:b/>
                <w:sz w:val="24"/>
                <w:szCs w:val="24"/>
              </w:rPr>
            </w:pPr>
            <w:del w:id="970" w:author="Stage 2" w:date="2019-09-04T20:28:00Z">
              <w:r>
                <w:rPr>
                  <w:rFonts w:ascii="Times New Roman" w:eastAsia="Times New Roman" w:hAnsi="Times New Roman" w:cs="Times New Roman"/>
                  <w:b/>
                  <w:sz w:val="24"/>
                  <w:szCs w:val="24"/>
                </w:rPr>
                <w:delText>SD</w:delText>
              </w:r>
            </w:del>
          </w:p>
        </w:tc>
      </w:tr>
    </w:tbl>
    <w:tbl>
      <w:tblPr>
        <w:tblW w:w="0" w:type="pct"/>
        <w:tblLook w:val="07E0" w:firstRow="1" w:lastRow="1" w:firstColumn="1" w:lastColumn="1" w:noHBand="1" w:noVBand="1"/>
        <w:tblPrChange w:id="971" w:author="Stage 2" w:date="2019-09-04T20:28:00Z">
          <w:tblPr>
            <w:tblStyle w:val="a0"/>
            <w:tblW w:w="8670" w:type="dxa"/>
            <w:jc w:val="center"/>
            <w:tblLayout w:type="fixed"/>
            <w:tblLook w:val="0600" w:firstRow="0" w:lastRow="0" w:firstColumn="0" w:lastColumn="0" w:noHBand="1" w:noVBand="1"/>
          </w:tblPr>
        </w:tblPrChange>
      </w:tblPr>
      <w:tblGrid>
        <w:gridCol w:w="2059"/>
        <w:gridCol w:w="3151"/>
        <w:gridCol w:w="750"/>
        <w:gridCol w:w="498"/>
        <w:gridCol w:w="438"/>
        <w:gridCol w:w="636"/>
        <w:gridCol w:w="996"/>
        <w:gridCol w:w="876"/>
        <w:tblGridChange w:id="972">
          <w:tblGrid>
            <w:gridCol w:w="2059"/>
            <w:gridCol w:w="2726"/>
            <w:gridCol w:w="1065"/>
            <w:gridCol w:w="110"/>
            <w:gridCol w:w="805"/>
            <w:gridCol w:w="131"/>
            <w:gridCol w:w="636"/>
            <w:gridCol w:w="208"/>
            <w:gridCol w:w="788"/>
            <w:gridCol w:w="142"/>
            <w:gridCol w:w="734"/>
          </w:tblGrid>
        </w:tblGridChange>
      </w:tblGrid>
      <w:tr w:rsidR="00847E8C" w14:paraId="36380A34" w14:textId="77777777">
        <w:trPr>
          <w:trPrChange w:id="973" w:author="Stage 2" w:date="2019-09-04T20:28:00Z">
            <w:trPr>
              <w:gridAfter w:val="0"/>
              <w:jc w:val="center"/>
            </w:trPr>
          </w:trPrChange>
        </w:trPr>
        <w:tc>
          <w:tcPr>
            <w:tcW w:w="0" w:type="auto"/>
            <w:gridSpan w:val="2"/>
            <w:tcPrChange w:id="974" w:author="Stage 2" w:date="2019-09-04T20:28:00Z">
              <w:tcPr>
                <w:tcW w:w="4785" w:type="dxa"/>
                <w:gridSpan w:val="2"/>
                <w:shd w:val="clear" w:color="auto" w:fill="auto"/>
                <w:tcMar>
                  <w:top w:w="40" w:type="dxa"/>
                  <w:left w:w="40" w:type="dxa"/>
                  <w:bottom w:w="40" w:type="dxa"/>
                  <w:right w:w="40" w:type="dxa"/>
                </w:tcMar>
                <w:vAlign w:val="bottom"/>
              </w:tcPr>
            </w:tcPrChange>
          </w:tcPr>
          <w:p w14:paraId="48763C9F" w14:textId="77777777" w:rsidR="00847E8C" w:rsidRDefault="003C1572">
            <w:pPr>
              <w:pStyle w:val="Compact"/>
              <w:rPr>
                <w:rPrChange w:id="975" w:author="Stage 2" w:date="2019-09-04T20:28:00Z">
                  <w:rPr>
                    <w:rFonts w:ascii="Times New Roman" w:eastAsia="Times New Roman" w:hAnsi="Times New Roman" w:cs="Times New Roman"/>
                    <w:b/>
                    <w:sz w:val="24"/>
                    <w:szCs w:val="24"/>
                  </w:rPr>
                </w:rPrChange>
              </w:rPr>
              <w:pPrChange w:id="976" w:author="Stage 2" w:date="2019-09-04T20:28:00Z">
                <w:pPr>
                  <w:pBdr>
                    <w:top w:val="nil"/>
                    <w:left w:val="nil"/>
                    <w:bottom w:val="nil"/>
                    <w:right w:val="nil"/>
                    <w:between w:val="nil"/>
                  </w:pBdr>
                  <w:spacing w:line="240" w:lineRule="auto"/>
                  <w:jc w:val="right"/>
                </w:pPr>
              </w:pPrChange>
            </w:pPr>
            <w:r>
              <w:rPr>
                <w:rPrChange w:id="977" w:author="Stage 2" w:date="2019-09-04T20:28:00Z">
                  <w:rPr>
                    <w:rFonts w:ascii="Times New Roman" w:eastAsia="Times New Roman" w:hAnsi="Times New Roman" w:cs="Times New Roman"/>
                    <w:b/>
                    <w:sz w:val="24"/>
                    <w:szCs w:val="24"/>
                  </w:rPr>
                </w:rPrChange>
              </w:rPr>
              <w:t>Number of mothers speaking per stimulus</w:t>
            </w:r>
          </w:p>
        </w:tc>
        <w:tc>
          <w:tcPr>
            <w:tcW w:w="0" w:type="auto"/>
            <w:gridSpan w:val="2"/>
            <w:tcPrChange w:id="978" w:author="Stage 2" w:date="2019-09-04T20:28:00Z">
              <w:tcPr>
                <w:tcW w:w="1065" w:type="dxa"/>
                <w:shd w:val="clear" w:color="auto" w:fill="auto"/>
                <w:tcMar>
                  <w:top w:w="40" w:type="dxa"/>
                  <w:left w:w="40" w:type="dxa"/>
                  <w:bottom w:w="40" w:type="dxa"/>
                  <w:right w:w="40" w:type="dxa"/>
                </w:tcMar>
                <w:vAlign w:val="bottom"/>
              </w:tcPr>
            </w:tcPrChange>
          </w:tcPr>
          <w:p w14:paraId="7B007FE4" w14:textId="77777777" w:rsidR="00847E8C" w:rsidRDefault="003C1572">
            <w:pPr>
              <w:pStyle w:val="Compact"/>
              <w:rPr>
                <w:rFonts w:eastAsia="Times New Roman" w:cs="Times New Roman"/>
              </w:rPr>
              <w:pPrChange w:id="979" w:author="Stage 2" w:date="2019-09-04T20:28:00Z">
                <w:pPr>
                  <w:pBdr>
                    <w:top w:val="nil"/>
                    <w:left w:val="nil"/>
                    <w:bottom w:val="nil"/>
                    <w:right w:val="nil"/>
                    <w:between w:val="nil"/>
                  </w:pBdr>
                  <w:spacing w:line="240" w:lineRule="auto"/>
                  <w:jc w:val="center"/>
                </w:pPr>
              </w:pPrChange>
            </w:pPr>
            <w:r>
              <w:rPr>
                <w:rPrChange w:id="980" w:author="Stage 2" w:date="2019-09-04T20:28:00Z">
                  <w:rPr>
                    <w:rFonts w:ascii="Times New Roman" w:eastAsia="Times New Roman" w:hAnsi="Times New Roman" w:cs="Times New Roman"/>
                  </w:rPr>
                </w:rPrChange>
              </w:rPr>
              <w:t>4.00</w:t>
            </w:r>
          </w:p>
        </w:tc>
        <w:tc>
          <w:tcPr>
            <w:tcW w:w="0" w:type="auto"/>
            <w:gridSpan w:val="2"/>
            <w:tcPrChange w:id="981" w:author="Stage 2" w:date="2019-09-04T20:28:00Z">
              <w:tcPr>
                <w:tcW w:w="915" w:type="dxa"/>
                <w:gridSpan w:val="2"/>
                <w:shd w:val="clear" w:color="auto" w:fill="auto"/>
                <w:tcMar>
                  <w:top w:w="40" w:type="dxa"/>
                  <w:left w:w="40" w:type="dxa"/>
                  <w:bottom w:w="40" w:type="dxa"/>
                  <w:right w:w="40" w:type="dxa"/>
                </w:tcMar>
                <w:vAlign w:val="bottom"/>
              </w:tcPr>
            </w:tcPrChange>
          </w:tcPr>
          <w:p w14:paraId="5D374FC1" w14:textId="77777777" w:rsidR="00847E8C" w:rsidRDefault="003C1572">
            <w:pPr>
              <w:pStyle w:val="Compact"/>
              <w:rPr>
                <w:rFonts w:eastAsia="Times New Roman" w:cs="Times New Roman"/>
              </w:rPr>
              <w:pPrChange w:id="982" w:author="Stage 2" w:date="2019-09-04T20:28:00Z">
                <w:pPr>
                  <w:pBdr>
                    <w:top w:val="nil"/>
                    <w:left w:val="nil"/>
                    <w:bottom w:val="nil"/>
                    <w:right w:val="nil"/>
                    <w:between w:val="nil"/>
                  </w:pBdr>
                  <w:spacing w:line="240" w:lineRule="auto"/>
                  <w:jc w:val="center"/>
                </w:pPr>
              </w:pPrChange>
            </w:pPr>
            <w:r>
              <w:rPr>
                <w:rPrChange w:id="983" w:author="Stage 2" w:date="2019-09-04T20:28:00Z">
                  <w:rPr>
                    <w:rFonts w:ascii="Times New Roman" w:eastAsia="Times New Roman" w:hAnsi="Times New Roman" w:cs="Times New Roman"/>
                  </w:rPr>
                </w:rPrChange>
              </w:rPr>
              <w:t>0.00</w:t>
            </w:r>
          </w:p>
        </w:tc>
        <w:tc>
          <w:tcPr>
            <w:tcW w:w="0" w:type="auto"/>
            <w:tcPrChange w:id="984" w:author="Stage 2" w:date="2019-09-04T20:28:00Z">
              <w:tcPr>
                <w:tcW w:w="975" w:type="dxa"/>
                <w:gridSpan w:val="3"/>
                <w:shd w:val="clear" w:color="auto" w:fill="auto"/>
                <w:tcMar>
                  <w:top w:w="40" w:type="dxa"/>
                  <w:left w:w="40" w:type="dxa"/>
                  <w:bottom w:w="40" w:type="dxa"/>
                  <w:right w:w="40" w:type="dxa"/>
                </w:tcMar>
                <w:vAlign w:val="bottom"/>
              </w:tcPr>
            </w:tcPrChange>
          </w:tcPr>
          <w:p w14:paraId="2DFB77C1" w14:textId="77777777" w:rsidR="00847E8C" w:rsidRDefault="003C1572">
            <w:pPr>
              <w:pStyle w:val="Compact"/>
              <w:rPr>
                <w:rFonts w:eastAsia="Times New Roman" w:cs="Times New Roman"/>
              </w:rPr>
              <w:pPrChange w:id="985" w:author="Stage 2" w:date="2019-09-04T20:28:00Z">
                <w:pPr>
                  <w:pBdr>
                    <w:top w:val="nil"/>
                    <w:left w:val="nil"/>
                    <w:bottom w:val="nil"/>
                    <w:right w:val="nil"/>
                    <w:between w:val="nil"/>
                  </w:pBdr>
                  <w:spacing w:line="240" w:lineRule="auto"/>
                  <w:jc w:val="center"/>
                </w:pPr>
              </w:pPrChange>
            </w:pPr>
            <w:r>
              <w:rPr>
                <w:rPrChange w:id="986" w:author="Stage 2" w:date="2019-09-04T20:28:00Z">
                  <w:rPr>
                    <w:rFonts w:ascii="Times New Roman" w:eastAsia="Times New Roman" w:hAnsi="Times New Roman" w:cs="Times New Roman"/>
                  </w:rPr>
                </w:rPrChange>
              </w:rPr>
              <w:t>3.75</w:t>
            </w:r>
          </w:p>
        </w:tc>
        <w:tc>
          <w:tcPr>
            <w:tcW w:w="0" w:type="auto"/>
            <w:tcPrChange w:id="987" w:author="Stage 2" w:date="2019-09-04T20:28:00Z">
              <w:tcPr>
                <w:tcW w:w="930" w:type="dxa"/>
                <w:gridSpan w:val="2"/>
                <w:shd w:val="clear" w:color="auto" w:fill="auto"/>
                <w:tcMar>
                  <w:top w:w="40" w:type="dxa"/>
                  <w:left w:w="40" w:type="dxa"/>
                  <w:bottom w:w="40" w:type="dxa"/>
                  <w:right w:w="40" w:type="dxa"/>
                </w:tcMar>
                <w:vAlign w:val="bottom"/>
              </w:tcPr>
            </w:tcPrChange>
          </w:tcPr>
          <w:p w14:paraId="232DFC62" w14:textId="77777777" w:rsidR="00847E8C" w:rsidRDefault="003C1572">
            <w:pPr>
              <w:pStyle w:val="Compact"/>
              <w:rPr>
                <w:rFonts w:eastAsia="Times New Roman" w:cs="Times New Roman"/>
              </w:rPr>
              <w:pPrChange w:id="988" w:author="Stage 2" w:date="2019-09-04T20:28:00Z">
                <w:pPr>
                  <w:pBdr>
                    <w:top w:val="nil"/>
                    <w:left w:val="nil"/>
                    <w:bottom w:val="nil"/>
                    <w:right w:val="nil"/>
                    <w:between w:val="nil"/>
                  </w:pBdr>
                  <w:spacing w:line="240" w:lineRule="auto"/>
                  <w:jc w:val="center"/>
                </w:pPr>
              </w:pPrChange>
            </w:pPr>
            <w:r>
              <w:rPr>
                <w:rPrChange w:id="989" w:author="Stage 2" w:date="2019-09-04T20:28:00Z">
                  <w:rPr>
                    <w:rFonts w:ascii="Times New Roman" w:eastAsia="Times New Roman" w:hAnsi="Times New Roman" w:cs="Times New Roman"/>
                  </w:rPr>
                </w:rPrChange>
              </w:rPr>
              <w:t>0.46</w:t>
            </w:r>
          </w:p>
        </w:tc>
      </w:tr>
      <w:tr w:rsidR="00847E8C" w14:paraId="1A45591D" w14:textId="77777777">
        <w:trPr>
          <w:trPrChange w:id="990" w:author="Stage 2" w:date="2019-09-04T20:28:00Z">
            <w:trPr>
              <w:gridAfter w:val="0"/>
              <w:jc w:val="center"/>
            </w:trPr>
          </w:trPrChange>
        </w:trPr>
        <w:tc>
          <w:tcPr>
            <w:tcW w:w="0" w:type="auto"/>
            <w:gridSpan w:val="2"/>
            <w:tcPrChange w:id="991" w:author="Stage 2" w:date="2019-09-04T20:28:00Z">
              <w:tcPr>
                <w:tcW w:w="4785" w:type="dxa"/>
                <w:gridSpan w:val="2"/>
                <w:shd w:val="clear" w:color="auto" w:fill="auto"/>
                <w:tcMar>
                  <w:top w:w="40" w:type="dxa"/>
                  <w:left w:w="40" w:type="dxa"/>
                  <w:bottom w:w="40" w:type="dxa"/>
                  <w:right w:w="40" w:type="dxa"/>
                </w:tcMar>
                <w:vAlign w:val="bottom"/>
              </w:tcPr>
            </w:tcPrChange>
          </w:tcPr>
          <w:p w14:paraId="1EEC3520" w14:textId="77777777" w:rsidR="00847E8C" w:rsidRDefault="003C1572">
            <w:pPr>
              <w:pStyle w:val="Compact"/>
              <w:rPr>
                <w:rPrChange w:id="992" w:author="Stage 2" w:date="2019-09-04T20:28:00Z">
                  <w:rPr>
                    <w:rFonts w:ascii="Times New Roman" w:eastAsia="Times New Roman" w:hAnsi="Times New Roman" w:cs="Times New Roman"/>
                    <w:b/>
                    <w:sz w:val="24"/>
                    <w:szCs w:val="24"/>
                  </w:rPr>
                </w:rPrChange>
              </w:rPr>
              <w:pPrChange w:id="993" w:author="Stage 2" w:date="2019-09-04T20:28:00Z">
                <w:pPr>
                  <w:pBdr>
                    <w:top w:val="nil"/>
                    <w:left w:val="nil"/>
                    <w:bottom w:val="nil"/>
                    <w:right w:val="nil"/>
                    <w:between w:val="nil"/>
                  </w:pBdr>
                  <w:spacing w:line="240" w:lineRule="auto"/>
                  <w:jc w:val="right"/>
                </w:pPr>
              </w:pPrChange>
            </w:pPr>
            <w:r>
              <w:rPr>
                <w:rPrChange w:id="994" w:author="Stage 2" w:date="2019-09-04T20:28:00Z">
                  <w:rPr>
                    <w:rFonts w:ascii="Times New Roman" w:eastAsia="Times New Roman" w:hAnsi="Times New Roman" w:cs="Times New Roman"/>
                    <w:b/>
                    <w:sz w:val="24"/>
                    <w:szCs w:val="24"/>
                  </w:rPr>
                </w:rPrChange>
              </w:rPr>
              <w:t>Number of clips per stimulus</w:t>
            </w:r>
          </w:p>
        </w:tc>
        <w:tc>
          <w:tcPr>
            <w:tcW w:w="0" w:type="auto"/>
            <w:gridSpan w:val="2"/>
            <w:tcPrChange w:id="995" w:author="Stage 2" w:date="2019-09-04T20:28:00Z">
              <w:tcPr>
                <w:tcW w:w="1065" w:type="dxa"/>
                <w:shd w:val="clear" w:color="auto" w:fill="auto"/>
                <w:tcMar>
                  <w:top w:w="40" w:type="dxa"/>
                  <w:left w:w="40" w:type="dxa"/>
                  <w:bottom w:w="40" w:type="dxa"/>
                  <w:right w:w="40" w:type="dxa"/>
                </w:tcMar>
                <w:vAlign w:val="bottom"/>
              </w:tcPr>
            </w:tcPrChange>
          </w:tcPr>
          <w:p w14:paraId="66BEC3FF" w14:textId="77777777" w:rsidR="00847E8C" w:rsidRDefault="003C1572">
            <w:pPr>
              <w:pStyle w:val="Compact"/>
              <w:rPr>
                <w:rFonts w:eastAsia="Times New Roman" w:cs="Times New Roman"/>
              </w:rPr>
              <w:pPrChange w:id="996" w:author="Stage 2" w:date="2019-09-04T20:28:00Z">
                <w:pPr>
                  <w:pBdr>
                    <w:top w:val="nil"/>
                    <w:left w:val="nil"/>
                    <w:bottom w:val="nil"/>
                    <w:right w:val="nil"/>
                    <w:between w:val="nil"/>
                  </w:pBdr>
                  <w:spacing w:line="240" w:lineRule="auto"/>
                  <w:jc w:val="center"/>
                </w:pPr>
              </w:pPrChange>
            </w:pPr>
            <w:r>
              <w:rPr>
                <w:rPrChange w:id="997" w:author="Stage 2" w:date="2019-09-04T20:28:00Z">
                  <w:rPr>
                    <w:rFonts w:ascii="Times New Roman" w:eastAsia="Times New Roman" w:hAnsi="Times New Roman" w:cs="Times New Roman"/>
                  </w:rPr>
                </w:rPrChange>
              </w:rPr>
              <w:t>6.88</w:t>
            </w:r>
          </w:p>
        </w:tc>
        <w:tc>
          <w:tcPr>
            <w:tcW w:w="0" w:type="auto"/>
            <w:gridSpan w:val="2"/>
            <w:tcPrChange w:id="998" w:author="Stage 2" w:date="2019-09-04T20:28:00Z">
              <w:tcPr>
                <w:tcW w:w="915" w:type="dxa"/>
                <w:gridSpan w:val="2"/>
                <w:shd w:val="clear" w:color="auto" w:fill="auto"/>
                <w:tcMar>
                  <w:top w:w="40" w:type="dxa"/>
                  <w:left w:w="40" w:type="dxa"/>
                  <w:bottom w:w="40" w:type="dxa"/>
                  <w:right w:w="40" w:type="dxa"/>
                </w:tcMar>
                <w:vAlign w:val="bottom"/>
              </w:tcPr>
            </w:tcPrChange>
          </w:tcPr>
          <w:p w14:paraId="3F71F064" w14:textId="77777777" w:rsidR="00847E8C" w:rsidRDefault="003C1572">
            <w:pPr>
              <w:pStyle w:val="Compact"/>
              <w:rPr>
                <w:rFonts w:eastAsia="Times New Roman" w:cs="Times New Roman"/>
              </w:rPr>
              <w:pPrChange w:id="999" w:author="Stage 2" w:date="2019-09-04T20:28:00Z">
                <w:pPr>
                  <w:pBdr>
                    <w:top w:val="nil"/>
                    <w:left w:val="nil"/>
                    <w:bottom w:val="nil"/>
                    <w:right w:val="nil"/>
                    <w:between w:val="nil"/>
                  </w:pBdr>
                  <w:spacing w:line="240" w:lineRule="auto"/>
                  <w:jc w:val="center"/>
                </w:pPr>
              </w:pPrChange>
            </w:pPr>
            <w:r>
              <w:rPr>
                <w:rPrChange w:id="1000" w:author="Stage 2" w:date="2019-09-04T20:28:00Z">
                  <w:rPr>
                    <w:rFonts w:ascii="Times New Roman" w:eastAsia="Times New Roman" w:hAnsi="Times New Roman" w:cs="Times New Roman"/>
                  </w:rPr>
                </w:rPrChange>
              </w:rPr>
              <w:t>1.13</w:t>
            </w:r>
          </w:p>
        </w:tc>
        <w:tc>
          <w:tcPr>
            <w:tcW w:w="0" w:type="auto"/>
            <w:tcPrChange w:id="1001" w:author="Stage 2" w:date="2019-09-04T20:28:00Z">
              <w:tcPr>
                <w:tcW w:w="975" w:type="dxa"/>
                <w:gridSpan w:val="3"/>
                <w:shd w:val="clear" w:color="auto" w:fill="auto"/>
                <w:tcMar>
                  <w:top w:w="40" w:type="dxa"/>
                  <w:left w:w="40" w:type="dxa"/>
                  <w:bottom w:w="40" w:type="dxa"/>
                  <w:right w:w="40" w:type="dxa"/>
                </w:tcMar>
                <w:vAlign w:val="bottom"/>
              </w:tcPr>
            </w:tcPrChange>
          </w:tcPr>
          <w:p w14:paraId="1120159B" w14:textId="77777777" w:rsidR="00847E8C" w:rsidRDefault="003C1572">
            <w:pPr>
              <w:pStyle w:val="Compact"/>
              <w:rPr>
                <w:rFonts w:eastAsia="Times New Roman" w:cs="Times New Roman"/>
              </w:rPr>
              <w:pPrChange w:id="1002" w:author="Stage 2" w:date="2019-09-04T20:28:00Z">
                <w:pPr>
                  <w:pBdr>
                    <w:top w:val="nil"/>
                    <w:left w:val="nil"/>
                    <w:bottom w:val="nil"/>
                    <w:right w:val="nil"/>
                    <w:between w:val="nil"/>
                  </w:pBdr>
                  <w:spacing w:line="240" w:lineRule="auto"/>
                  <w:jc w:val="center"/>
                </w:pPr>
              </w:pPrChange>
            </w:pPr>
            <w:r>
              <w:rPr>
                <w:rPrChange w:id="1003" w:author="Stage 2" w:date="2019-09-04T20:28:00Z">
                  <w:rPr>
                    <w:rFonts w:ascii="Times New Roman" w:eastAsia="Times New Roman" w:hAnsi="Times New Roman" w:cs="Times New Roman"/>
                  </w:rPr>
                </w:rPrChange>
              </w:rPr>
              <w:t>4.50</w:t>
            </w:r>
          </w:p>
        </w:tc>
        <w:tc>
          <w:tcPr>
            <w:tcW w:w="0" w:type="auto"/>
            <w:tcPrChange w:id="1004" w:author="Stage 2" w:date="2019-09-04T20:28:00Z">
              <w:tcPr>
                <w:tcW w:w="930" w:type="dxa"/>
                <w:gridSpan w:val="2"/>
                <w:shd w:val="clear" w:color="auto" w:fill="auto"/>
                <w:tcMar>
                  <w:top w:w="40" w:type="dxa"/>
                  <w:left w:w="40" w:type="dxa"/>
                  <w:bottom w:w="40" w:type="dxa"/>
                  <w:right w:w="40" w:type="dxa"/>
                </w:tcMar>
                <w:vAlign w:val="bottom"/>
              </w:tcPr>
            </w:tcPrChange>
          </w:tcPr>
          <w:p w14:paraId="16E996A8" w14:textId="77777777" w:rsidR="00847E8C" w:rsidRDefault="003C1572">
            <w:pPr>
              <w:pStyle w:val="Compact"/>
              <w:rPr>
                <w:rFonts w:eastAsia="Times New Roman" w:cs="Times New Roman"/>
              </w:rPr>
              <w:pPrChange w:id="1005" w:author="Stage 2" w:date="2019-09-04T20:28:00Z">
                <w:pPr>
                  <w:pBdr>
                    <w:top w:val="nil"/>
                    <w:left w:val="nil"/>
                    <w:bottom w:val="nil"/>
                    <w:right w:val="nil"/>
                    <w:between w:val="nil"/>
                  </w:pBdr>
                  <w:spacing w:line="240" w:lineRule="auto"/>
                  <w:jc w:val="center"/>
                </w:pPr>
              </w:pPrChange>
            </w:pPr>
            <w:r>
              <w:rPr>
                <w:rPrChange w:id="1006" w:author="Stage 2" w:date="2019-09-04T20:28:00Z">
                  <w:rPr>
                    <w:rFonts w:ascii="Times New Roman" w:eastAsia="Times New Roman" w:hAnsi="Times New Roman" w:cs="Times New Roman"/>
                  </w:rPr>
                </w:rPrChange>
              </w:rPr>
              <w:t>0.76</w:t>
            </w:r>
          </w:p>
        </w:tc>
      </w:tr>
      <w:tr w:rsidR="00847E8C" w14:paraId="30632806" w14:textId="77777777">
        <w:trPr>
          <w:trPrChange w:id="1007" w:author="Stage 2" w:date="2019-09-04T20:28:00Z">
            <w:trPr>
              <w:gridAfter w:val="0"/>
              <w:jc w:val="center"/>
            </w:trPr>
          </w:trPrChange>
        </w:trPr>
        <w:tc>
          <w:tcPr>
            <w:tcW w:w="0" w:type="auto"/>
            <w:gridSpan w:val="2"/>
            <w:tcPrChange w:id="1008" w:author="Stage 2" w:date="2019-09-04T20:28:00Z">
              <w:tcPr>
                <w:tcW w:w="4785" w:type="dxa"/>
                <w:gridSpan w:val="2"/>
                <w:shd w:val="clear" w:color="auto" w:fill="auto"/>
                <w:tcMar>
                  <w:top w:w="40" w:type="dxa"/>
                  <w:left w:w="40" w:type="dxa"/>
                  <w:bottom w:w="40" w:type="dxa"/>
                  <w:right w:w="40" w:type="dxa"/>
                </w:tcMar>
                <w:vAlign w:val="bottom"/>
              </w:tcPr>
            </w:tcPrChange>
          </w:tcPr>
          <w:p w14:paraId="71787C35" w14:textId="77777777" w:rsidR="00847E8C" w:rsidRDefault="003C1572">
            <w:pPr>
              <w:pStyle w:val="Compact"/>
              <w:rPr>
                <w:rPrChange w:id="1009" w:author="Stage 2" w:date="2019-09-04T20:28:00Z">
                  <w:rPr>
                    <w:rFonts w:ascii="Times New Roman" w:eastAsia="Times New Roman" w:hAnsi="Times New Roman" w:cs="Times New Roman"/>
                    <w:b/>
                    <w:sz w:val="24"/>
                    <w:szCs w:val="24"/>
                  </w:rPr>
                </w:rPrChange>
              </w:rPr>
              <w:pPrChange w:id="1010" w:author="Stage 2" w:date="2019-09-04T20:28:00Z">
                <w:pPr>
                  <w:pBdr>
                    <w:top w:val="nil"/>
                    <w:left w:val="nil"/>
                    <w:bottom w:val="nil"/>
                    <w:right w:val="nil"/>
                    <w:between w:val="nil"/>
                  </w:pBdr>
                  <w:spacing w:line="240" w:lineRule="auto"/>
                  <w:jc w:val="right"/>
                </w:pPr>
              </w:pPrChange>
            </w:pPr>
            <w:r>
              <w:rPr>
                <w:rPrChange w:id="1011" w:author="Stage 2" w:date="2019-09-04T20:28:00Z">
                  <w:rPr>
                    <w:rFonts w:ascii="Times New Roman" w:eastAsia="Times New Roman" w:hAnsi="Times New Roman" w:cs="Times New Roman"/>
                    <w:b/>
                    <w:sz w:val="24"/>
                    <w:szCs w:val="24"/>
                  </w:rPr>
                </w:rPrChange>
              </w:rPr>
              <w:t>Number of objects mentioned per stimulus</w:t>
            </w:r>
          </w:p>
        </w:tc>
        <w:tc>
          <w:tcPr>
            <w:tcW w:w="0" w:type="auto"/>
            <w:gridSpan w:val="2"/>
            <w:tcPrChange w:id="1012" w:author="Stage 2" w:date="2019-09-04T20:28:00Z">
              <w:tcPr>
                <w:tcW w:w="1065" w:type="dxa"/>
                <w:shd w:val="clear" w:color="auto" w:fill="auto"/>
                <w:tcMar>
                  <w:top w:w="40" w:type="dxa"/>
                  <w:left w:w="40" w:type="dxa"/>
                  <w:bottom w:w="40" w:type="dxa"/>
                  <w:right w:w="40" w:type="dxa"/>
                </w:tcMar>
                <w:vAlign w:val="bottom"/>
              </w:tcPr>
            </w:tcPrChange>
          </w:tcPr>
          <w:p w14:paraId="3641F2D1" w14:textId="77777777" w:rsidR="00847E8C" w:rsidRDefault="003C1572">
            <w:pPr>
              <w:pStyle w:val="Compact"/>
              <w:rPr>
                <w:rFonts w:eastAsia="Times New Roman" w:cs="Times New Roman"/>
              </w:rPr>
              <w:pPrChange w:id="1013" w:author="Stage 2" w:date="2019-09-04T20:28:00Z">
                <w:pPr>
                  <w:pBdr>
                    <w:top w:val="nil"/>
                    <w:left w:val="nil"/>
                    <w:bottom w:val="nil"/>
                    <w:right w:val="nil"/>
                    <w:between w:val="nil"/>
                  </w:pBdr>
                  <w:spacing w:line="240" w:lineRule="auto"/>
                  <w:jc w:val="center"/>
                </w:pPr>
              </w:pPrChange>
            </w:pPr>
            <w:r>
              <w:rPr>
                <w:rPrChange w:id="1014" w:author="Stage 2" w:date="2019-09-04T20:28:00Z">
                  <w:rPr>
                    <w:rFonts w:ascii="Times New Roman" w:eastAsia="Times New Roman" w:hAnsi="Times New Roman" w:cs="Times New Roman"/>
                  </w:rPr>
                </w:rPrChange>
              </w:rPr>
              <w:t>2.75</w:t>
            </w:r>
          </w:p>
        </w:tc>
        <w:tc>
          <w:tcPr>
            <w:tcW w:w="0" w:type="auto"/>
            <w:gridSpan w:val="2"/>
            <w:tcPrChange w:id="1015" w:author="Stage 2" w:date="2019-09-04T20:28:00Z">
              <w:tcPr>
                <w:tcW w:w="915" w:type="dxa"/>
                <w:gridSpan w:val="2"/>
                <w:shd w:val="clear" w:color="auto" w:fill="auto"/>
                <w:tcMar>
                  <w:top w:w="40" w:type="dxa"/>
                  <w:left w:w="40" w:type="dxa"/>
                  <w:bottom w:w="40" w:type="dxa"/>
                  <w:right w:w="40" w:type="dxa"/>
                </w:tcMar>
                <w:vAlign w:val="bottom"/>
              </w:tcPr>
            </w:tcPrChange>
          </w:tcPr>
          <w:p w14:paraId="1B0D159E" w14:textId="77777777" w:rsidR="00847E8C" w:rsidRDefault="003C1572">
            <w:pPr>
              <w:pStyle w:val="Compact"/>
              <w:rPr>
                <w:rFonts w:eastAsia="Times New Roman" w:cs="Times New Roman"/>
              </w:rPr>
              <w:pPrChange w:id="1016" w:author="Stage 2" w:date="2019-09-04T20:28:00Z">
                <w:pPr>
                  <w:pBdr>
                    <w:top w:val="nil"/>
                    <w:left w:val="nil"/>
                    <w:bottom w:val="nil"/>
                    <w:right w:val="nil"/>
                    <w:between w:val="nil"/>
                  </w:pBdr>
                  <w:spacing w:line="240" w:lineRule="auto"/>
                  <w:jc w:val="center"/>
                </w:pPr>
              </w:pPrChange>
            </w:pPr>
            <w:r>
              <w:rPr>
                <w:rPrChange w:id="1017" w:author="Stage 2" w:date="2019-09-04T20:28:00Z">
                  <w:rPr>
                    <w:rFonts w:ascii="Times New Roman" w:eastAsia="Times New Roman" w:hAnsi="Times New Roman" w:cs="Times New Roman"/>
                  </w:rPr>
                </w:rPrChange>
              </w:rPr>
              <w:t>0.71</w:t>
            </w:r>
          </w:p>
        </w:tc>
        <w:tc>
          <w:tcPr>
            <w:tcW w:w="0" w:type="auto"/>
            <w:tcPrChange w:id="1018" w:author="Stage 2" w:date="2019-09-04T20:28:00Z">
              <w:tcPr>
                <w:tcW w:w="975" w:type="dxa"/>
                <w:gridSpan w:val="3"/>
                <w:shd w:val="clear" w:color="auto" w:fill="auto"/>
                <w:tcMar>
                  <w:top w:w="40" w:type="dxa"/>
                  <w:left w:w="40" w:type="dxa"/>
                  <w:bottom w:w="40" w:type="dxa"/>
                  <w:right w:w="40" w:type="dxa"/>
                </w:tcMar>
                <w:vAlign w:val="bottom"/>
              </w:tcPr>
            </w:tcPrChange>
          </w:tcPr>
          <w:p w14:paraId="60031222" w14:textId="77777777" w:rsidR="00847E8C" w:rsidRDefault="003C1572">
            <w:pPr>
              <w:pStyle w:val="Compact"/>
              <w:rPr>
                <w:rFonts w:eastAsia="Times New Roman" w:cs="Times New Roman"/>
              </w:rPr>
              <w:pPrChange w:id="1019" w:author="Stage 2" w:date="2019-09-04T20:28:00Z">
                <w:pPr>
                  <w:pBdr>
                    <w:top w:val="nil"/>
                    <w:left w:val="nil"/>
                    <w:bottom w:val="nil"/>
                    <w:right w:val="nil"/>
                    <w:between w:val="nil"/>
                  </w:pBdr>
                  <w:spacing w:line="240" w:lineRule="auto"/>
                  <w:jc w:val="center"/>
                </w:pPr>
              </w:pPrChange>
            </w:pPr>
            <w:r>
              <w:rPr>
                <w:rPrChange w:id="1020" w:author="Stage 2" w:date="2019-09-04T20:28:00Z">
                  <w:rPr>
                    <w:rFonts w:ascii="Times New Roman" w:eastAsia="Times New Roman" w:hAnsi="Times New Roman" w:cs="Times New Roman"/>
                  </w:rPr>
                </w:rPrChange>
              </w:rPr>
              <w:t>2.75</w:t>
            </w:r>
          </w:p>
        </w:tc>
        <w:tc>
          <w:tcPr>
            <w:tcW w:w="0" w:type="auto"/>
            <w:tcPrChange w:id="1021" w:author="Stage 2" w:date="2019-09-04T20:28:00Z">
              <w:tcPr>
                <w:tcW w:w="930" w:type="dxa"/>
                <w:gridSpan w:val="2"/>
                <w:shd w:val="clear" w:color="auto" w:fill="auto"/>
                <w:tcMar>
                  <w:top w:w="40" w:type="dxa"/>
                  <w:left w:w="40" w:type="dxa"/>
                  <w:bottom w:w="40" w:type="dxa"/>
                  <w:right w:w="40" w:type="dxa"/>
                </w:tcMar>
                <w:vAlign w:val="bottom"/>
              </w:tcPr>
            </w:tcPrChange>
          </w:tcPr>
          <w:p w14:paraId="70DB83FB" w14:textId="77777777" w:rsidR="00847E8C" w:rsidRDefault="003C1572">
            <w:pPr>
              <w:pStyle w:val="Compact"/>
              <w:rPr>
                <w:rFonts w:eastAsia="Times New Roman" w:cs="Times New Roman"/>
              </w:rPr>
              <w:pPrChange w:id="1022" w:author="Stage 2" w:date="2019-09-04T20:28:00Z">
                <w:pPr>
                  <w:pBdr>
                    <w:top w:val="nil"/>
                    <w:left w:val="nil"/>
                    <w:bottom w:val="nil"/>
                    <w:right w:val="nil"/>
                    <w:between w:val="nil"/>
                  </w:pBdr>
                  <w:spacing w:line="240" w:lineRule="auto"/>
                  <w:jc w:val="center"/>
                </w:pPr>
              </w:pPrChange>
            </w:pPr>
            <w:r>
              <w:rPr>
                <w:rPrChange w:id="1023" w:author="Stage 2" w:date="2019-09-04T20:28:00Z">
                  <w:rPr>
                    <w:rFonts w:ascii="Times New Roman" w:eastAsia="Times New Roman" w:hAnsi="Times New Roman" w:cs="Times New Roman"/>
                  </w:rPr>
                </w:rPrChange>
              </w:rPr>
              <w:t>0.71</w:t>
            </w:r>
          </w:p>
        </w:tc>
      </w:tr>
      <w:tr w:rsidR="00847E8C" w14:paraId="5B61BA89" w14:textId="77777777">
        <w:trPr>
          <w:trPrChange w:id="1024" w:author="Stage 2" w:date="2019-09-04T20:28:00Z">
            <w:trPr>
              <w:gridAfter w:val="0"/>
              <w:jc w:val="center"/>
            </w:trPr>
          </w:trPrChange>
        </w:trPr>
        <w:tc>
          <w:tcPr>
            <w:tcW w:w="0" w:type="auto"/>
            <w:gridSpan w:val="2"/>
            <w:tcPrChange w:id="1025" w:author="Stage 2" w:date="2019-09-04T20:28:00Z">
              <w:tcPr>
                <w:tcW w:w="4785" w:type="dxa"/>
                <w:gridSpan w:val="2"/>
                <w:shd w:val="clear" w:color="auto" w:fill="auto"/>
                <w:tcMar>
                  <w:top w:w="40" w:type="dxa"/>
                  <w:left w:w="40" w:type="dxa"/>
                  <w:bottom w:w="40" w:type="dxa"/>
                  <w:right w:w="40" w:type="dxa"/>
                </w:tcMar>
                <w:vAlign w:val="bottom"/>
              </w:tcPr>
            </w:tcPrChange>
          </w:tcPr>
          <w:p w14:paraId="67034120" w14:textId="0389F3B2" w:rsidR="00847E8C" w:rsidRDefault="003C1572">
            <w:pPr>
              <w:pStyle w:val="Compact"/>
              <w:rPr>
                <w:rPrChange w:id="1026" w:author="Stage 2" w:date="2019-09-04T20:28:00Z">
                  <w:rPr>
                    <w:rFonts w:ascii="Times New Roman" w:eastAsia="Times New Roman" w:hAnsi="Times New Roman" w:cs="Times New Roman"/>
                    <w:b/>
                    <w:sz w:val="24"/>
                    <w:szCs w:val="24"/>
                  </w:rPr>
                </w:rPrChange>
              </w:rPr>
              <w:pPrChange w:id="1027" w:author="Stage 2" w:date="2019-09-04T20:28:00Z">
                <w:pPr>
                  <w:pBdr>
                    <w:top w:val="nil"/>
                    <w:left w:val="nil"/>
                    <w:bottom w:val="nil"/>
                    <w:right w:val="nil"/>
                    <w:between w:val="nil"/>
                  </w:pBdr>
                  <w:spacing w:line="240" w:lineRule="auto"/>
                  <w:jc w:val="right"/>
                </w:pPr>
              </w:pPrChange>
            </w:pPr>
            <w:r>
              <w:rPr>
                <w:rPrChange w:id="1028" w:author="Stage 2" w:date="2019-09-04T20:28:00Z">
                  <w:rPr>
                    <w:rFonts w:ascii="Times New Roman" w:eastAsia="Times New Roman" w:hAnsi="Times New Roman" w:cs="Times New Roman"/>
                    <w:b/>
                    <w:sz w:val="24"/>
                    <w:szCs w:val="24"/>
                  </w:rPr>
                </w:rPrChange>
              </w:rPr>
              <w:lastRenderedPageBreak/>
              <w:t xml:space="preserve">Mean </w:t>
            </w:r>
            <w:ins w:id="1029" w:author="Stage 2" w:date="2019-09-04T20:28:00Z">
              <w:r>
                <w:t>F0 (Hz)</w:t>
              </w:r>
            </w:ins>
            <w:del w:id="1030" w:author="Stage 2" w:date="2019-09-04T20:28:00Z">
              <w:r>
                <w:rPr>
                  <w:rFonts w:eastAsia="Times New Roman" w:cs="Times New Roman"/>
                  <w:b/>
                </w:rPr>
                <w:delText>pitch</w:delText>
              </w:r>
            </w:del>
            <w:r>
              <w:rPr>
                <w:rPrChange w:id="1031" w:author="Stage 2" w:date="2019-09-04T20:28:00Z">
                  <w:rPr>
                    <w:rFonts w:ascii="Times New Roman" w:eastAsia="Times New Roman" w:hAnsi="Times New Roman" w:cs="Times New Roman"/>
                    <w:b/>
                    <w:sz w:val="24"/>
                    <w:szCs w:val="24"/>
                  </w:rPr>
                </w:rPrChange>
              </w:rPr>
              <w:t xml:space="preserve"> per stimulus</w:t>
            </w:r>
          </w:p>
        </w:tc>
        <w:tc>
          <w:tcPr>
            <w:tcW w:w="0" w:type="auto"/>
            <w:gridSpan w:val="2"/>
            <w:tcPrChange w:id="1032" w:author="Stage 2" w:date="2019-09-04T20:28:00Z">
              <w:tcPr>
                <w:tcW w:w="1065" w:type="dxa"/>
                <w:shd w:val="clear" w:color="auto" w:fill="auto"/>
                <w:tcMar>
                  <w:top w:w="40" w:type="dxa"/>
                  <w:left w:w="40" w:type="dxa"/>
                  <w:bottom w:w="40" w:type="dxa"/>
                  <w:right w:w="40" w:type="dxa"/>
                </w:tcMar>
                <w:vAlign w:val="bottom"/>
              </w:tcPr>
            </w:tcPrChange>
          </w:tcPr>
          <w:p w14:paraId="02E64564" w14:textId="5E56AACF" w:rsidR="00847E8C" w:rsidRDefault="003C1572">
            <w:pPr>
              <w:pStyle w:val="Compact"/>
              <w:rPr>
                <w:rPrChange w:id="1033" w:author="Stage 2" w:date="2019-09-04T20:28:00Z">
                  <w:rPr>
                    <w:rFonts w:ascii="Times New Roman" w:eastAsia="Times New Roman" w:hAnsi="Times New Roman" w:cs="Times New Roman"/>
                  </w:rPr>
                </w:rPrChange>
              </w:rPr>
              <w:pPrChange w:id="1034" w:author="Stage 2" w:date="2019-09-04T20:28:00Z">
                <w:pPr>
                  <w:pBdr>
                    <w:top w:val="nil"/>
                    <w:left w:val="nil"/>
                    <w:bottom w:val="nil"/>
                    <w:right w:val="nil"/>
                    <w:between w:val="nil"/>
                  </w:pBdr>
                  <w:spacing w:line="240" w:lineRule="auto"/>
                  <w:jc w:val="center"/>
                </w:pPr>
              </w:pPrChange>
            </w:pPr>
            <w:r>
              <w:rPr>
                <w:rPrChange w:id="1035" w:author="Stage 2" w:date="2019-09-04T20:28:00Z">
                  <w:rPr>
                    <w:rFonts w:ascii="Times New Roman" w:eastAsia="Times New Roman" w:hAnsi="Times New Roman" w:cs="Times New Roman"/>
                  </w:rPr>
                </w:rPrChange>
              </w:rPr>
              <w:t>206.</w:t>
            </w:r>
            <w:ins w:id="1036" w:author="Stage 2" w:date="2019-09-04T20:28:00Z">
              <w:r>
                <w:t>90</w:t>
              </w:r>
            </w:ins>
            <w:del w:id="1037" w:author="Stage 2" w:date="2019-09-04T20:28:00Z">
              <w:r>
                <w:rPr>
                  <w:rFonts w:eastAsia="Times New Roman" w:cs="Times New Roman"/>
                </w:rPr>
                <w:delText>9</w:delText>
              </w:r>
            </w:del>
          </w:p>
        </w:tc>
        <w:tc>
          <w:tcPr>
            <w:tcW w:w="0" w:type="auto"/>
            <w:gridSpan w:val="2"/>
            <w:tcPrChange w:id="1038" w:author="Stage 2" w:date="2019-09-04T20:28:00Z">
              <w:tcPr>
                <w:tcW w:w="915" w:type="dxa"/>
                <w:gridSpan w:val="2"/>
                <w:shd w:val="clear" w:color="auto" w:fill="auto"/>
                <w:tcMar>
                  <w:top w:w="40" w:type="dxa"/>
                  <w:left w:w="40" w:type="dxa"/>
                  <w:bottom w:w="40" w:type="dxa"/>
                  <w:right w:w="40" w:type="dxa"/>
                </w:tcMar>
                <w:vAlign w:val="bottom"/>
              </w:tcPr>
            </w:tcPrChange>
          </w:tcPr>
          <w:p w14:paraId="5700BBDC" w14:textId="3DE3BB6A" w:rsidR="00847E8C" w:rsidRDefault="003C1572">
            <w:pPr>
              <w:pStyle w:val="Compact"/>
              <w:rPr>
                <w:rPrChange w:id="1039" w:author="Stage 2" w:date="2019-09-04T20:28:00Z">
                  <w:rPr>
                    <w:rFonts w:ascii="Times New Roman" w:eastAsia="Times New Roman" w:hAnsi="Times New Roman" w:cs="Times New Roman"/>
                  </w:rPr>
                </w:rPrChange>
              </w:rPr>
              <w:pPrChange w:id="1040" w:author="Stage 2" w:date="2019-09-04T20:28:00Z">
                <w:pPr>
                  <w:pBdr>
                    <w:top w:val="nil"/>
                    <w:left w:val="nil"/>
                    <w:bottom w:val="nil"/>
                    <w:right w:val="nil"/>
                    <w:between w:val="nil"/>
                  </w:pBdr>
                  <w:spacing w:line="240" w:lineRule="auto"/>
                  <w:jc w:val="center"/>
                </w:pPr>
              </w:pPrChange>
            </w:pPr>
            <w:r>
              <w:rPr>
                <w:rPrChange w:id="1041" w:author="Stage 2" w:date="2019-09-04T20:28:00Z">
                  <w:rPr>
                    <w:rFonts w:ascii="Times New Roman" w:eastAsia="Times New Roman" w:hAnsi="Times New Roman" w:cs="Times New Roman"/>
                  </w:rPr>
                </w:rPrChange>
              </w:rPr>
              <w:t>19.</w:t>
            </w:r>
            <w:ins w:id="1042" w:author="Stage 2" w:date="2019-09-04T20:28:00Z">
              <w:r>
                <w:t>50</w:t>
              </w:r>
            </w:ins>
            <w:del w:id="1043" w:author="Stage 2" w:date="2019-09-04T20:28:00Z">
              <w:r>
                <w:rPr>
                  <w:rFonts w:eastAsia="Times New Roman" w:cs="Times New Roman"/>
                </w:rPr>
                <w:delText>5</w:delText>
              </w:r>
            </w:del>
          </w:p>
        </w:tc>
        <w:tc>
          <w:tcPr>
            <w:tcW w:w="0" w:type="auto"/>
            <w:tcPrChange w:id="1044" w:author="Stage 2" w:date="2019-09-04T20:28:00Z">
              <w:tcPr>
                <w:tcW w:w="975" w:type="dxa"/>
                <w:gridSpan w:val="3"/>
                <w:shd w:val="clear" w:color="auto" w:fill="auto"/>
                <w:tcMar>
                  <w:top w:w="40" w:type="dxa"/>
                  <w:left w:w="40" w:type="dxa"/>
                  <w:bottom w:w="40" w:type="dxa"/>
                  <w:right w:w="40" w:type="dxa"/>
                </w:tcMar>
                <w:vAlign w:val="bottom"/>
              </w:tcPr>
            </w:tcPrChange>
          </w:tcPr>
          <w:p w14:paraId="5233B90B" w14:textId="6499A0C8" w:rsidR="00847E8C" w:rsidRDefault="003C1572">
            <w:pPr>
              <w:pStyle w:val="Compact"/>
              <w:rPr>
                <w:rPrChange w:id="1045" w:author="Stage 2" w:date="2019-09-04T20:28:00Z">
                  <w:rPr>
                    <w:rFonts w:ascii="Times New Roman" w:eastAsia="Times New Roman" w:hAnsi="Times New Roman" w:cs="Times New Roman"/>
                  </w:rPr>
                </w:rPrChange>
              </w:rPr>
              <w:pPrChange w:id="1046" w:author="Stage 2" w:date="2019-09-04T20:28:00Z">
                <w:pPr>
                  <w:pBdr>
                    <w:top w:val="nil"/>
                    <w:left w:val="nil"/>
                    <w:bottom w:val="nil"/>
                    <w:right w:val="nil"/>
                    <w:between w:val="nil"/>
                  </w:pBdr>
                  <w:spacing w:line="240" w:lineRule="auto"/>
                  <w:jc w:val="center"/>
                </w:pPr>
              </w:pPrChange>
            </w:pPr>
            <w:r>
              <w:rPr>
                <w:rPrChange w:id="1047" w:author="Stage 2" w:date="2019-09-04T20:28:00Z">
                  <w:rPr>
                    <w:rFonts w:ascii="Times New Roman" w:eastAsia="Times New Roman" w:hAnsi="Times New Roman" w:cs="Times New Roman"/>
                  </w:rPr>
                </w:rPrChange>
              </w:rPr>
              <w:t>174.</w:t>
            </w:r>
            <w:ins w:id="1048" w:author="Stage 2" w:date="2019-09-04T20:28:00Z">
              <w:r>
                <w:t>90</w:t>
              </w:r>
            </w:ins>
            <w:del w:id="1049" w:author="Stage 2" w:date="2019-09-04T20:28:00Z">
              <w:r>
                <w:rPr>
                  <w:rFonts w:eastAsia="Times New Roman" w:cs="Times New Roman"/>
                </w:rPr>
                <w:delText>9</w:delText>
              </w:r>
            </w:del>
          </w:p>
        </w:tc>
        <w:tc>
          <w:tcPr>
            <w:tcW w:w="0" w:type="auto"/>
            <w:tcPrChange w:id="1050" w:author="Stage 2" w:date="2019-09-04T20:28:00Z">
              <w:tcPr>
                <w:tcW w:w="930" w:type="dxa"/>
                <w:gridSpan w:val="2"/>
                <w:shd w:val="clear" w:color="auto" w:fill="auto"/>
                <w:tcMar>
                  <w:top w:w="40" w:type="dxa"/>
                  <w:left w:w="40" w:type="dxa"/>
                  <w:bottom w:w="40" w:type="dxa"/>
                  <w:right w:w="40" w:type="dxa"/>
                </w:tcMar>
                <w:vAlign w:val="bottom"/>
              </w:tcPr>
            </w:tcPrChange>
          </w:tcPr>
          <w:p w14:paraId="254ECED6" w14:textId="74B9F93C" w:rsidR="00847E8C" w:rsidRDefault="003C1572">
            <w:pPr>
              <w:pStyle w:val="Compact"/>
              <w:rPr>
                <w:rPrChange w:id="1051" w:author="Stage 2" w:date="2019-09-04T20:28:00Z">
                  <w:rPr>
                    <w:rFonts w:ascii="Times New Roman" w:eastAsia="Times New Roman" w:hAnsi="Times New Roman" w:cs="Times New Roman"/>
                  </w:rPr>
                </w:rPrChange>
              </w:rPr>
              <w:pPrChange w:id="1052" w:author="Stage 2" w:date="2019-09-04T20:28:00Z">
                <w:pPr>
                  <w:pBdr>
                    <w:top w:val="nil"/>
                    <w:left w:val="nil"/>
                    <w:bottom w:val="nil"/>
                    <w:right w:val="nil"/>
                    <w:between w:val="nil"/>
                  </w:pBdr>
                  <w:spacing w:line="240" w:lineRule="auto"/>
                  <w:jc w:val="center"/>
                </w:pPr>
              </w:pPrChange>
            </w:pPr>
            <w:r>
              <w:rPr>
                <w:rPrChange w:id="1053" w:author="Stage 2" w:date="2019-09-04T20:28:00Z">
                  <w:rPr>
                    <w:rFonts w:ascii="Times New Roman" w:eastAsia="Times New Roman" w:hAnsi="Times New Roman" w:cs="Times New Roman"/>
                  </w:rPr>
                </w:rPrChange>
              </w:rPr>
              <w:t>13.</w:t>
            </w:r>
            <w:ins w:id="1054" w:author="Stage 2" w:date="2019-09-04T20:28:00Z">
              <w:r>
                <w:t>20</w:t>
              </w:r>
            </w:ins>
            <w:del w:id="1055" w:author="Stage 2" w:date="2019-09-04T20:28:00Z">
              <w:r>
                <w:rPr>
                  <w:rFonts w:eastAsia="Times New Roman" w:cs="Times New Roman"/>
                </w:rPr>
                <w:delText>2</w:delText>
              </w:r>
            </w:del>
          </w:p>
        </w:tc>
      </w:tr>
      <w:tr w:rsidR="00847E8C" w14:paraId="22727148" w14:textId="77777777">
        <w:trPr>
          <w:trPrChange w:id="1056" w:author="Stage 2" w:date="2019-09-04T20:28:00Z">
            <w:trPr>
              <w:gridAfter w:val="0"/>
              <w:jc w:val="center"/>
            </w:trPr>
          </w:trPrChange>
        </w:trPr>
        <w:tc>
          <w:tcPr>
            <w:tcW w:w="0" w:type="auto"/>
            <w:gridSpan w:val="2"/>
            <w:tcPrChange w:id="1057" w:author="Stage 2" w:date="2019-09-04T20:28:00Z">
              <w:tcPr>
                <w:tcW w:w="4785" w:type="dxa"/>
                <w:gridSpan w:val="2"/>
                <w:shd w:val="clear" w:color="auto" w:fill="auto"/>
                <w:tcMar>
                  <w:top w:w="40" w:type="dxa"/>
                  <w:left w:w="40" w:type="dxa"/>
                  <w:bottom w:w="40" w:type="dxa"/>
                  <w:right w:w="40" w:type="dxa"/>
                </w:tcMar>
                <w:vAlign w:val="bottom"/>
              </w:tcPr>
            </w:tcPrChange>
          </w:tcPr>
          <w:p w14:paraId="4F3E0EF5" w14:textId="1D9B782C" w:rsidR="00847E8C" w:rsidRDefault="003C1572">
            <w:pPr>
              <w:pStyle w:val="Compact"/>
              <w:rPr>
                <w:rPrChange w:id="1058" w:author="Stage 2" w:date="2019-09-04T20:28:00Z">
                  <w:rPr>
                    <w:rFonts w:ascii="Times New Roman" w:eastAsia="Times New Roman" w:hAnsi="Times New Roman" w:cs="Times New Roman"/>
                    <w:b/>
                    <w:sz w:val="24"/>
                    <w:szCs w:val="24"/>
                  </w:rPr>
                </w:rPrChange>
              </w:rPr>
              <w:pPrChange w:id="1059" w:author="Stage 2" w:date="2019-09-04T20:28:00Z">
                <w:pPr>
                  <w:pBdr>
                    <w:top w:val="nil"/>
                    <w:left w:val="nil"/>
                    <w:bottom w:val="nil"/>
                    <w:right w:val="nil"/>
                    <w:between w:val="nil"/>
                  </w:pBdr>
                  <w:spacing w:line="240" w:lineRule="auto"/>
                  <w:jc w:val="right"/>
                </w:pPr>
              </w:pPrChange>
            </w:pPr>
            <w:r>
              <w:rPr>
                <w:rPrChange w:id="1060" w:author="Stage 2" w:date="2019-09-04T20:28:00Z">
                  <w:rPr>
                    <w:rFonts w:ascii="Times New Roman" w:eastAsia="Times New Roman" w:hAnsi="Times New Roman" w:cs="Times New Roman"/>
                    <w:b/>
                    <w:sz w:val="24"/>
                    <w:szCs w:val="24"/>
                  </w:rPr>
                </w:rPrChange>
              </w:rPr>
              <w:t xml:space="preserve">10th percentile </w:t>
            </w:r>
            <w:ins w:id="1061" w:author="Stage 2" w:date="2019-09-04T20:28:00Z">
              <w:r>
                <w:t>F0 (Hz)</w:t>
              </w:r>
            </w:ins>
            <w:del w:id="1062" w:author="Stage 2" w:date="2019-09-04T20:28:00Z">
              <w:r>
                <w:rPr>
                  <w:rFonts w:eastAsia="Times New Roman" w:cs="Times New Roman"/>
                  <w:b/>
                </w:rPr>
                <w:delText>pitch</w:delText>
              </w:r>
            </w:del>
            <w:r>
              <w:rPr>
                <w:rPrChange w:id="1063" w:author="Stage 2" w:date="2019-09-04T20:28:00Z">
                  <w:rPr>
                    <w:rFonts w:ascii="Times New Roman" w:eastAsia="Times New Roman" w:hAnsi="Times New Roman" w:cs="Times New Roman"/>
                    <w:b/>
                    <w:sz w:val="24"/>
                    <w:szCs w:val="24"/>
                  </w:rPr>
                </w:rPrChange>
              </w:rPr>
              <w:t xml:space="preserve"> per stimulus</w:t>
            </w:r>
          </w:p>
        </w:tc>
        <w:tc>
          <w:tcPr>
            <w:tcW w:w="0" w:type="auto"/>
            <w:gridSpan w:val="2"/>
            <w:tcPrChange w:id="1064" w:author="Stage 2" w:date="2019-09-04T20:28:00Z">
              <w:tcPr>
                <w:tcW w:w="1065" w:type="dxa"/>
                <w:shd w:val="clear" w:color="auto" w:fill="auto"/>
                <w:tcMar>
                  <w:top w:w="40" w:type="dxa"/>
                  <w:left w:w="40" w:type="dxa"/>
                  <w:bottom w:w="40" w:type="dxa"/>
                  <w:right w:w="40" w:type="dxa"/>
                </w:tcMar>
                <w:vAlign w:val="bottom"/>
              </w:tcPr>
            </w:tcPrChange>
          </w:tcPr>
          <w:p w14:paraId="1AD0AA24" w14:textId="705DEFBF" w:rsidR="00847E8C" w:rsidRDefault="003C1572">
            <w:pPr>
              <w:pStyle w:val="Compact"/>
              <w:rPr>
                <w:rPrChange w:id="1065" w:author="Stage 2" w:date="2019-09-04T20:28:00Z">
                  <w:rPr>
                    <w:rFonts w:ascii="Times New Roman" w:eastAsia="Times New Roman" w:hAnsi="Times New Roman" w:cs="Times New Roman"/>
                  </w:rPr>
                </w:rPrChange>
              </w:rPr>
              <w:pPrChange w:id="1066" w:author="Stage 2" w:date="2019-09-04T20:28:00Z">
                <w:pPr>
                  <w:pBdr>
                    <w:top w:val="nil"/>
                    <w:left w:val="nil"/>
                    <w:bottom w:val="nil"/>
                    <w:right w:val="nil"/>
                    <w:between w:val="nil"/>
                  </w:pBdr>
                  <w:spacing w:line="240" w:lineRule="auto"/>
                  <w:jc w:val="center"/>
                </w:pPr>
              </w:pPrChange>
            </w:pPr>
            <w:r>
              <w:rPr>
                <w:rPrChange w:id="1067" w:author="Stage 2" w:date="2019-09-04T20:28:00Z">
                  <w:rPr>
                    <w:rFonts w:ascii="Times New Roman" w:eastAsia="Times New Roman" w:hAnsi="Times New Roman" w:cs="Times New Roman"/>
                  </w:rPr>
                </w:rPrChange>
              </w:rPr>
              <w:t>131.</w:t>
            </w:r>
            <w:ins w:id="1068" w:author="Stage 2" w:date="2019-09-04T20:28:00Z">
              <w:r>
                <w:t>40</w:t>
              </w:r>
            </w:ins>
            <w:del w:id="1069" w:author="Stage 2" w:date="2019-09-04T20:28:00Z">
              <w:r>
                <w:rPr>
                  <w:rFonts w:eastAsia="Times New Roman" w:cs="Times New Roman"/>
                </w:rPr>
                <w:delText>4</w:delText>
              </w:r>
            </w:del>
          </w:p>
        </w:tc>
        <w:tc>
          <w:tcPr>
            <w:tcW w:w="0" w:type="auto"/>
            <w:gridSpan w:val="2"/>
            <w:tcPrChange w:id="1070" w:author="Stage 2" w:date="2019-09-04T20:28:00Z">
              <w:tcPr>
                <w:tcW w:w="915" w:type="dxa"/>
                <w:gridSpan w:val="2"/>
                <w:shd w:val="clear" w:color="auto" w:fill="auto"/>
                <w:tcMar>
                  <w:top w:w="40" w:type="dxa"/>
                  <w:left w:w="40" w:type="dxa"/>
                  <w:bottom w:w="40" w:type="dxa"/>
                  <w:right w:w="40" w:type="dxa"/>
                </w:tcMar>
                <w:vAlign w:val="bottom"/>
              </w:tcPr>
            </w:tcPrChange>
          </w:tcPr>
          <w:p w14:paraId="521BF873" w14:textId="5EC36254" w:rsidR="00847E8C" w:rsidRDefault="003C1572">
            <w:pPr>
              <w:pStyle w:val="Compact"/>
              <w:rPr>
                <w:rPrChange w:id="1071" w:author="Stage 2" w:date="2019-09-04T20:28:00Z">
                  <w:rPr>
                    <w:rFonts w:ascii="Times New Roman" w:eastAsia="Times New Roman" w:hAnsi="Times New Roman" w:cs="Times New Roman"/>
                  </w:rPr>
                </w:rPrChange>
              </w:rPr>
              <w:pPrChange w:id="1072" w:author="Stage 2" w:date="2019-09-04T20:28:00Z">
                <w:pPr>
                  <w:pBdr>
                    <w:top w:val="nil"/>
                    <w:left w:val="nil"/>
                    <w:bottom w:val="nil"/>
                    <w:right w:val="nil"/>
                    <w:between w:val="nil"/>
                  </w:pBdr>
                  <w:spacing w:line="240" w:lineRule="auto"/>
                  <w:jc w:val="center"/>
                </w:pPr>
              </w:pPrChange>
            </w:pPr>
            <w:r>
              <w:rPr>
                <w:rPrChange w:id="1073" w:author="Stage 2" w:date="2019-09-04T20:28:00Z">
                  <w:rPr>
                    <w:rFonts w:ascii="Times New Roman" w:eastAsia="Times New Roman" w:hAnsi="Times New Roman" w:cs="Times New Roman"/>
                  </w:rPr>
                </w:rPrChange>
              </w:rPr>
              <w:t>26.</w:t>
            </w:r>
            <w:ins w:id="1074" w:author="Stage 2" w:date="2019-09-04T20:28:00Z">
              <w:r>
                <w:t>10</w:t>
              </w:r>
            </w:ins>
            <w:del w:id="1075" w:author="Stage 2" w:date="2019-09-04T20:28:00Z">
              <w:r>
                <w:rPr>
                  <w:rFonts w:eastAsia="Times New Roman" w:cs="Times New Roman"/>
                </w:rPr>
                <w:delText>1</w:delText>
              </w:r>
            </w:del>
          </w:p>
        </w:tc>
        <w:tc>
          <w:tcPr>
            <w:tcW w:w="0" w:type="auto"/>
            <w:tcPrChange w:id="1076" w:author="Stage 2" w:date="2019-09-04T20:28:00Z">
              <w:tcPr>
                <w:tcW w:w="975" w:type="dxa"/>
                <w:gridSpan w:val="3"/>
                <w:shd w:val="clear" w:color="auto" w:fill="auto"/>
                <w:tcMar>
                  <w:top w:w="40" w:type="dxa"/>
                  <w:left w:w="40" w:type="dxa"/>
                  <w:bottom w:w="40" w:type="dxa"/>
                  <w:right w:w="40" w:type="dxa"/>
                </w:tcMar>
                <w:vAlign w:val="bottom"/>
              </w:tcPr>
            </w:tcPrChange>
          </w:tcPr>
          <w:p w14:paraId="161737A9" w14:textId="08A018BF" w:rsidR="00847E8C" w:rsidRDefault="003C1572">
            <w:pPr>
              <w:pStyle w:val="Compact"/>
              <w:rPr>
                <w:rPrChange w:id="1077" w:author="Stage 2" w:date="2019-09-04T20:28:00Z">
                  <w:rPr>
                    <w:rFonts w:ascii="Times New Roman" w:eastAsia="Times New Roman" w:hAnsi="Times New Roman" w:cs="Times New Roman"/>
                  </w:rPr>
                </w:rPrChange>
              </w:rPr>
              <w:pPrChange w:id="1078" w:author="Stage 2" w:date="2019-09-04T20:28:00Z">
                <w:pPr>
                  <w:pBdr>
                    <w:top w:val="nil"/>
                    <w:left w:val="nil"/>
                    <w:bottom w:val="nil"/>
                    <w:right w:val="nil"/>
                    <w:between w:val="nil"/>
                  </w:pBdr>
                  <w:spacing w:line="240" w:lineRule="auto"/>
                  <w:jc w:val="center"/>
                </w:pPr>
              </w:pPrChange>
            </w:pPr>
            <w:r>
              <w:rPr>
                <w:rPrChange w:id="1079" w:author="Stage 2" w:date="2019-09-04T20:28:00Z">
                  <w:rPr>
                    <w:rFonts w:ascii="Times New Roman" w:eastAsia="Times New Roman" w:hAnsi="Times New Roman" w:cs="Times New Roman"/>
                  </w:rPr>
                </w:rPrChange>
              </w:rPr>
              <w:t>139.</w:t>
            </w:r>
            <w:ins w:id="1080" w:author="Stage 2" w:date="2019-09-04T20:28:00Z">
              <w:r>
                <w:t>00</w:t>
              </w:r>
            </w:ins>
            <w:del w:id="1081" w:author="Stage 2" w:date="2019-09-04T20:28:00Z">
              <w:r>
                <w:rPr>
                  <w:rFonts w:eastAsia="Times New Roman" w:cs="Times New Roman"/>
                </w:rPr>
                <w:delText>0</w:delText>
              </w:r>
            </w:del>
          </w:p>
        </w:tc>
        <w:tc>
          <w:tcPr>
            <w:tcW w:w="0" w:type="auto"/>
            <w:tcPrChange w:id="1082" w:author="Stage 2" w:date="2019-09-04T20:28:00Z">
              <w:tcPr>
                <w:tcW w:w="930" w:type="dxa"/>
                <w:gridSpan w:val="2"/>
                <w:shd w:val="clear" w:color="auto" w:fill="auto"/>
                <w:tcMar>
                  <w:top w:w="40" w:type="dxa"/>
                  <w:left w:w="40" w:type="dxa"/>
                  <w:bottom w:w="40" w:type="dxa"/>
                  <w:right w:w="40" w:type="dxa"/>
                </w:tcMar>
                <w:vAlign w:val="bottom"/>
              </w:tcPr>
            </w:tcPrChange>
          </w:tcPr>
          <w:p w14:paraId="13BF06BE" w14:textId="00E1FDE7" w:rsidR="00847E8C" w:rsidRDefault="003C1572">
            <w:pPr>
              <w:pStyle w:val="Compact"/>
              <w:rPr>
                <w:rPrChange w:id="1083" w:author="Stage 2" w:date="2019-09-04T20:28:00Z">
                  <w:rPr>
                    <w:rFonts w:ascii="Times New Roman" w:eastAsia="Times New Roman" w:hAnsi="Times New Roman" w:cs="Times New Roman"/>
                  </w:rPr>
                </w:rPrChange>
              </w:rPr>
              <w:pPrChange w:id="1084" w:author="Stage 2" w:date="2019-09-04T20:28:00Z">
                <w:pPr>
                  <w:pBdr>
                    <w:top w:val="nil"/>
                    <w:left w:val="nil"/>
                    <w:bottom w:val="nil"/>
                    <w:right w:val="nil"/>
                    <w:between w:val="nil"/>
                  </w:pBdr>
                  <w:spacing w:line="240" w:lineRule="auto"/>
                  <w:jc w:val="center"/>
                </w:pPr>
              </w:pPrChange>
            </w:pPr>
            <w:r>
              <w:rPr>
                <w:rPrChange w:id="1085" w:author="Stage 2" w:date="2019-09-04T20:28:00Z">
                  <w:rPr>
                    <w:rFonts w:ascii="Times New Roman" w:eastAsia="Times New Roman" w:hAnsi="Times New Roman" w:cs="Times New Roman"/>
                  </w:rPr>
                </w:rPrChange>
              </w:rPr>
              <w:t>17.</w:t>
            </w:r>
            <w:ins w:id="1086" w:author="Stage 2" w:date="2019-09-04T20:28:00Z">
              <w:r>
                <w:t>70</w:t>
              </w:r>
            </w:ins>
            <w:del w:id="1087" w:author="Stage 2" w:date="2019-09-04T20:28:00Z">
              <w:r>
                <w:rPr>
                  <w:rFonts w:eastAsia="Times New Roman" w:cs="Times New Roman"/>
                </w:rPr>
                <w:delText>7</w:delText>
              </w:r>
            </w:del>
          </w:p>
        </w:tc>
      </w:tr>
      <w:tr w:rsidR="00847E8C" w14:paraId="1FAA0DB4" w14:textId="77777777">
        <w:trPr>
          <w:trPrChange w:id="1088" w:author="Stage 2" w:date="2019-09-04T20:28:00Z">
            <w:trPr>
              <w:gridAfter w:val="0"/>
              <w:jc w:val="center"/>
            </w:trPr>
          </w:trPrChange>
        </w:trPr>
        <w:tc>
          <w:tcPr>
            <w:tcW w:w="0" w:type="auto"/>
            <w:gridSpan w:val="2"/>
            <w:tcPrChange w:id="1089" w:author="Stage 2" w:date="2019-09-04T20:28:00Z">
              <w:tcPr>
                <w:tcW w:w="4785" w:type="dxa"/>
                <w:gridSpan w:val="2"/>
                <w:shd w:val="clear" w:color="auto" w:fill="auto"/>
                <w:tcMar>
                  <w:top w:w="40" w:type="dxa"/>
                  <w:left w:w="40" w:type="dxa"/>
                  <w:bottom w:w="40" w:type="dxa"/>
                  <w:right w:w="40" w:type="dxa"/>
                </w:tcMar>
                <w:vAlign w:val="bottom"/>
              </w:tcPr>
            </w:tcPrChange>
          </w:tcPr>
          <w:p w14:paraId="1B708ADC" w14:textId="78D64854" w:rsidR="00847E8C" w:rsidRDefault="003C1572">
            <w:pPr>
              <w:pStyle w:val="Compact"/>
              <w:rPr>
                <w:rPrChange w:id="1090" w:author="Stage 2" w:date="2019-09-04T20:28:00Z">
                  <w:rPr>
                    <w:rFonts w:ascii="Times New Roman" w:eastAsia="Times New Roman" w:hAnsi="Times New Roman" w:cs="Times New Roman"/>
                    <w:b/>
                    <w:sz w:val="24"/>
                    <w:szCs w:val="24"/>
                  </w:rPr>
                </w:rPrChange>
              </w:rPr>
              <w:pPrChange w:id="1091" w:author="Stage 2" w:date="2019-09-04T20:28:00Z">
                <w:pPr>
                  <w:pBdr>
                    <w:top w:val="nil"/>
                    <w:left w:val="nil"/>
                    <w:bottom w:val="nil"/>
                    <w:right w:val="nil"/>
                    <w:between w:val="nil"/>
                  </w:pBdr>
                  <w:spacing w:line="240" w:lineRule="auto"/>
                  <w:jc w:val="right"/>
                </w:pPr>
              </w:pPrChange>
            </w:pPr>
            <w:r>
              <w:rPr>
                <w:rPrChange w:id="1092" w:author="Stage 2" w:date="2019-09-04T20:28:00Z">
                  <w:rPr>
                    <w:rFonts w:ascii="Times New Roman" w:eastAsia="Times New Roman" w:hAnsi="Times New Roman" w:cs="Times New Roman"/>
                    <w:b/>
                    <w:sz w:val="24"/>
                    <w:szCs w:val="24"/>
                  </w:rPr>
                </w:rPrChange>
              </w:rPr>
              <w:t xml:space="preserve">90th percentile </w:t>
            </w:r>
            <w:ins w:id="1093" w:author="Stage 2" w:date="2019-09-04T20:28:00Z">
              <w:r>
                <w:t>F0 (Hz)</w:t>
              </w:r>
            </w:ins>
            <w:del w:id="1094" w:author="Stage 2" w:date="2019-09-04T20:28:00Z">
              <w:r>
                <w:rPr>
                  <w:rFonts w:eastAsia="Times New Roman" w:cs="Times New Roman"/>
                  <w:b/>
                </w:rPr>
                <w:delText>pitch</w:delText>
              </w:r>
            </w:del>
            <w:r>
              <w:rPr>
                <w:rPrChange w:id="1095" w:author="Stage 2" w:date="2019-09-04T20:28:00Z">
                  <w:rPr>
                    <w:rFonts w:ascii="Times New Roman" w:eastAsia="Times New Roman" w:hAnsi="Times New Roman" w:cs="Times New Roman"/>
                    <w:b/>
                    <w:sz w:val="24"/>
                    <w:szCs w:val="24"/>
                  </w:rPr>
                </w:rPrChange>
              </w:rPr>
              <w:t xml:space="preserve"> per stimulus</w:t>
            </w:r>
          </w:p>
        </w:tc>
        <w:tc>
          <w:tcPr>
            <w:tcW w:w="0" w:type="auto"/>
            <w:gridSpan w:val="2"/>
            <w:tcPrChange w:id="1096" w:author="Stage 2" w:date="2019-09-04T20:28:00Z">
              <w:tcPr>
                <w:tcW w:w="1065" w:type="dxa"/>
                <w:shd w:val="clear" w:color="auto" w:fill="auto"/>
                <w:tcMar>
                  <w:top w:w="40" w:type="dxa"/>
                  <w:left w:w="40" w:type="dxa"/>
                  <w:bottom w:w="40" w:type="dxa"/>
                  <w:right w:w="40" w:type="dxa"/>
                </w:tcMar>
                <w:vAlign w:val="bottom"/>
              </w:tcPr>
            </w:tcPrChange>
          </w:tcPr>
          <w:p w14:paraId="478BDA23" w14:textId="4FA1AE4F" w:rsidR="00847E8C" w:rsidRDefault="003C1572">
            <w:pPr>
              <w:pStyle w:val="Compact"/>
              <w:rPr>
                <w:rPrChange w:id="1097" w:author="Stage 2" w:date="2019-09-04T20:28:00Z">
                  <w:rPr>
                    <w:rFonts w:ascii="Times New Roman" w:eastAsia="Times New Roman" w:hAnsi="Times New Roman" w:cs="Times New Roman"/>
                  </w:rPr>
                </w:rPrChange>
              </w:rPr>
              <w:pPrChange w:id="1098" w:author="Stage 2" w:date="2019-09-04T20:28:00Z">
                <w:pPr>
                  <w:spacing w:line="240" w:lineRule="auto"/>
                  <w:jc w:val="center"/>
                </w:pPr>
              </w:pPrChange>
            </w:pPr>
            <w:r>
              <w:rPr>
                <w:rPrChange w:id="1099" w:author="Stage 2" w:date="2019-09-04T20:28:00Z">
                  <w:rPr>
                    <w:rFonts w:ascii="Times New Roman" w:eastAsia="Times New Roman" w:hAnsi="Times New Roman" w:cs="Times New Roman"/>
                  </w:rPr>
                </w:rPrChange>
              </w:rPr>
              <w:t>340.</w:t>
            </w:r>
            <w:ins w:id="1100" w:author="Stage 2" w:date="2019-09-04T20:28:00Z">
              <w:r>
                <w:t>00</w:t>
              </w:r>
            </w:ins>
            <w:del w:id="1101" w:author="Stage 2" w:date="2019-09-04T20:28:00Z">
              <w:r>
                <w:rPr>
                  <w:rFonts w:eastAsia="Times New Roman" w:cs="Times New Roman"/>
                </w:rPr>
                <w:delText>0</w:delText>
              </w:r>
            </w:del>
          </w:p>
        </w:tc>
        <w:tc>
          <w:tcPr>
            <w:tcW w:w="0" w:type="auto"/>
            <w:gridSpan w:val="2"/>
            <w:tcPrChange w:id="1102" w:author="Stage 2" w:date="2019-09-04T20:28:00Z">
              <w:tcPr>
                <w:tcW w:w="915" w:type="dxa"/>
                <w:gridSpan w:val="2"/>
                <w:shd w:val="clear" w:color="auto" w:fill="auto"/>
                <w:tcMar>
                  <w:top w:w="40" w:type="dxa"/>
                  <w:left w:w="40" w:type="dxa"/>
                  <w:bottom w:w="40" w:type="dxa"/>
                  <w:right w:w="40" w:type="dxa"/>
                </w:tcMar>
                <w:vAlign w:val="bottom"/>
              </w:tcPr>
            </w:tcPrChange>
          </w:tcPr>
          <w:p w14:paraId="5B3C3DBD" w14:textId="08A8F261" w:rsidR="00847E8C" w:rsidRDefault="003C1572">
            <w:pPr>
              <w:pStyle w:val="Compact"/>
              <w:rPr>
                <w:rPrChange w:id="1103" w:author="Stage 2" w:date="2019-09-04T20:28:00Z">
                  <w:rPr>
                    <w:rFonts w:ascii="Times New Roman" w:eastAsia="Times New Roman" w:hAnsi="Times New Roman" w:cs="Times New Roman"/>
                  </w:rPr>
                </w:rPrChange>
              </w:rPr>
              <w:pPrChange w:id="1104" w:author="Stage 2" w:date="2019-09-04T20:28:00Z">
                <w:pPr>
                  <w:spacing w:line="240" w:lineRule="auto"/>
                  <w:jc w:val="center"/>
                </w:pPr>
              </w:pPrChange>
            </w:pPr>
            <w:r>
              <w:rPr>
                <w:rPrChange w:id="1105" w:author="Stage 2" w:date="2019-09-04T20:28:00Z">
                  <w:rPr>
                    <w:rFonts w:ascii="Times New Roman" w:eastAsia="Times New Roman" w:hAnsi="Times New Roman" w:cs="Times New Roman"/>
                  </w:rPr>
                </w:rPrChange>
              </w:rPr>
              <w:t>21.</w:t>
            </w:r>
            <w:ins w:id="1106" w:author="Stage 2" w:date="2019-09-04T20:28:00Z">
              <w:r>
                <w:t>50</w:t>
              </w:r>
            </w:ins>
            <w:del w:id="1107" w:author="Stage 2" w:date="2019-09-04T20:28:00Z">
              <w:r>
                <w:rPr>
                  <w:rFonts w:eastAsia="Times New Roman" w:cs="Times New Roman"/>
                </w:rPr>
                <w:delText>5</w:delText>
              </w:r>
            </w:del>
          </w:p>
        </w:tc>
        <w:tc>
          <w:tcPr>
            <w:tcW w:w="0" w:type="auto"/>
            <w:tcPrChange w:id="1108" w:author="Stage 2" w:date="2019-09-04T20:28:00Z">
              <w:tcPr>
                <w:tcW w:w="975" w:type="dxa"/>
                <w:gridSpan w:val="3"/>
                <w:shd w:val="clear" w:color="auto" w:fill="auto"/>
                <w:tcMar>
                  <w:top w:w="40" w:type="dxa"/>
                  <w:left w:w="40" w:type="dxa"/>
                  <w:bottom w:w="40" w:type="dxa"/>
                  <w:right w:w="40" w:type="dxa"/>
                </w:tcMar>
                <w:vAlign w:val="bottom"/>
              </w:tcPr>
            </w:tcPrChange>
          </w:tcPr>
          <w:p w14:paraId="31197160" w14:textId="5467395F" w:rsidR="00847E8C" w:rsidRDefault="003C1572">
            <w:pPr>
              <w:pStyle w:val="Compact"/>
              <w:rPr>
                <w:rPrChange w:id="1109" w:author="Stage 2" w:date="2019-09-04T20:28:00Z">
                  <w:rPr>
                    <w:rFonts w:ascii="Times New Roman" w:eastAsia="Times New Roman" w:hAnsi="Times New Roman" w:cs="Times New Roman"/>
                  </w:rPr>
                </w:rPrChange>
              </w:rPr>
              <w:pPrChange w:id="1110" w:author="Stage 2" w:date="2019-09-04T20:28:00Z">
                <w:pPr>
                  <w:pBdr>
                    <w:top w:val="nil"/>
                    <w:left w:val="nil"/>
                    <w:bottom w:val="nil"/>
                    <w:right w:val="nil"/>
                    <w:between w:val="nil"/>
                  </w:pBdr>
                  <w:spacing w:line="240" w:lineRule="auto"/>
                  <w:jc w:val="center"/>
                </w:pPr>
              </w:pPrChange>
            </w:pPr>
            <w:r>
              <w:rPr>
                <w:rPrChange w:id="1111" w:author="Stage 2" w:date="2019-09-04T20:28:00Z">
                  <w:rPr>
                    <w:rFonts w:ascii="Times New Roman" w:eastAsia="Times New Roman" w:hAnsi="Times New Roman" w:cs="Times New Roman"/>
                  </w:rPr>
                </w:rPrChange>
              </w:rPr>
              <w:t>232.</w:t>
            </w:r>
            <w:ins w:id="1112" w:author="Stage 2" w:date="2019-09-04T20:28:00Z">
              <w:r>
                <w:t>00</w:t>
              </w:r>
            </w:ins>
            <w:del w:id="1113" w:author="Stage 2" w:date="2019-09-04T20:28:00Z">
              <w:r>
                <w:rPr>
                  <w:rFonts w:eastAsia="Times New Roman" w:cs="Times New Roman"/>
                </w:rPr>
                <w:delText>0</w:delText>
              </w:r>
            </w:del>
          </w:p>
        </w:tc>
        <w:tc>
          <w:tcPr>
            <w:tcW w:w="0" w:type="auto"/>
            <w:tcPrChange w:id="1114" w:author="Stage 2" w:date="2019-09-04T20:28:00Z">
              <w:tcPr>
                <w:tcW w:w="930" w:type="dxa"/>
                <w:gridSpan w:val="2"/>
                <w:shd w:val="clear" w:color="auto" w:fill="auto"/>
                <w:tcMar>
                  <w:top w:w="40" w:type="dxa"/>
                  <w:left w:w="40" w:type="dxa"/>
                  <w:bottom w:w="40" w:type="dxa"/>
                  <w:right w:w="40" w:type="dxa"/>
                </w:tcMar>
                <w:vAlign w:val="bottom"/>
              </w:tcPr>
            </w:tcPrChange>
          </w:tcPr>
          <w:p w14:paraId="381F3110" w14:textId="1710CBF4" w:rsidR="00847E8C" w:rsidRDefault="003C1572">
            <w:pPr>
              <w:pStyle w:val="Compact"/>
              <w:rPr>
                <w:rPrChange w:id="1115" w:author="Stage 2" w:date="2019-09-04T20:28:00Z">
                  <w:rPr>
                    <w:rFonts w:ascii="Times New Roman" w:eastAsia="Times New Roman" w:hAnsi="Times New Roman" w:cs="Times New Roman"/>
                  </w:rPr>
                </w:rPrChange>
              </w:rPr>
              <w:pPrChange w:id="1116" w:author="Stage 2" w:date="2019-09-04T20:28:00Z">
                <w:pPr>
                  <w:pBdr>
                    <w:top w:val="nil"/>
                    <w:left w:val="nil"/>
                    <w:bottom w:val="nil"/>
                    <w:right w:val="nil"/>
                    <w:between w:val="nil"/>
                  </w:pBdr>
                  <w:spacing w:line="240" w:lineRule="auto"/>
                  <w:jc w:val="center"/>
                </w:pPr>
              </w:pPrChange>
            </w:pPr>
            <w:r>
              <w:rPr>
                <w:rPrChange w:id="1117" w:author="Stage 2" w:date="2019-09-04T20:28:00Z">
                  <w:rPr>
                    <w:rFonts w:ascii="Times New Roman" w:eastAsia="Times New Roman" w:hAnsi="Times New Roman" w:cs="Times New Roman"/>
                  </w:rPr>
                </w:rPrChange>
              </w:rPr>
              <w:t>13.</w:t>
            </w:r>
            <w:ins w:id="1118" w:author="Stage 2" w:date="2019-09-04T20:28:00Z">
              <w:r>
                <w:t>80</w:t>
              </w:r>
            </w:ins>
            <w:del w:id="1119" w:author="Stage 2" w:date="2019-09-04T20:28:00Z">
              <w:r>
                <w:rPr>
                  <w:rFonts w:eastAsia="Times New Roman" w:cs="Times New Roman"/>
                </w:rPr>
                <w:delText>8</w:delText>
              </w:r>
            </w:del>
          </w:p>
        </w:tc>
      </w:tr>
      <w:tr w:rsidR="00D350E7" w14:paraId="4B64558C" w14:textId="77777777">
        <w:trPr>
          <w:gridBefore w:val="1"/>
          <w:ins w:id="1120" w:author="Stage 2" w:date="2019-09-04T20:28:00Z"/>
        </w:trPr>
        <w:tc>
          <w:tcPr>
            <w:tcW w:w="0" w:type="auto"/>
            <w:gridSpan w:val="2"/>
          </w:tcPr>
          <w:p w14:paraId="7A6D0C54" w14:textId="77777777" w:rsidR="00D350E7" w:rsidRDefault="003C1572">
            <w:pPr>
              <w:pStyle w:val="Compact"/>
              <w:rPr>
                <w:ins w:id="1121" w:author="Stage 2" w:date="2019-09-04T20:28:00Z"/>
              </w:rPr>
            </w:pPr>
            <w:ins w:id="1122" w:author="Stage 2" w:date="2019-09-04T20:28:00Z">
              <w:r>
                <w:t>Mean number of utterances per stimulus</w:t>
              </w:r>
            </w:ins>
          </w:p>
        </w:tc>
        <w:tc>
          <w:tcPr>
            <w:tcW w:w="0" w:type="auto"/>
            <w:gridSpan w:val="2"/>
          </w:tcPr>
          <w:p w14:paraId="447EF7AA" w14:textId="77777777" w:rsidR="00D350E7" w:rsidRDefault="003C1572">
            <w:pPr>
              <w:pStyle w:val="Compact"/>
              <w:rPr>
                <w:ins w:id="1123" w:author="Stage 2" w:date="2019-09-04T20:28:00Z"/>
              </w:rPr>
            </w:pPr>
            <w:ins w:id="1124" w:author="Stage 2" w:date="2019-09-04T20:28:00Z">
              <w:r>
                <w:t>7.75</w:t>
              </w:r>
            </w:ins>
          </w:p>
        </w:tc>
        <w:tc>
          <w:tcPr>
            <w:tcW w:w="0" w:type="auto"/>
          </w:tcPr>
          <w:p w14:paraId="55F0060E" w14:textId="77777777" w:rsidR="00D350E7" w:rsidRDefault="003C1572">
            <w:pPr>
              <w:pStyle w:val="Compact"/>
              <w:rPr>
                <w:ins w:id="1125" w:author="Stage 2" w:date="2019-09-04T20:28:00Z"/>
              </w:rPr>
            </w:pPr>
            <w:ins w:id="1126" w:author="Stage 2" w:date="2019-09-04T20:28:00Z">
              <w:r>
                <w:t>1.04</w:t>
              </w:r>
            </w:ins>
          </w:p>
        </w:tc>
        <w:tc>
          <w:tcPr>
            <w:tcW w:w="0" w:type="auto"/>
          </w:tcPr>
          <w:p w14:paraId="742523FF" w14:textId="77777777" w:rsidR="00D350E7" w:rsidRDefault="003C1572">
            <w:pPr>
              <w:pStyle w:val="Compact"/>
              <w:rPr>
                <w:ins w:id="1127" w:author="Stage 2" w:date="2019-09-04T20:28:00Z"/>
              </w:rPr>
            </w:pPr>
            <w:ins w:id="1128" w:author="Stage 2" w:date="2019-09-04T20:28:00Z">
              <w:r>
                <w:t>6.63</w:t>
              </w:r>
            </w:ins>
          </w:p>
        </w:tc>
        <w:tc>
          <w:tcPr>
            <w:tcW w:w="0" w:type="auto"/>
          </w:tcPr>
          <w:p w14:paraId="4FE2D077" w14:textId="77777777" w:rsidR="00D350E7" w:rsidRDefault="003C1572">
            <w:pPr>
              <w:pStyle w:val="Compact"/>
              <w:rPr>
                <w:ins w:id="1129" w:author="Stage 2" w:date="2019-09-04T20:28:00Z"/>
              </w:rPr>
            </w:pPr>
            <w:ins w:id="1130" w:author="Stage 2" w:date="2019-09-04T20:28:00Z">
              <w:r>
                <w:t>0.92</w:t>
              </w:r>
            </w:ins>
          </w:p>
        </w:tc>
      </w:tr>
      <w:tr w:rsidR="00D350E7" w14:paraId="5486FF57" w14:textId="77777777">
        <w:trPr>
          <w:gridBefore w:val="1"/>
          <w:ins w:id="1131" w:author="Stage 2" w:date="2019-09-04T20:28:00Z"/>
        </w:trPr>
        <w:tc>
          <w:tcPr>
            <w:tcW w:w="0" w:type="auto"/>
            <w:gridSpan w:val="2"/>
          </w:tcPr>
          <w:p w14:paraId="6332C069" w14:textId="77777777" w:rsidR="00D350E7" w:rsidRDefault="003C1572">
            <w:pPr>
              <w:pStyle w:val="Compact"/>
              <w:rPr>
                <w:ins w:id="1132" w:author="Stage 2" w:date="2019-09-04T20:28:00Z"/>
              </w:rPr>
            </w:pPr>
            <w:ins w:id="1133" w:author="Stage 2" w:date="2019-09-04T20:28:00Z">
              <w:r>
                <w:t>Mean duration (sec) of utterances</w:t>
              </w:r>
            </w:ins>
          </w:p>
        </w:tc>
        <w:tc>
          <w:tcPr>
            <w:tcW w:w="0" w:type="auto"/>
            <w:gridSpan w:val="2"/>
          </w:tcPr>
          <w:p w14:paraId="2D0C7335" w14:textId="77777777" w:rsidR="00D350E7" w:rsidRDefault="003C1572">
            <w:pPr>
              <w:pStyle w:val="Compact"/>
              <w:rPr>
                <w:ins w:id="1134" w:author="Stage 2" w:date="2019-09-04T20:28:00Z"/>
              </w:rPr>
            </w:pPr>
            <w:ins w:id="1135" w:author="Stage 2" w:date="2019-09-04T20:28:00Z">
              <w:r>
                <w:t>1.58</w:t>
              </w:r>
            </w:ins>
          </w:p>
        </w:tc>
        <w:tc>
          <w:tcPr>
            <w:tcW w:w="0" w:type="auto"/>
          </w:tcPr>
          <w:p w14:paraId="51AC83C8" w14:textId="77777777" w:rsidR="00D350E7" w:rsidRDefault="003C1572">
            <w:pPr>
              <w:pStyle w:val="Compact"/>
              <w:rPr>
                <w:ins w:id="1136" w:author="Stage 2" w:date="2019-09-04T20:28:00Z"/>
              </w:rPr>
            </w:pPr>
            <w:ins w:id="1137" w:author="Stage 2" w:date="2019-09-04T20:28:00Z">
              <w:r>
                <w:t>0.74</w:t>
              </w:r>
            </w:ins>
          </w:p>
        </w:tc>
        <w:tc>
          <w:tcPr>
            <w:tcW w:w="0" w:type="auto"/>
          </w:tcPr>
          <w:p w14:paraId="62486D17" w14:textId="77777777" w:rsidR="00D350E7" w:rsidRDefault="003C1572">
            <w:pPr>
              <w:pStyle w:val="Compact"/>
              <w:rPr>
                <w:ins w:id="1138" w:author="Stage 2" w:date="2019-09-04T20:28:00Z"/>
              </w:rPr>
            </w:pPr>
            <w:ins w:id="1139" w:author="Stage 2" w:date="2019-09-04T20:28:00Z">
              <w:r>
                <w:t>2.12</w:t>
              </w:r>
            </w:ins>
          </w:p>
        </w:tc>
        <w:tc>
          <w:tcPr>
            <w:tcW w:w="0" w:type="auto"/>
          </w:tcPr>
          <w:p w14:paraId="0F8DF89B" w14:textId="77777777" w:rsidR="00D350E7" w:rsidRDefault="003C1572">
            <w:pPr>
              <w:pStyle w:val="Compact"/>
              <w:rPr>
                <w:ins w:id="1140" w:author="Stage 2" w:date="2019-09-04T20:28:00Z"/>
              </w:rPr>
            </w:pPr>
            <w:ins w:id="1141" w:author="Stage 2" w:date="2019-09-04T20:28:00Z">
              <w:r>
                <w:t>1.41</w:t>
              </w:r>
            </w:ins>
          </w:p>
        </w:tc>
      </w:tr>
      <w:tr w:rsidR="00D350E7" w14:paraId="762A5B97" w14:textId="77777777">
        <w:trPr>
          <w:gridBefore w:val="1"/>
          <w:ins w:id="1142" w:author="Stage 2" w:date="2019-09-04T20:28:00Z"/>
        </w:trPr>
        <w:tc>
          <w:tcPr>
            <w:tcW w:w="0" w:type="auto"/>
            <w:gridSpan w:val="2"/>
          </w:tcPr>
          <w:p w14:paraId="59FE8CD0" w14:textId="77777777" w:rsidR="00D350E7" w:rsidRDefault="003C1572">
            <w:pPr>
              <w:pStyle w:val="Compact"/>
              <w:rPr>
                <w:ins w:id="1143" w:author="Stage 2" w:date="2019-09-04T20:28:00Z"/>
              </w:rPr>
            </w:pPr>
            <w:ins w:id="1144" w:author="Stage 2" w:date="2019-09-04T20:28:00Z">
              <w:r>
                <w:t>Mean inter-utterance interval (sec)</w:t>
              </w:r>
            </w:ins>
          </w:p>
        </w:tc>
        <w:tc>
          <w:tcPr>
            <w:tcW w:w="0" w:type="auto"/>
            <w:gridSpan w:val="2"/>
          </w:tcPr>
          <w:p w14:paraId="156CEA19" w14:textId="77777777" w:rsidR="00D350E7" w:rsidRDefault="003C1572">
            <w:pPr>
              <w:pStyle w:val="Compact"/>
              <w:rPr>
                <w:ins w:id="1145" w:author="Stage 2" w:date="2019-09-04T20:28:00Z"/>
              </w:rPr>
            </w:pPr>
            <w:ins w:id="1146" w:author="Stage 2" w:date="2019-09-04T20:28:00Z">
              <w:r>
                <w:t>0.75</w:t>
              </w:r>
            </w:ins>
          </w:p>
        </w:tc>
        <w:tc>
          <w:tcPr>
            <w:tcW w:w="0" w:type="auto"/>
          </w:tcPr>
          <w:p w14:paraId="0E5D6F17" w14:textId="77777777" w:rsidR="00D350E7" w:rsidRDefault="003C1572">
            <w:pPr>
              <w:pStyle w:val="Compact"/>
              <w:rPr>
                <w:ins w:id="1147" w:author="Stage 2" w:date="2019-09-04T20:28:00Z"/>
              </w:rPr>
            </w:pPr>
            <w:ins w:id="1148" w:author="Stage 2" w:date="2019-09-04T20:28:00Z">
              <w:r>
                <w:t>0.30</w:t>
              </w:r>
            </w:ins>
          </w:p>
        </w:tc>
        <w:tc>
          <w:tcPr>
            <w:tcW w:w="0" w:type="auto"/>
          </w:tcPr>
          <w:p w14:paraId="317B8D10" w14:textId="77777777" w:rsidR="00D350E7" w:rsidRDefault="003C1572">
            <w:pPr>
              <w:pStyle w:val="Compact"/>
              <w:rPr>
                <w:ins w:id="1149" w:author="Stage 2" w:date="2019-09-04T20:28:00Z"/>
              </w:rPr>
            </w:pPr>
            <w:moveToRangeStart w:id="1150" w:author="Stage 2" w:date="2019-09-04T20:28:00Z" w:name="move18521351"/>
            <w:moveTo w:id="1151" w:author="Stage 2" w:date="2019-09-04T20:28:00Z">
              <w:r>
                <w:t>0.59</w:t>
              </w:r>
            </w:moveTo>
            <w:moveToRangeEnd w:id="1150"/>
          </w:p>
        </w:tc>
        <w:tc>
          <w:tcPr>
            <w:tcW w:w="0" w:type="auto"/>
          </w:tcPr>
          <w:p w14:paraId="6BDF7221" w14:textId="77777777" w:rsidR="00D350E7" w:rsidRDefault="003C1572">
            <w:pPr>
              <w:pStyle w:val="Compact"/>
              <w:rPr>
                <w:ins w:id="1152" w:author="Stage 2" w:date="2019-09-04T20:28:00Z"/>
              </w:rPr>
            </w:pPr>
            <w:ins w:id="1153" w:author="Stage 2" w:date="2019-09-04T20:28:00Z">
              <w:r>
                <w:t>0.33</w:t>
              </w:r>
            </w:ins>
          </w:p>
        </w:tc>
      </w:tr>
    </w:tbl>
    <w:p w14:paraId="59DC7287" w14:textId="77777777" w:rsidR="00847E8C" w:rsidRDefault="00847E8C">
      <w:pPr>
        <w:pBdr>
          <w:top w:val="nil"/>
          <w:left w:val="nil"/>
          <w:bottom w:val="nil"/>
          <w:right w:val="nil"/>
          <w:between w:val="nil"/>
        </w:pBdr>
        <w:spacing w:line="480" w:lineRule="auto"/>
        <w:rPr>
          <w:del w:id="1154" w:author="Stage 2" w:date="2019-09-04T20:28:00Z"/>
          <w:rFonts w:ascii="Times New Roman" w:eastAsia="Times New Roman" w:hAnsi="Times New Roman" w:cs="Times New Roman"/>
          <w:sz w:val="24"/>
          <w:szCs w:val="24"/>
        </w:rPr>
      </w:pPr>
    </w:p>
    <w:p w14:paraId="79229176" w14:textId="77777777" w:rsidR="00847E8C" w:rsidRDefault="003C1572">
      <w:pPr>
        <w:pStyle w:val="BodyText"/>
        <w:rPr>
          <w:rPrChange w:id="1155" w:author="Stage 2" w:date="2019-09-04T20:28:00Z">
            <w:rPr>
              <w:rFonts w:ascii="Times New Roman" w:eastAsia="Times New Roman" w:hAnsi="Times New Roman" w:cs="Times New Roman"/>
              <w:sz w:val="24"/>
              <w:szCs w:val="24"/>
            </w:rPr>
          </w:rPrChange>
        </w:rPr>
        <w:pPrChange w:id="1156" w:author="Stage 2" w:date="2019-09-04T20:28:00Z">
          <w:pPr>
            <w:spacing w:line="480" w:lineRule="auto"/>
            <w:ind w:firstLine="720"/>
          </w:pPr>
        </w:pPrChange>
      </w:pPr>
      <w:r>
        <w:rPr>
          <w:rPrChange w:id="1157" w:author="Stage 2" w:date="2019-09-04T20:28:00Z">
            <w:rPr>
              <w:rFonts w:ascii="Times New Roman" w:eastAsia="Times New Roman" w:hAnsi="Times New Roman" w:cs="Times New Roman"/>
              <w:sz w:val="24"/>
              <w:szCs w:val="24"/>
            </w:rPr>
          </w:rPrChange>
        </w:rPr>
        <w:t>Table 3 provides a comparison of our stimuli to a sample of others that have been used previously in the IDS preference literature. Across studies, the only statistic that was reported reliably across papers was the mean pitch (F0) for IDS and ADS and even</w:t>
      </w:r>
      <w:r>
        <w:rPr>
          <w:rPrChange w:id="1158" w:author="Stage 2" w:date="2019-09-04T20:28:00Z">
            <w:rPr>
              <w:rFonts w:ascii="Times New Roman" w:eastAsia="Times New Roman" w:hAnsi="Times New Roman" w:cs="Times New Roman"/>
              <w:sz w:val="24"/>
              <w:szCs w:val="24"/>
            </w:rPr>
          </w:rPrChange>
        </w:rPr>
        <w:t xml:space="preserve"> this one was only reported in about half the studies we sampled. Various measures of variability were reported in some studies (e.g., range within each sample, range across samples, standard deviation), but due to variation in the length and number of dif</w:t>
      </w:r>
      <w:r>
        <w:rPr>
          <w:rPrChange w:id="1159" w:author="Stage 2" w:date="2019-09-04T20:28:00Z">
            <w:rPr>
              <w:rFonts w:ascii="Times New Roman" w:eastAsia="Times New Roman" w:hAnsi="Times New Roman" w:cs="Times New Roman"/>
              <w:sz w:val="24"/>
              <w:szCs w:val="24"/>
            </w:rPr>
          </w:rPrChange>
        </w:rPr>
        <w:t>ferent samples used in each study, and a lack of systematicity in reporting, it was difficult to compare directly. Numerically, the average IDS/ADS pitch difference in our materials was less extreme than that found in previous studies.</w:t>
      </w:r>
      <w:del w:id="1160" w:author="Stage 2" w:date="2019-09-04T20:28:00Z">
        <w:r>
          <w:rPr>
            <w:rFonts w:eastAsia="Times New Roman" w:cs="Times New Roman"/>
          </w:rPr>
          <w:delText xml:space="preserve"> </w:delText>
        </w:r>
      </w:del>
    </w:p>
    <w:p w14:paraId="3E3355B3" w14:textId="4FF39F98" w:rsidR="00847E8C" w:rsidRDefault="003C1572">
      <w:pPr>
        <w:pStyle w:val="BodyText"/>
        <w:rPr>
          <w:rFonts w:eastAsia="Times New Roman" w:cs="Times New Roman"/>
        </w:rPr>
        <w:pPrChange w:id="1161" w:author="Stage 2" w:date="2019-09-04T20:28:00Z">
          <w:pPr>
            <w:spacing w:line="480" w:lineRule="auto"/>
            <w:ind w:firstLine="720"/>
          </w:pPr>
        </w:pPrChange>
      </w:pPr>
      <w:r>
        <w:rPr>
          <w:rPrChange w:id="1162" w:author="Stage 2" w:date="2019-09-04T20:28:00Z">
            <w:rPr>
              <w:rFonts w:ascii="Times New Roman" w:eastAsia="Times New Roman" w:hAnsi="Times New Roman" w:cs="Times New Roman"/>
              <w:sz w:val="24"/>
              <w:szCs w:val="24"/>
            </w:rPr>
          </w:rPrChange>
        </w:rPr>
        <w:t>To confirm that our</w:t>
      </w:r>
      <w:r>
        <w:rPr>
          <w:rPrChange w:id="1163" w:author="Stage 2" w:date="2019-09-04T20:28:00Z">
            <w:rPr>
              <w:rFonts w:ascii="Times New Roman" w:eastAsia="Times New Roman" w:hAnsi="Times New Roman" w:cs="Times New Roman"/>
              <w:sz w:val="24"/>
              <w:szCs w:val="24"/>
            </w:rPr>
          </w:rPrChange>
        </w:rPr>
        <w:t xml:space="preserve"> composite IDS and ADS stimuli were rated as natural and that the more limited pitch difference between registers still led to the stimuli being categorized differently, we conducted another norming study. Using the same basic paradigm as above, we collect</w:t>
      </w:r>
      <w:r>
        <w:rPr>
          <w:rPrChange w:id="1164" w:author="Stage 2" w:date="2019-09-04T20:28:00Z">
            <w:rPr>
              <w:rFonts w:ascii="Times New Roman" w:eastAsia="Times New Roman" w:hAnsi="Times New Roman" w:cs="Times New Roman"/>
              <w:sz w:val="24"/>
              <w:szCs w:val="24"/>
            </w:rPr>
          </w:rPrChange>
        </w:rPr>
        <w:t>ed a new sample of judgments from MTurk participants. Raters were randomly assigned to listen to all 16 stimuli and judge either whether they were directed at infants/children or adults (</w:t>
      </w:r>
      <m:oMath>
        <m:r>
          <w:ins w:id="1165" w:author="Stage 2" w:date="2019-09-04T20:28:00Z">
            <w:rPr>
              <w:rFonts w:ascii="Cambria Math" w:hAnsi="Cambria Math"/>
            </w:rPr>
            <m:t>N</m:t>
          </w:ins>
        </m:r>
        <m:r>
          <w:ins w:id="1166" w:author="Stage 2" w:date="2019-09-04T20:28:00Z">
            <w:rPr>
              <w:rFonts w:ascii="Cambria Math" w:hAnsi="Cambria Math"/>
            </w:rPr>
            <m:t>=22</m:t>
          </w:ins>
        </m:r>
      </m:oMath>
      <w:del w:id="1167" w:author="Stage 2" w:date="2019-09-04T20:28:00Z">
        <w:r>
          <w:rPr>
            <w:rFonts w:eastAsia="Times New Roman" w:cs="Times New Roman"/>
          </w:rPr>
          <w:delText>N=22</w:delText>
        </w:r>
      </w:del>
      <w:r>
        <w:rPr>
          <w:rPrChange w:id="1168" w:author="Stage 2" w:date="2019-09-04T20:28:00Z">
            <w:rPr>
              <w:rFonts w:ascii="Times New Roman" w:eastAsia="Times New Roman" w:hAnsi="Times New Roman" w:cs="Times New Roman"/>
              <w:sz w:val="24"/>
              <w:szCs w:val="24"/>
            </w:rPr>
          </w:rPrChange>
        </w:rPr>
        <w:t>) or else whether the stimuli sounded natural (</w:t>
      </w:r>
      <m:oMath>
        <m:r>
          <w:ins w:id="1169" w:author="Stage 2" w:date="2019-09-04T20:28:00Z">
            <w:rPr>
              <w:rFonts w:ascii="Cambria Math" w:hAnsi="Cambria Math"/>
            </w:rPr>
            <m:t>N</m:t>
          </w:ins>
        </m:r>
        <m:r>
          <w:ins w:id="1170" w:author="Stage 2" w:date="2019-09-04T20:28:00Z">
            <w:rPr>
              <w:rFonts w:ascii="Cambria Math" w:hAnsi="Cambria Math"/>
            </w:rPr>
            <m:t>=27</m:t>
          </w:ins>
        </m:r>
      </m:oMath>
      <w:del w:id="1171" w:author="Stage 2" w:date="2019-09-04T20:28:00Z">
        <w:r>
          <w:rPr>
            <w:rFonts w:eastAsia="Times New Roman" w:cs="Times New Roman"/>
          </w:rPr>
          <w:delText>N=27</w:delText>
        </w:r>
      </w:del>
      <w:r>
        <w:rPr>
          <w:rPrChange w:id="1172" w:author="Stage 2" w:date="2019-09-04T20:28:00Z">
            <w:rPr>
              <w:rFonts w:ascii="Times New Roman" w:eastAsia="Times New Roman" w:hAnsi="Times New Roman" w:cs="Times New Roman"/>
              <w:sz w:val="24"/>
              <w:szCs w:val="24"/>
            </w:rPr>
          </w:rPrChange>
        </w:rPr>
        <w:t>). All IDS cli</w:t>
      </w:r>
      <w:r>
        <w:rPr>
          <w:rPrChange w:id="1173" w:author="Stage 2" w:date="2019-09-04T20:28:00Z">
            <w:rPr>
              <w:rFonts w:ascii="Times New Roman" w:eastAsia="Times New Roman" w:hAnsi="Times New Roman" w:cs="Times New Roman"/>
              <w:sz w:val="24"/>
              <w:szCs w:val="24"/>
            </w:rPr>
          </w:rPrChange>
        </w:rPr>
        <w:t>ps were judged extremely likely to be directed at infants or children (</w:t>
      </w:r>
      <m:oMath>
        <m:r>
          <w:ins w:id="1174" w:author="Stage 2" w:date="2019-09-04T20:28:00Z">
            <w:rPr>
              <w:rFonts w:ascii="Cambria Math" w:hAnsi="Cambria Math"/>
            </w:rPr>
            <m:t>M</m:t>
          </w:ins>
        </m:r>
        <m:r>
          <w:ins w:id="1175" w:author="Stage 2" w:date="2019-09-04T20:28:00Z">
            <w:rPr>
              <w:rFonts w:ascii="Cambria Math" w:hAnsi="Cambria Math"/>
            </w:rPr>
            <m:t>=6.74</m:t>
          </w:ins>
        </m:r>
      </m:oMath>
      <w:ins w:id="1176" w:author="Stage 2" w:date="2019-09-04T20:28:00Z">
        <w:r>
          <w:t xml:space="preserve">, </w:t>
        </w:r>
        <m:oMath>
          <m:r>
            <w:rPr>
              <w:rFonts w:ascii="Cambria Math" w:hAnsi="Cambria Math"/>
            </w:rPr>
            <m:t>SD</m:t>
          </m:r>
          <m:r>
            <w:rPr>
              <w:rFonts w:ascii="Cambria Math" w:hAnsi="Cambria Math"/>
            </w:rPr>
            <m:t>=.09</m:t>
          </m:r>
        </m:oMath>
      </w:ins>
      <w:del w:id="1177" w:author="Stage 2" w:date="2019-09-04T20:28:00Z">
        <w:r>
          <w:rPr>
            <w:rFonts w:eastAsia="Times New Roman" w:cs="Times New Roman"/>
          </w:rPr>
          <w:delText>M = 6.74, SD = .09</w:delText>
        </w:r>
      </w:del>
      <w:r>
        <w:rPr>
          <w:rPrChange w:id="1178" w:author="Stage 2" w:date="2019-09-04T20:28:00Z">
            <w:rPr>
              <w:rFonts w:ascii="Times New Roman" w:eastAsia="Times New Roman" w:hAnsi="Times New Roman" w:cs="Times New Roman"/>
              <w:sz w:val="24"/>
              <w:szCs w:val="24"/>
            </w:rPr>
          </w:rPrChange>
        </w:rPr>
        <w:t>, on a 1 –</w:t>
      </w:r>
      <w:ins w:id="1179" w:author="Stage 2" w:date="2019-09-04T20:28:00Z">
        <w:r>
          <w:t xml:space="preserve"> </w:t>
        </w:r>
      </w:ins>
      <w:del w:id="1180" w:author="Stage 2" w:date="2019-09-04T20:28:00Z">
        <w:r>
          <w:rPr>
            <w:rFonts w:eastAsia="Times New Roman" w:cs="Times New Roman"/>
          </w:rPr>
          <w:delText> </w:delText>
        </w:r>
      </w:del>
      <w:r>
        <w:rPr>
          <w:rPrChange w:id="1181" w:author="Stage 2" w:date="2019-09-04T20:28:00Z">
            <w:rPr>
              <w:rFonts w:ascii="Times New Roman" w:eastAsia="Times New Roman" w:hAnsi="Times New Roman" w:cs="Times New Roman"/>
              <w:sz w:val="24"/>
              <w:szCs w:val="24"/>
            </w:rPr>
          </w:rPrChange>
        </w:rPr>
        <w:t xml:space="preserve">7 rating </w:t>
      </w:r>
      <w:r>
        <w:rPr>
          <w:rPrChange w:id="1182" w:author="Stage 2" w:date="2019-09-04T20:28:00Z">
            <w:rPr>
              <w:rFonts w:ascii="Times New Roman" w:eastAsia="Times New Roman" w:hAnsi="Times New Roman" w:cs="Times New Roman"/>
              <w:sz w:val="24"/>
              <w:szCs w:val="24"/>
            </w:rPr>
          </w:rPrChange>
        </w:rPr>
        <w:lastRenderedPageBreak/>
        <w:t>scale), while all ADS clips were judged highly likely to be directed to adults (</w:t>
      </w:r>
      <m:oMath>
        <m:r>
          <w:ins w:id="1183" w:author="Stage 2" w:date="2019-09-04T20:28:00Z">
            <w:rPr>
              <w:rFonts w:ascii="Cambria Math" w:hAnsi="Cambria Math"/>
            </w:rPr>
            <m:t>M</m:t>
          </w:ins>
        </m:r>
        <m:r>
          <w:ins w:id="1184" w:author="Stage 2" w:date="2019-09-04T20:28:00Z">
            <w:rPr>
              <w:rFonts w:ascii="Cambria Math" w:hAnsi="Cambria Math"/>
            </w:rPr>
            <m:t>=2.12</m:t>
          </w:ins>
        </m:r>
      </m:oMath>
      <w:ins w:id="1185" w:author="Stage 2" w:date="2019-09-04T20:28:00Z">
        <w:r>
          <w:t xml:space="preserve">, </w:t>
        </w:r>
        <m:oMath>
          <m:r>
            <w:rPr>
              <w:rFonts w:ascii="Cambria Math" w:hAnsi="Cambria Math"/>
            </w:rPr>
            <m:t>SD</m:t>
          </m:r>
          <m:r>
            <w:rPr>
              <w:rFonts w:ascii="Cambria Math" w:hAnsi="Cambria Math"/>
            </w:rPr>
            <m:t>=.38</m:t>
          </m:r>
        </m:oMath>
        <w:r>
          <w:t>).</w:t>
        </w:r>
      </w:ins>
      <w:del w:id="1186" w:author="Stage 2" w:date="2019-09-04T20:28:00Z">
        <w:r>
          <w:rPr>
            <w:rFonts w:eastAsia="Times New Roman" w:cs="Times New Roman"/>
          </w:rPr>
          <w:delText>M = 2.12, SD = .38).</w:delText>
        </w:r>
      </w:del>
      <w:r>
        <w:rPr>
          <w:rPrChange w:id="1187" w:author="Stage 2" w:date="2019-09-04T20:28:00Z">
            <w:rPr>
              <w:rFonts w:ascii="Times New Roman" w:eastAsia="Times New Roman" w:hAnsi="Times New Roman" w:cs="Times New Roman"/>
              <w:sz w:val="24"/>
              <w:szCs w:val="24"/>
            </w:rPr>
          </w:rPrChange>
        </w:rPr>
        <w:t xml:space="preserve"> Both were judged to be relatively natural, wit</w:t>
      </w:r>
      <w:r>
        <w:rPr>
          <w:rPrChange w:id="1188" w:author="Stage 2" w:date="2019-09-04T20:28:00Z">
            <w:rPr>
              <w:rFonts w:ascii="Times New Roman" w:eastAsia="Times New Roman" w:hAnsi="Times New Roman" w:cs="Times New Roman"/>
              <w:sz w:val="24"/>
              <w:szCs w:val="24"/>
            </w:rPr>
          </w:rPrChange>
        </w:rPr>
        <w:t>h the ADS</w:t>
      </w:r>
      <w:ins w:id="1189" w:author="Stage 2" w:date="2019-09-04T20:28:00Z">
        <w:r>
          <w:t>,</w:t>
        </w:r>
      </w:ins>
      <w:r>
        <w:rPr>
          <w:rPrChange w:id="1190" w:author="Stage 2" w:date="2019-09-04T20:28:00Z">
            <w:rPr>
              <w:rFonts w:ascii="Times New Roman" w:eastAsia="Times New Roman" w:hAnsi="Times New Roman" w:cs="Times New Roman"/>
              <w:sz w:val="24"/>
              <w:szCs w:val="24"/>
            </w:rPr>
          </w:rPrChange>
        </w:rPr>
        <w:t xml:space="preserve"> if anything</w:t>
      </w:r>
      <w:ins w:id="1191" w:author="Stage 2" w:date="2019-09-04T20:28:00Z">
        <w:r>
          <w:t>,</w:t>
        </w:r>
      </w:ins>
      <w:r>
        <w:rPr>
          <w:rPrChange w:id="1192" w:author="Stage 2" w:date="2019-09-04T20:28:00Z">
            <w:rPr>
              <w:rFonts w:ascii="Times New Roman" w:eastAsia="Times New Roman" w:hAnsi="Times New Roman" w:cs="Times New Roman"/>
              <w:sz w:val="24"/>
              <w:szCs w:val="24"/>
            </w:rPr>
          </w:rPrChange>
        </w:rPr>
        <w:t xml:space="preserve"> slightly more natural (</w:t>
      </w:r>
      <m:oMath>
        <m:r>
          <w:ins w:id="1193" w:author="Stage 2" w:date="2019-09-04T20:28:00Z">
            <w:rPr>
              <w:rFonts w:ascii="Cambria Math" w:hAnsi="Cambria Math"/>
            </w:rPr>
            <m:t>M</m:t>
          </w:ins>
        </m:r>
        <m:r>
          <w:ins w:id="1194" w:author="Stage 2" w:date="2019-09-04T20:28:00Z">
            <w:rPr>
              <w:rFonts w:ascii="Cambria Math" w:hAnsi="Cambria Math"/>
            </w:rPr>
            <m:t>=5.18</m:t>
          </w:ins>
        </m:r>
      </m:oMath>
      <w:ins w:id="1195" w:author="Stage 2" w:date="2019-09-04T20:28:00Z">
        <w:r>
          <w:t xml:space="preserve">, </w:t>
        </w:r>
        <m:oMath>
          <m:r>
            <w:rPr>
              <w:rFonts w:ascii="Cambria Math" w:hAnsi="Cambria Math"/>
            </w:rPr>
            <m:t>SD</m:t>
          </m:r>
          <m:r>
            <w:rPr>
              <w:rFonts w:ascii="Cambria Math" w:hAnsi="Cambria Math"/>
            </w:rPr>
            <m:t>=.19</m:t>
          </m:r>
        </m:oMath>
      </w:ins>
      <w:del w:id="1196" w:author="Stage 2" w:date="2019-09-04T20:28:00Z">
        <w:r>
          <w:rPr>
            <w:rFonts w:eastAsia="Times New Roman" w:cs="Times New Roman"/>
          </w:rPr>
          <w:delText>M = 5.18, SD = .19</w:delText>
        </w:r>
      </w:del>
      <w:r>
        <w:rPr>
          <w:rPrChange w:id="1197" w:author="Stage 2" w:date="2019-09-04T20:28:00Z">
            <w:rPr>
              <w:rFonts w:ascii="Times New Roman" w:eastAsia="Times New Roman" w:hAnsi="Times New Roman" w:cs="Times New Roman"/>
              <w:sz w:val="24"/>
              <w:szCs w:val="24"/>
            </w:rPr>
          </w:rPrChange>
        </w:rPr>
        <w:t>) than the IDS (</w:t>
      </w:r>
      <m:oMath>
        <m:r>
          <w:ins w:id="1198" w:author="Stage 2" w:date="2019-09-04T20:28:00Z">
            <w:rPr>
              <w:rFonts w:ascii="Cambria Math" w:hAnsi="Cambria Math"/>
            </w:rPr>
            <m:t>M</m:t>
          </w:ins>
        </m:r>
        <m:r>
          <w:ins w:id="1199" w:author="Stage 2" w:date="2019-09-04T20:28:00Z">
            <w:rPr>
              <w:rFonts w:ascii="Cambria Math" w:hAnsi="Cambria Math"/>
            </w:rPr>
            <m:t>=4.47</m:t>
          </w:ins>
        </m:r>
      </m:oMath>
      <w:ins w:id="1200" w:author="Stage 2" w:date="2019-09-04T20:28:00Z">
        <w:r>
          <w:t xml:space="preserve">, </w:t>
        </w:r>
        <m:oMath>
          <m:r>
            <w:rPr>
              <w:rFonts w:ascii="Cambria Math" w:hAnsi="Cambria Math"/>
            </w:rPr>
            <m:t>SD</m:t>
          </m:r>
          <m:r>
            <w:rPr>
              <w:rFonts w:ascii="Cambria Math" w:hAnsi="Cambria Math"/>
            </w:rPr>
            <m:t>=.31</m:t>
          </m:r>
        </m:oMath>
      </w:ins>
      <w:del w:id="1201" w:author="Stage 2" w:date="2019-09-04T20:28:00Z">
        <w:r>
          <w:rPr>
            <w:rFonts w:eastAsia="Times New Roman" w:cs="Times New Roman"/>
          </w:rPr>
          <w:delText>M = 4.47, SD = .31</w:delText>
        </w:r>
      </w:del>
      <w:r>
        <w:rPr>
          <w:rPrChange w:id="1202" w:author="Stage 2" w:date="2019-09-04T20:28:00Z">
            <w:rPr>
              <w:rFonts w:ascii="Times New Roman" w:eastAsia="Times New Roman" w:hAnsi="Times New Roman" w:cs="Times New Roman"/>
              <w:sz w:val="24"/>
              <w:szCs w:val="24"/>
            </w:rPr>
          </w:rPrChange>
        </w:rPr>
        <w:t>). In sum, because our stimuli were created from naturalistic productions from a wide range of mothers, they were less extreme in their intonation, but they we</w:t>
      </w:r>
      <w:r>
        <w:rPr>
          <w:rPrChange w:id="1203" w:author="Stage 2" w:date="2019-09-04T20:28:00Z">
            <w:rPr>
              <w:rFonts w:ascii="Times New Roman" w:eastAsia="Times New Roman" w:hAnsi="Times New Roman" w:cs="Times New Roman"/>
              <w:sz w:val="24"/>
              <w:szCs w:val="24"/>
            </w:rPr>
          </w:rPrChange>
        </w:rPr>
        <w:t>re judged as natural and were easily identified as infant-directed.</w:t>
      </w:r>
    </w:p>
    <w:p w14:paraId="526B9B5A" w14:textId="77777777" w:rsidR="00847E8C" w:rsidRDefault="00847E8C">
      <w:pPr>
        <w:pBdr>
          <w:top w:val="nil"/>
          <w:left w:val="nil"/>
          <w:bottom w:val="nil"/>
          <w:right w:val="nil"/>
          <w:between w:val="nil"/>
        </w:pBdr>
        <w:spacing w:line="480" w:lineRule="auto"/>
        <w:rPr>
          <w:del w:id="1204" w:author="Stage 2" w:date="2019-09-04T20:28:00Z"/>
          <w:rFonts w:ascii="Times New Roman" w:eastAsia="Times New Roman" w:hAnsi="Times New Roman" w:cs="Times New Roman"/>
          <w:sz w:val="24"/>
          <w:szCs w:val="24"/>
        </w:rPr>
      </w:pPr>
    </w:p>
    <w:p w14:paraId="0533B80C" w14:textId="77777777" w:rsidR="00847E8C" w:rsidRDefault="003C1572">
      <w:pPr>
        <w:pBdr>
          <w:top w:val="nil"/>
          <w:left w:val="nil"/>
          <w:bottom w:val="nil"/>
          <w:right w:val="nil"/>
          <w:between w:val="nil"/>
        </w:pBdr>
        <w:spacing w:line="480" w:lineRule="auto"/>
        <w:rPr>
          <w:del w:id="1205" w:author="Stage 2" w:date="2019-09-04T20:28:00Z"/>
          <w:rFonts w:ascii="Times New Roman" w:eastAsia="Times New Roman" w:hAnsi="Times New Roman" w:cs="Times New Roman"/>
          <w:sz w:val="24"/>
          <w:szCs w:val="24"/>
        </w:rPr>
      </w:pPr>
      <w:del w:id="1206" w:author="Stage 2" w:date="2019-09-04T20:28:00Z">
        <w:r>
          <w:rPr>
            <w:rFonts w:ascii="Times New Roman" w:eastAsia="Times New Roman" w:hAnsi="Times New Roman" w:cs="Times New Roman"/>
            <w:sz w:val="24"/>
            <w:szCs w:val="24"/>
          </w:rPr>
          <w:delText>Table 3. Comparison of our study’s stimuli to those of previous studies on infant-directed speech preferences.</w:delText>
        </w:r>
      </w:del>
    </w:p>
    <w:tbl>
      <w:tblPr>
        <w:tblStyle w:val="a1"/>
        <w:tblW w:w="9120" w:type="dxa"/>
        <w:tblLayout w:type="fixed"/>
        <w:tblLook w:val="0600" w:firstRow="0" w:lastRow="0" w:firstColumn="0" w:lastColumn="0" w:noHBand="1" w:noVBand="1"/>
      </w:tblPr>
      <w:tblGrid>
        <w:gridCol w:w="1245"/>
        <w:gridCol w:w="1170"/>
        <w:gridCol w:w="1815"/>
        <w:gridCol w:w="1635"/>
        <w:gridCol w:w="1020"/>
        <w:gridCol w:w="1020"/>
        <w:gridCol w:w="1215"/>
      </w:tblGrid>
      <w:tr w:rsidR="00847E8C" w14:paraId="6C742FA5" w14:textId="77777777">
        <w:trPr>
          <w:del w:id="1207" w:author="Stage 2" w:date="2019-09-04T20:28:00Z"/>
        </w:trPr>
        <w:tc>
          <w:tcPr>
            <w:tcW w:w="1245" w:type="dxa"/>
            <w:shd w:val="clear" w:color="auto" w:fill="auto"/>
            <w:tcMar>
              <w:top w:w="40" w:type="dxa"/>
              <w:left w:w="40" w:type="dxa"/>
              <w:bottom w:w="40" w:type="dxa"/>
              <w:right w:w="40" w:type="dxa"/>
            </w:tcMar>
            <w:vAlign w:val="bottom"/>
          </w:tcPr>
          <w:p w14:paraId="2C284A80" w14:textId="77777777" w:rsidR="00847E8C" w:rsidRDefault="00847E8C">
            <w:pPr>
              <w:spacing w:line="240" w:lineRule="auto"/>
              <w:rPr>
                <w:del w:id="1208" w:author="Stage 2" w:date="2019-09-04T20:28:00Z"/>
                <w:rFonts w:ascii="Times New Roman" w:eastAsia="Times New Roman" w:hAnsi="Times New Roman" w:cs="Times New Roman"/>
                <w:sz w:val="24"/>
                <w:szCs w:val="24"/>
              </w:rPr>
            </w:pPr>
          </w:p>
        </w:tc>
        <w:tc>
          <w:tcPr>
            <w:tcW w:w="1170" w:type="dxa"/>
            <w:shd w:val="clear" w:color="auto" w:fill="auto"/>
            <w:tcMar>
              <w:top w:w="40" w:type="dxa"/>
              <w:left w:w="40" w:type="dxa"/>
              <w:bottom w:w="40" w:type="dxa"/>
              <w:right w:w="40" w:type="dxa"/>
            </w:tcMar>
            <w:vAlign w:val="bottom"/>
          </w:tcPr>
          <w:p w14:paraId="20BED570" w14:textId="77777777" w:rsidR="00847E8C" w:rsidRDefault="003C1572">
            <w:pPr>
              <w:spacing w:line="240" w:lineRule="auto"/>
              <w:rPr>
                <w:del w:id="1209" w:author="Stage 2" w:date="2019-09-04T20:28:00Z"/>
                <w:rFonts w:ascii="Times New Roman" w:eastAsia="Times New Roman" w:hAnsi="Times New Roman" w:cs="Times New Roman"/>
                <w:b/>
                <w:sz w:val="24"/>
                <w:szCs w:val="24"/>
              </w:rPr>
            </w:pPr>
            <w:del w:id="1210" w:author="Stage 2" w:date="2019-09-04T20:28:00Z">
              <w:r>
                <w:rPr>
                  <w:rFonts w:ascii="Times New Roman" w:eastAsia="Times New Roman" w:hAnsi="Times New Roman" w:cs="Times New Roman"/>
                  <w:b/>
                  <w:sz w:val="24"/>
                  <w:szCs w:val="24"/>
                </w:rPr>
                <w:delText>Mean Ages of Tested Groups (Months)</w:delText>
              </w:r>
            </w:del>
          </w:p>
        </w:tc>
        <w:tc>
          <w:tcPr>
            <w:tcW w:w="1815" w:type="dxa"/>
            <w:shd w:val="clear" w:color="auto" w:fill="auto"/>
            <w:tcMar>
              <w:top w:w="40" w:type="dxa"/>
              <w:left w:w="40" w:type="dxa"/>
              <w:bottom w:w="40" w:type="dxa"/>
              <w:right w:w="40" w:type="dxa"/>
            </w:tcMar>
            <w:vAlign w:val="bottom"/>
          </w:tcPr>
          <w:p w14:paraId="540EE15C" w14:textId="77777777" w:rsidR="00847E8C" w:rsidRDefault="003C1572">
            <w:pPr>
              <w:spacing w:line="240" w:lineRule="auto"/>
              <w:rPr>
                <w:del w:id="1211" w:author="Stage 2" w:date="2019-09-04T20:28:00Z"/>
                <w:rFonts w:ascii="Times New Roman" w:eastAsia="Times New Roman" w:hAnsi="Times New Roman" w:cs="Times New Roman"/>
                <w:b/>
                <w:sz w:val="24"/>
                <w:szCs w:val="24"/>
              </w:rPr>
            </w:pPr>
            <w:del w:id="1212" w:author="Stage 2" w:date="2019-09-04T20:28:00Z">
              <w:r>
                <w:rPr>
                  <w:rFonts w:ascii="Times New Roman" w:eastAsia="Times New Roman" w:hAnsi="Times New Roman" w:cs="Times New Roman"/>
                  <w:b/>
                  <w:sz w:val="24"/>
                  <w:szCs w:val="24"/>
                </w:rPr>
                <w:delText>Context of Recording</w:delText>
              </w:r>
            </w:del>
          </w:p>
        </w:tc>
        <w:tc>
          <w:tcPr>
            <w:tcW w:w="1635" w:type="dxa"/>
            <w:shd w:val="clear" w:color="auto" w:fill="auto"/>
            <w:tcMar>
              <w:top w:w="40" w:type="dxa"/>
              <w:left w:w="40" w:type="dxa"/>
              <w:bottom w:w="40" w:type="dxa"/>
              <w:right w:w="40" w:type="dxa"/>
            </w:tcMar>
            <w:vAlign w:val="bottom"/>
          </w:tcPr>
          <w:p w14:paraId="59E85EB0" w14:textId="77777777" w:rsidR="00847E8C" w:rsidRDefault="003C1572">
            <w:pPr>
              <w:spacing w:line="240" w:lineRule="auto"/>
              <w:rPr>
                <w:del w:id="1213" w:author="Stage 2" w:date="2019-09-04T20:28:00Z"/>
                <w:rFonts w:ascii="Times New Roman" w:eastAsia="Times New Roman" w:hAnsi="Times New Roman" w:cs="Times New Roman"/>
                <w:b/>
                <w:sz w:val="24"/>
                <w:szCs w:val="24"/>
              </w:rPr>
            </w:pPr>
            <w:del w:id="1214" w:author="Stage 2" w:date="2019-09-04T20:28:00Z">
              <w:r>
                <w:rPr>
                  <w:rFonts w:ascii="Times New Roman" w:eastAsia="Times New Roman" w:hAnsi="Times New Roman" w:cs="Times New Roman"/>
                  <w:b/>
                  <w:sz w:val="24"/>
                  <w:szCs w:val="24"/>
                </w:rPr>
                <w:delText>Quantity of Stimuli</w:delText>
              </w:r>
            </w:del>
          </w:p>
        </w:tc>
        <w:tc>
          <w:tcPr>
            <w:tcW w:w="1020" w:type="dxa"/>
            <w:shd w:val="clear" w:color="auto" w:fill="auto"/>
            <w:tcMar>
              <w:top w:w="40" w:type="dxa"/>
              <w:left w:w="40" w:type="dxa"/>
              <w:bottom w:w="40" w:type="dxa"/>
              <w:right w:w="40" w:type="dxa"/>
            </w:tcMar>
            <w:vAlign w:val="bottom"/>
          </w:tcPr>
          <w:p w14:paraId="42855EBA" w14:textId="77777777" w:rsidR="00847E8C" w:rsidRDefault="003C1572">
            <w:pPr>
              <w:spacing w:line="240" w:lineRule="auto"/>
              <w:rPr>
                <w:del w:id="1215" w:author="Stage 2" w:date="2019-09-04T20:28:00Z"/>
                <w:rFonts w:ascii="Times New Roman" w:eastAsia="Times New Roman" w:hAnsi="Times New Roman" w:cs="Times New Roman"/>
                <w:b/>
                <w:sz w:val="24"/>
                <w:szCs w:val="24"/>
              </w:rPr>
            </w:pPr>
            <w:del w:id="1216" w:author="Stage 2" w:date="2019-09-04T20:28:00Z">
              <w:r>
                <w:rPr>
                  <w:rFonts w:ascii="Times New Roman" w:eastAsia="Times New Roman" w:hAnsi="Times New Roman" w:cs="Times New Roman"/>
                  <w:b/>
                  <w:sz w:val="24"/>
                  <w:szCs w:val="24"/>
                </w:rPr>
                <w:delText>Mean IDS F0 (Hz)</w:delText>
              </w:r>
            </w:del>
          </w:p>
        </w:tc>
        <w:tc>
          <w:tcPr>
            <w:tcW w:w="1020" w:type="dxa"/>
            <w:shd w:val="clear" w:color="auto" w:fill="auto"/>
            <w:tcMar>
              <w:top w:w="40" w:type="dxa"/>
              <w:left w:w="40" w:type="dxa"/>
              <w:bottom w:w="40" w:type="dxa"/>
              <w:right w:w="40" w:type="dxa"/>
            </w:tcMar>
            <w:vAlign w:val="bottom"/>
          </w:tcPr>
          <w:p w14:paraId="118FE8C7" w14:textId="77777777" w:rsidR="00847E8C" w:rsidRDefault="003C1572">
            <w:pPr>
              <w:spacing w:line="240" w:lineRule="auto"/>
              <w:rPr>
                <w:del w:id="1217" w:author="Stage 2" w:date="2019-09-04T20:28:00Z"/>
                <w:rFonts w:ascii="Times New Roman" w:eastAsia="Times New Roman" w:hAnsi="Times New Roman" w:cs="Times New Roman"/>
                <w:b/>
                <w:sz w:val="24"/>
                <w:szCs w:val="24"/>
              </w:rPr>
            </w:pPr>
            <w:del w:id="1218" w:author="Stage 2" w:date="2019-09-04T20:28:00Z">
              <w:r>
                <w:rPr>
                  <w:rFonts w:ascii="Times New Roman" w:eastAsia="Times New Roman" w:hAnsi="Times New Roman" w:cs="Times New Roman"/>
                  <w:b/>
                  <w:sz w:val="24"/>
                  <w:szCs w:val="24"/>
                </w:rPr>
                <w:delText>Mean ADS F0 (Hz)</w:delText>
              </w:r>
            </w:del>
          </w:p>
        </w:tc>
        <w:tc>
          <w:tcPr>
            <w:tcW w:w="1215" w:type="dxa"/>
            <w:shd w:val="clear" w:color="auto" w:fill="auto"/>
            <w:tcMar>
              <w:top w:w="40" w:type="dxa"/>
              <w:left w:w="40" w:type="dxa"/>
              <w:bottom w:w="40" w:type="dxa"/>
              <w:right w:w="40" w:type="dxa"/>
            </w:tcMar>
            <w:vAlign w:val="bottom"/>
          </w:tcPr>
          <w:p w14:paraId="58E1E0A6" w14:textId="77777777" w:rsidR="00847E8C" w:rsidRDefault="003C1572">
            <w:pPr>
              <w:spacing w:line="240" w:lineRule="auto"/>
              <w:rPr>
                <w:del w:id="1219" w:author="Stage 2" w:date="2019-09-04T20:28:00Z"/>
                <w:rFonts w:ascii="Times New Roman" w:eastAsia="Times New Roman" w:hAnsi="Times New Roman" w:cs="Times New Roman"/>
                <w:b/>
                <w:sz w:val="24"/>
                <w:szCs w:val="24"/>
              </w:rPr>
            </w:pPr>
            <w:del w:id="1220" w:author="Stage 2" w:date="2019-09-04T20:28:00Z">
              <w:r>
                <w:rPr>
                  <w:rFonts w:ascii="Times New Roman" w:eastAsia="Times New Roman" w:hAnsi="Times New Roman" w:cs="Times New Roman"/>
                  <w:b/>
                  <w:sz w:val="24"/>
                  <w:szCs w:val="24"/>
                </w:rPr>
                <w:delText>IDS/ADS mean F0 difference (Hz)</w:delText>
              </w:r>
            </w:del>
          </w:p>
        </w:tc>
      </w:tr>
      <w:tr w:rsidR="00847E8C" w14:paraId="7635CDD2" w14:textId="77777777">
        <w:trPr>
          <w:del w:id="1221" w:author="Stage 2" w:date="2019-09-04T20:28:00Z"/>
        </w:trPr>
        <w:tc>
          <w:tcPr>
            <w:tcW w:w="1245" w:type="dxa"/>
            <w:shd w:val="clear" w:color="auto" w:fill="auto"/>
            <w:tcMar>
              <w:top w:w="40" w:type="dxa"/>
              <w:left w:w="40" w:type="dxa"/>
              <w:bottom w:w="40" w:type="dxa"/>
              <w:right w:w="40" w:type="dxa"/>
            </w:tcMar>
            <w:vAlign w:val="bottom"/>
          </w:tcPr>
          <w:p w14:paraId="4054C9FF" w14:textId="77777777" w:rsidR="00847E8C" w:rsidRDefault="003C1572">
            <w:pPr>
              <w:spacing w:line="240" w:lineRule="auto"/>
              <w:rPr>
                <w:del w:id="1222" w:author="Stage 2" w:date="2019-09-04T20:28:00Z"/>
                <w:rFonts w:ascii="Times New Roman" w:eastAsia="Times New Roman" w:hAnsi="Times New Roman" w:cs="Times New Roman"/>
                <w:b/>
                <w:sz w:val="24"/>
                <w:szCs w:val="24"/>
              </w:rPr>
            </w:pPr>
            <w:del w:id="1223" w:author="Stage 2" w:date="2019-09-04T20:28:00Z">
              <w:r>
                <w:rPr>
                  <w:rFonts w:ascii="Times New Roman" w:eastAsia="Times New Roman" w:hAnsi="Times New Roman" w:cs="Times New Roman"/>
                  <w:b/>
                  <w:sz w:val="24"/>
                  <w:szCs w:val="24"/>
                </w:rPr>
                <w:delText>Present Study</w:delText>
              </w:r>
            </w:del>
          </w:p>
        </w:tc>
        <w:tc>
          <w:tcPr>
            <w:tcW w:w="1170" w:type="dxa"/>
            <w:shd w:val="clear" w:color="auto" w:fill="auto"/>
            <w:tcMar>
              <w:top w:w="40" w:type="dxa"/>
              <w:left w:w="40" w:type="dxa"/>
              <w:bottom w:w="40" w:type="dxa"/>
              <w:right w:w="40" w:type="dxa"/>
            </w:tcMar>
            <w:vAlign w:val="bottom"/>
          </w:tcPr>
          <w:p w14:paraId="0FD61BA0" w14:textId="77777777" w:rsidR="00847E8C" w:rsidRDefault="003C1572">
            <w:pPr>
              <w:spacing w:line="240" w:lineRule="auto"/>
              <w:jc w:val="center"/>
              <w:rPr>
                <w:del w:id="1224" w:author="Stage 2" w:date="2019-09-04T20:28:00Z"/>
                <w:rFonts w:ascii="Times New Roman" w:eastAsia="Times New Roman" w:hAnsi="Times New Roman" w:cs="Times New Roman"/>
                <w:sz w:val="24"/>
                <w:szCs w:val="24"/>
              </w:rPr>
            </w:pPr>
            <w:del w:id="1225" w:author="Stage 2" w:date="2019-09-04T20:28:00Z">
              <w:r>
                <w:rPr>
                  <w:rFonts w:ascii="Times New Roman" w:eastAsia="Times New Roman" w:hAnsi="Times New Roman" w:cs="Times New Roman"/>
                  <w:sz w:val="24"/>
                  <w:szCs w:val="24"/>
                </w:rPr>
                <w:delText>3 – 15</w:delText>
              </w:r>
            </w:del>
          </w:p>
        </w:tc>
        <w:tc>
          <w:tcPr>
            <w:tcW w:w="1815" w:type="dxa"/>
            <w:shd w:val="clear" w:color="auto" w:fill="auto"/>
            <w:tcMar>
              <w:top w:w="40" w:type="dxa"/>
              <w:left w:w="40" w:type="dxa"/>
              <w:bottom w:w="40" w:type="dxa"/>
              <w:right w:w="40" w:type="dxa"/>
            </w:tcMar>
            <w:vAlign w:val="bottom"/>
          </w:tcPr>
          <w:p w14:paraId="23EE7064" w14:textId="77777777" w:rsidR="00847E8C" w:rsidRDefault="003C1572">
            <w:pPr>
              <w:spacing w:line="240" w:lineRule="auto"/>
              <w:jc w:val="center"/>
              <w:rPr>
                <w:del w:id="1226" w:author="Stage 2" w:date="2019-09-04T20:28:00Z"/>
                <w:rFonts w:ascii="Times New Roman" w:eastAsia="Times New Roman" w:hAnsi="Times New Roman" w:cs="Times New Roman"/>
                <w:sz w:val="24"/>
                <w:szCs w:val="24"/>
              </w:rPr>
            </w:pPr>
            <w:del w:id="1227" w:author="Stage 2" w:date="2019-09-04T20:28:00Z">
              <w:r>
                <w:rPr>
                  <w:rFonts w:ascii="Times New Roman" w:eastAsia="Times New Roman" w:hAnsi="Times New Roman" w:cs="Times New Roman"/>
                  <w:sz w:val="24"/>
                  <w:szCs w:val="24"/>
                </w:rPr>
                <w:delText>semi-structured, 4-8 month old child present</w:delText>
              </w:r>
            </w:del>
          </w:p>
        </w:tc>
        <w:tc>
          <w:tcPr>
            <w:tcW w:w="1635" w:type="dxa"/>
            <w:shd w:val="clear" w:color="auto" w:fill="auto"/>
            <w:tcMar>
              <w:top w:w="40" w:type="dxa"/>
              <w:left w:w="40" w:type="dxa"/>
              <w:bottom w:w="40" w:type="dxa"/>
              <w:right w:w="40" w:type="dxa"/>
            </w:tcMar>
            <w:vAlign w:val="bottom"/>
          </w:tcPr>
          <w:p w14:paraId="0D5A66B3" w14:textId="77777777" w:rsidR="00847E8C" w:rsidRDefault="003C1572">
            <w:pPr>
              <w:spacing w:line="240" w:lineRule="auto"/>
              <w:jc w:val="center"/>
              <w:rPr>
                <w:del w:id="1228" w:author="Stage 2" w:date="2019-09-04T20:28:00Z"/>
                <w:rFonts w:ascii="Times New Roman" w:eastAsia="Times New Roman" w:hAnsi="Times New Roman" w:cs="Times New Roman"/>
                <w:sz w:val="24"/>
                <w:szCs w:val="24"/>
              </w:rPr>
            </w:pPr>
            <w:del w:id="1229" w:author="Stage 2" w:date="2019-09-04T20:28:00Z">
              <w:r>
                <w:rPr>
                  <w:rFonts w:ascii="Times New Roman" w:eastAsia="Times New Roman" w:hAnsi="Times New Roman" w:cs="Times New Roman"/>
                  <w:sz w:val="24"/>
                  <w:szCs w:val="24"/>
                </w:rPr>
                <w:delText>8 full trial lengths' worth for each type</w:delText>
              </w:r>
            </w:del>
          </w:p>
        </w:tc>
        <w:tc>
          <w:tcPr>
            <w:tcW w:w="1020" w:type="dxa"/>
            <w:shd w:val="clear" w:color="auto" w:fill="auto"/>
            <w:tcMar>
              <w:top w:w="40" w:type="dxa"/>
              <w:left w:w="40" w:type="dxa"/>
              <w:bottom w:w="40" w:type="dxa"/>
              <w:right w:w="40" w:type="dxa"/>
            </w:tcMar>
            <w:vAlign w:val="bottom"/>
          </w:tcPr>
          <w:p w14:paraId="6022A79C" w14:textId="77777777" w:rsidR="00847E8C" w:rsidRDefault="003C1572">
            <w:pPr>
              <w:spacing w:line="240" w:lineRule="auto"/>
              <w:jc w:val="center"/>
              <w:rPr>
                <w:del w:id="1230" w:author="Stage 2" w:date="2019-09-04T20:28:00Z"/>
                <w:rFonts w:ascii="Times New Roman" w:eastAsia="Times New Roman" w:hAnsi="Times New Roman" w:cs="Times New Roman"/>
                <w:sz w:val="24"/>
                <w:szCs w:val="24"/>
              </w:rPr>
            </w:pPr>
            <w:del w:id="1231" w:author="Stage 2" w:date="2019-09-04T20:28:00Z">
              <w:r>
                <w:rPr>
                  <w:rFonts w:ascii="Times New Roman" w:eastAsia="Times New Roman" w:hAnsi="Times New Roman" w:cs="Times New Roman"/>
                  <w:sz w:val="24"/>
                  <w:szCs w:val="24"/>
                </w:rPr>
                <w:delText>206</w:delText>
              </w:r>
            </w:del>
          </w:p>
        </w:tc>
        <w:tc>
          <w:tcPr>
            <w:tcW w:w="1020" w:type="dxa"/>
            <w:shd w:val="clear" w:color="auto" w:fill="auto"/>
            <w:tcMar>
              <w:top w:w="40" w:type="dxa"/>
              <w:left w:w="40" w:type="dxa"/>
              <w:bottom w:w="40" w:type="dxa"/>
              <w:right w:w="40" w:type="dxa"/>
            </w:tcMar>
            <w:vAlign w:val="bottom"/>
          </w:tcPr>
          <w:p w14:paraId="2C84E98F" w14:textId="77777777" w:rsidR="00847E8C" w:rsidRDefault="003C1572">
            <w:pPr>
              <w:spacing w:line="240" w:lineRule="auto"/>
              <w:jc w:val="center"/>
              <w:rPr>
                <w:del w:id="1232" w:author="Stage 2" w:date="2019-09-04T20:28:00Z"/>
                <w:rFonts w:ascii="Times New Roman" w:eastAsia="Times New Roman" w:hAnsi="Times New Roman" w:cs="Times New Roman"/>
                <w:sz w:val="24"/>
                <w:szCs w:val="24"/>
              </w:rPr>
            </w:pPr>
            <w:del w:id="1233" w:author="Stage 2" w:date="2019-09-04T20:28:00Z">
              <w:r>
                <w:rPr>
                  <w:rFonts w:ascii="Times New Roman" w:eastAsia="Times New Roman" w:hAnsi="Times New Roman" w:cs="Times New Roman"/>
                  <w:sz w:val="24"/>
                  <w:szCs w:val="24"/>
                </w:rPr>
                <w:delText>179</w:delText>
              </w:r>
            </w:del>
          </w:p>
        </w:tc>
        <w:tc>
          <w:tcPr>
            <w:tcW w:w="1215" w:type="dxa"/>
            <w:shd w:val="clear" w:color="auto" w:fill="auto"/>
            <w:tcMar>
              <w:top w:w="40" w:type="dxa"/>
              <w:left w:w="40" w:type="dxa"/>
              <w:bottom w:w="40" w:type="dxa"/>
              <w:right w:w="40" w:type="dxa"/>
            </w:tcMar>
            <w:vAlign w:val="bottom"/>
          </w:tcPr>
          <w:p w14:paraId="0200DD48" w14:textId="77777777" w:rsidR="00847E8C" w:rsidRDefault="003C1572">
            <w:pPr>
              <w:spacing w:line="240" w:lineRule="auto"/>
              <w:jc w:val="center"/>
              <w:rPr>
                <w:del w:id="1234" w:author="Stage 2" w:date="2019-09-04T20:28:00Z"/>
                <w:rFonts w:ascii="Times New Roman" w:eastAsia="Times New Roman" w:hAnsi="Times New Roman" w:cs="Times New Roman"/>
                <w:sz w:val="24"/>
                <w:szCs w:val="24"/>
              </w:rPr>
            </w:pPr>
            <w:del w:id="1235" w:author="Stage 2" w:date="2019-09-04T20:28:00Z">
              <w:r>
                <w:rPr>
                  <w:rFonts w:ascii="Times New Roman" w:eastAsia="Times New Roman" w:hAnsi="Times New Roman" w:cs="Times New Roman"/>
                  <w:sz w:val="24"/>
                  <w:szCs w:val="24"/>
                </w:rPr>
                <w:delText>27</w:delText>
              </w:r>
            </w:del>
          </w:p>
        </w:tc>
      </w:tr>
      <w:tr w:rsidR="00847E8C" w14:paraId="0994BC7A" w14:textId="77777777">
        <w:trPr>
          <w:del w:id="1236" w:author="Stage 2" w:date="2019-09-04T20:28:00Z"/>
        </w:trPr>
        <w:tc>
          <w:tcPr>
            <w:tcW w:w="1245" w:type="dxa"/>
            <w:shd w:val="clear" w:color="auto" w:fill="auto"/>
            <w:tcMar>
              <w:top w:w="40" w:type="dxa"/>
              <w:left w:w="40" w:type="dxa"/>
              <w:bottom w:w="40" w:type="dxa"/>
              <w:right w:w="40" w:type="dxa"/>
            </w:tcMar>
            <w:vAlign w:val="bottom"/>
          </w:tcPr>
          <w:p w14:paraId="0925FA1D" w14:textId="77777777" w:rsidR="00847E8C" w:rsidRDefault="003C1572">
            <w:pPr>
              <w:spacing w:line="240" w:lineRule="auto"/>
              <w:rPr>
                <w:del w:id="1237" w:author="Stage 2" w:date="2019-09-04T20:28:00Z"/>
                <w:rFonts w:ascii="Times New Roman" w:eastAsia="Times New Roman" w:hAnsi="Times New Roman" w:cs="Times New Roman"/>
                <w:b/>
                <w:sz w:val="24"/>
                <w:szCs w:val="24"/>
              </w:rPr>
            </w:pPr>
            <w:del w:id="1238" w:author="Stage 2" w:date="2019-09-04T20:28:00Z">
              <w:r>
                <w:rPr>
                  <w:rFonts w:ascii="Times New Roman" w:eastAsia="Times New Roman" w:hAnsi="Times New Roman" w:cs="Times New Roman"/>
                  <w:b/>
                  <w:sz w:val="24"/>
                  <w:szCs w:val="24"/>
                </w:rPr>
                <w:delText>Cooper &amp; Aslin (1990)</w:delText>
              </w:r>
            </w:del>
          </w:p>
        </w:tc>
        <w:tc>
          <w:tcPr>
            <w:tcW w:w="1170" w:type="dxa"/>
            <w:shd w:val="clear" w:color="auto" w:fill="auto"/>
            <w:tcMar>
              <w:top w:w="40" w:type="dxa"/>
              <w:left w:w="40" w:type="dxa"/>
              <w:bottom w:w="40" w:type="dxa"/>
              <w:right w:w="40" w:type="dxa"/>
            </w:tcMar>
            <w:vAlign w:val="bottom"/>
          </w:tcPr>
          <w:p w14:paraId="10F8E8A7" w14:textId="77777777" w:rsidR="00847E8C" w:rsidRDefault="003C1572">
            <w:pPr>
              <w:spacing w:line="240" w:lineRule="auto"/>
              <w:jc w:val="center"/>
              <w:rPr>
                <w:del w:id="1239" w:author="Stage 2" w:date="2019-09-04T20:28:00Z"/>
                <w:rFonts w:ascii="Times New Roman" w:eastAsia="Times New Roman" w:hAnsi="Times New Roman" w:cs="Times New Roman"/>
                <w:sz w:val="24"/>
                <w:szCs w:val="24"/>
              </w:rPr>
            </w:pPr>
            <w:del w:id="1240" w:author="Stage 2" w:date="2019-09-04T20:28:00Z">
              <w:r>
                <w:rPr>
                  <w:rFonts w:ascii="Times New Roman" w:eastAsia="Times New Roman" w:hAnsi="Times New Roman" w:cs="Times New Roman"/>
                  <w:sz w:val="24"/>
                  <w:szCs w:val="24"/>
                </w:rPr>
                <w:delText>0, 1</w:delText>
              </w:r>
            </w:del>
          </w:p>
        </w:tc>
        <w:tc>
          <w:tcPr>
            <w:tcW w:w="1815" w:type="dxa"/>
            <w:shd w:val="clear" w:color="auto" w:fill="auto"/>
            <w:tcMar>
              <w:top w:w="40" w:type="dxa"/>
              <w:left w:w="40" w:type="dxa"/>
              <w:bottom w:w="40" w:type="dxa"/>
              <w:right w:w="40" w:type="dxa"/>
            </w:tcMar>
            <w:vAlign w:val="bottom"/>
          </w:tcPr>
          <w:p w14:paraId="38021866" w14:textId="77777777" w:rsidR="00847E8C" w:rsidRDefault="003C1572">
            <w:pPr>
              <w:spacing w:line="240" w:lineRule="auto"/>
              <w:jc w:val="center"/>
              <w:rPr>
                <w:del w:id="1241" w:author="Stage 2" w:date="2019-09-04T20:28:00Z"/>
                <w:rFonts w:ascii="Times New Roman" w:eastAsia="Times New Roman" w:hAnsi="Times New Roman" w:cs="Times New Roman"/>
                <w:sz w:val="24"/>
                <w:szCs w:val="24"/>
              </w:rPr>
            </w:pPr>
            <w:del w:id="1242" w:author="Stage 2" w:date="2019-09-04T20:28:00Z">
              <w:r>
                <w:rPr>
                  <w:rFonts w:ascii="Times New Roman" w:eastAsia="Times New Roman" w:hAnsi="Times New Roman" w:cs="Times New Roman"/>
                  <w:sz w:val="24"/>
                  <w:szCs w:val="24"/>
                </w:rPr>
                <w:delText>read speech, no infant present</w:delText>
              </w:r>
            </w:del>
          </w:p>
        </w:tc>
        <w:tc>
          <w:tcPr>
            <w:tcW w:w="1635" w:type="dxa"/>
            <w:shd w:val="clear" w:color="auto" w:fill="auto"/>
            <w:tcMar>
              <w:top w:w="40" w:type="dxa"/>
              <w:left w:w="40" w:type="dxa"/>
              <w:bottom w:w="40" w:type="dxa"/>
              <w:right w:w="40" w:type="dxa"/>
            </w:tcMar>
            <w:vAlign w:val="bottom"/>
          </w:tcPr>
          <w:p w14:paraId="436ED0B4" w14:textId="77777777" w:rsidR="00847E8C" w:rsidRDefault="003C1572">
            <w:pPr>
              <w:spacing w:line="240" w:lineRule="auto"/>
              <w:jc w:val="center"/>
              <w:rPr>
                <w:del w:id="1243" w:author="Stage 2" w:date="2019-09-04T20:28:00Z"/>
                <w:rFonts w:ascii="Times New Roman" w:eastAsia="Times New Roman" w:hAnsi="Times New Roman" w:cs="Times New Roman"/>
                <w:sz w:val="24"/>
                <w:szCs w:val="24"/>
              </w:rPr>
            </w:pPr>
            <w:del w:id="1244" w:author="Stage 2" w:date="2019-09-04T20:28:00Z">
              <w:r>
                <w:rPr>
                  <w:rFonts w:ascii="Times New Roman" w:eastAsia="Times New Roman" w:hAnsi="Times New Roman" w:cs="Times New Roman"/>
                  <w:sz w:val="24"/>
                  <w:szCs w:val="24"/>
                </w:rPr>
                <w:delText>4 sentences produced in each type</w:delText>
              </w:r>
            </w:del>
          </w:p>
        </w:tc>
        <w:tc>
          <w:tcPr>
            <w:tcW w:w="1020" w:type="dxa"/>
            <w:shd w:val="clear" w:color="auto" w:fill="auto"/>
            <w:tcMar>
              <w:top w:w="40" w:type="dxa"/>
              <w:left w:w="40" w:type="dxa"/>
              <w:bottom w:w="40" w:type="dxa"/>
              <w:right w:w="40" w:type="dxa"/>
            </w:tcMar>
            <w:vAlign w:val="bottom"/>
          </w:tcPr>
          <w:p w14:paraId="0D496674" w14:textId="77777777" w:rsidR="00847E8C" w:rsidRDefault="003C1572">
            <w:pPr>
              <w:spacing w:line="240" w:lineRule="auto"/>
              <w:jc w:val="center"/>
              <w:rPr>
                <w:del w:id="1245" w:author="Stage 2" w:date="2019-09-04T20:28:00Z"/>
                <w:rFonts w:ascii="Times New Roman" w:eastAsia="Times New Roman" w:hAnsi="Times New Roman" w:cs="Times New Roman"/>
                <w:sz w:val="24"/>
                <w:szCs w:val="24"/>
              </w:rPr>
            </w:pPr>
            <w:del w:id="1246" w:author="Stage 2" w:date="2019-09-04T20:28:00Z">
              <w:r>
                <w:rPr>
                  <w:rFonts w:ascii="Times New Roman" w:eastAsia="Times New Roman" w:hAnsi="Times New Roman" w:cs="Times New Roman"/>
                  <w:sz w:val="24"/>
                  <w:szCs w:val="24"/>
                </w:rPr>
                <w:delText>316</w:delText>
              </w:r>
            </w:del>
          </w:p>
        </w:tc>
        <w:tc>
          <w:tcPr>
            <w:tcW w:w="1020" w:type="dxa"/>
            <w:shd w:val="clear" w:color="auto" w:fill="auto"/>
            <w:tcMar>
              <w:top w:w="40" w:type="dxa"/>
              <w:left w:w="40" w:type="dxa"/>
              <w:bottom w:w="40" w:type="dxa"/>
              <w:right w:w="40" w:type="dxa"/>
            </w:tcMar>
            <w:vAlign w:val="bottom"/>
          </w:tcPr>
          <w:p w14:paraId="53EC3A8B" w14:textId="77777777" w:rsidR="00847E8C" w:rsidRDefault="003C1572">
            <w:pPr>
              <w:spacing w:line="240" w:lineRule="auto"/>
              <w:jc w:val="center"/>
              <w:rPr>
                <w:del w:id="1247" w:author="Stage 2" w:date="2019-09-04T20:28:00Z"/>
                <w:rFonts w:ascii="Times New Roman" w:eastAsia="Times New Roman" w:hAnsi="Times New Roman" w:cs="Times New Roman"/>
                <w:sz w:val="24"/>
                <w:szCs w:val="24"/>
              </w:rPr>
            </w:pPr>
            <w:del w:id="1248" w:author="Stage 2" w:date="2019-09-04T20:28:00Z">
              <w:r>
                <w:rPr>
                  <w:rFonts w:ascii="Times New Roman" w:eastAsia="Times New Roman" w:hAnsi="Times New Roman" w:cs="Times New Roman"/>
                  <w:sz w:val="24"/>
                  <w:szCs w:val="24"/>
                </w:rPr>
                <w:delText>260</w:delText>
              </w:r>
            </w:del>
          </w:p>
        </w:tc>
        <w:tc>
          <w:tcPr>
            <w:tcW w:w="1215" w:type="dxa"/>
            <w:shd w:val="clear" w:color="auto" w:fill="auto"/>
            <w:tcMar>
              <w:top w:w="40" w:type="dxa"/>
              <w:left w:w="40" w:type="dxa"/>
              <w:bottom w:w="40" w:type="dxa"/>
              <w:right w:w="40" w:type="dxa"/>
            </w:tcMar>
            <w:vAlign w:val="bottom"/>
          </w:tcPr>
          <w:p w14:paraId="288ECE80" w14:textId="77777777" w:rsidR="00847E8C" w:rsidRDefault="003C1572">
            <w:pPr>
              <w:spacing w:line="240" w:lineRule="auto"/>
              <w:jc w:val="center"/>
              <w:rPr>
                <w:del w:id="1249" w:author="Stage 2" w:date="2019-09-04T20:28:00Z"/>
                <w:rFonts w:ascii="Times New Roman" w:eastAsia="Times New Roman" w:hAnsi="Times New Roman" w:cs="Times New Roman"/>
                <w:sz w:val="24"/>
                <w:szCs w:val="24"/>
              </w:rPr>
            </w:pPr>
            <w:del w:id="1250" w:author="Stage 2" w:date="2019-09-04T20:28:00Z">
              <w:r>
                <w:rPr>
                  <w:rFonts w:ascii="Times New Roman" w:eastAsia="Times New Roman" w:hAnsi="Times New Roman" w:cs="Times New Roman"/>
                  <w:sz w:val="24"/>
                  <w:szCs w:val="24"/>
                </w:rPr>
                <w:delText>56</w:delText>
              </w:r>
            </w:del>
          </w:p>
        </w:tc>
      </w:tr>
      <w:tr w:rsidR="00847E8C" w14:paraId="61802464" w14:textId="77777777">
        <w:trPr>
          <w:del w:id="1251" w:author="Stage 2" w:date="2019-09-04T20:28:00Z"/>
        </w:trPr>
        <w:tc>
          <w:tcPr>
            <w:tcW w:w="1245" w:type="dxa"/>
            <w:shd w:val="clear" w:color="auto" w:fill="auto"/>
            <w:tcMar>
              <w:top w:w="40" w:type="dxa"/>
              <w:left w:w="40" w:type="dxa"/>
              <w:bottom w:w="40" w:type="dxa"/>
              <w:right w:w="40" w:type="dxa"/>
            </w:tcMar>
            <w:vAlign w:val="bottom"/>
          </w:tcPr>
          <w:p w14:paraId="2A0F3BBC" w14:textId="77777777" w:rsidR="00847E8C" w:rsidRDefault="003C1572">
            <w:pPr>
              <w:spacing w:line="240" w:lineRule="auto"/>
              <w:rPr>
                <w:del w:id="1252" w:author="Stage 2" w:date="2019-09-04T20:28:00Z"/>
                <w:rFonts w:ascii="Times New Roman" w:eastAsia="Times New Roman" w:hAnsi="Times New Roman" w:cs="Times New Roman"/>
                <w:b/>
                <w:sz w:val="24"/>
                <w:szCs w:val="24"/>
              </w:rPr>
            </w:pPr>
            <w:del w:id="1253" w:author="Stage 2" w:date="2019-09-04T20:28:00Z">
              <w:r>
                <w:rPr>
                  <w:rFonts w:ascii="Times New Roman" w:eastAsia="Times New Roman" w:hAnsi="Times New Roman" w:cs="Times New Roman"/>
                  <w:b/>
                  <w:sz w:val="24"/>
                  <w:szCs w:val="24"/>
                </w:rPr>
                <w:delText>Newman &amp; Hussain (2006)</w:delText>
              </w:r>
            </w:del>
          </w:p>
        </w:tc>
        <w:tc>
          <w:tcPr>
            <w:tcW w:w="1170" w:type="dxa"/>
            <w:shd w:val="clear" w:color="auto" w:fill="auto"/>
            <w:tcMar>
              <w:top w:w="40" w:type="dxa"/>
              <w:left w:w="40" w:type="dxa"/>
              <w:bottom w:w="40" w:type="dxa"/>
              <w:right w:w="40" w:type="dxa"/>
            </w:tcMar>
            <w:vAlign w:val="bottom"/>
          </w:tcPr>
          <w:p w14:paraId="2573639B" w14:textId="77777777" w:rsidR="00847E8C" w:rsidRDefault="003C1572">
            <w:pPr>
              <w:spacing w:line="240" w:lineRule="auto"/>
              <w:jc w:val="center"/>
              <w:rPr>
                <w:del w:id="1254" w:author="Stage 2" w:date="2019-09-04T20:28:00Z"/>
                <w:rFonts w:ascii="Times New Roman" w:eastAsia="Times New Roman" w:hAnsi="Times New Roman" w:cs="Times New Roman"/>
                <w:sz w:val="24"/>
                <w:szCs w:val="24"/>
              </w:rPr>
            </w:pPr>
            <w:del w:id="1255" w:author="Stage 2" w:date="2019-09-04T20:28:00Z">
              <w:r>
                <w:rPr>
                  <w:rFonts w:ascii="Times New Roman" w:eastAsia="Times New Roman" w:hAnsi="Times New Roman" w:cs="Times New Roman"/>
                  <w:sz w:val="24"/>
                  <w:szCs w:val="24"/>
                </w:rPr>
                <w:delText>4.5, 9, 13</w:delText>
              </w:r>
            </w:del>
          </w:p>
        </w:tc>
        <w:tc>
          <w:tcPr>
            <w:tcW w:w="1815" w:type="dxa"/>
            <w:shd w:val="clear" w:color="auto" w:fill="auto"/>
            <w:tcMar>
              <w:top w:w="40" w:type="dxa"/>
              <w:left w:w="40" w:type="dxa"/>
              <w:bottom w:w="40" w:type="dxa"/>
              <w:right w:w="40" w:type="dxa"/>
            </w:tcMar>
            <w:vAlign w:val="bottom"/>
          </w:tcPr>
          <w:p w14:paraId="56C0EFA6" w14:textId="77777777" w:rsidR="00847E8C" w:rsidRDefault="003C1572">
            <w:pPr>
              <w:spacing w:line="240" w:lineRule="auto"/>
              <w:jc w:val="center"/>
              <w:rPr>
                <w:del w:id="1256" w:author="Stage 2" w:date="2019-09-04T20:28:00Z"/>
                <w:rFonts w:ascii="Times New Roman" w:eastAsia="Times New Roman" w:hAnsi="Times New Roman" w:cs="Times New Roman"/>
                <w:sz w:val="24"/>
                <w:szCs w:val="24"/>
              </w:rPr>
            </w:pPr>
            <w:del w:id="1257" w:author="Stage 2" w:date="2019-09-04T20:28:00Z">
              <w:r>
                <w:rPr>
                  <w:rFonts w:ascii="Times New Roman" w:eastAsia="Times New Roman" w:hAnsi="Times New Roman" w:cs="Times New Roman"/>
                  <w:sz w:val="24"/>
                  <w:szCs w:val="24"/>
                </w:rPr>
                <w:delText>read speech, no infant present</w:delText>
              </w:r>
            </w:del>
          </w:p>
        </w:tc>
        <w:tc>
          <w:tcPr>
            <w:tcW w:w="1635" w:type="dxa"/>
            <w:shd w:val="clear" w:color="auto" w:fill="auto"/>
            <w:tcMar>
              <w:top w:w="40" w:type="dxa"/>
              <w:left w:w="40" w:type="dxa"/>
              <w:bottom w:w="40" w:type="dxa"/>
              <w:right w:w="40" w:type="dxa"/>
            </w:tcMar>
            <w:vAlign w:val="bottom"/>
          </w:tcPr>
          <w:p w14:paraId="42B691F0" w14:textId="77777777" w:rsidR="00847E8C" w:rsidRDefault="003C1572">
            <w:pPr>
              <w:spacing w:line="240" w:lineRule="auto"/>
              <w:jc w:val="center"/>
              <w:rPr>
                <w:del w:id="1258" w:author="Stage 2" w:date="2019-09-04T20:28:00Z"/>
                <w:rFonts w:ascii="Times New Roman" w:eastAsia="Times New Roman" w:hAnsi="Times New Roman" w:cs="Times New Roman"/>
                <w:sz w:val="24"/>
                <w:szCs w:val="24"/>
              </w:rPr>
            </w:pPr>
            <w:del w:id="1259" w:author="Stage 2" w:date="2019-09-04T20:28:00Z">
              <w:r>
                <w:rPr>
                  <w:rFonts w:ascii="Times New Roman" w:eastAsia="Times New Roman" w:hAnsi="Times New Roman" w:cs="Times New Roman"/>
                  <w:sz w:val="24"/>
                  <w:szCs w:val="24"/>
                </w:rPr>
                <w:delText>4 passages produced in each type</w:delText>
              </w:r>
            </w:del>
          </w:p>
        </w:tc>
        <w:tc>
          <w:tcPr>
            <w:tcW w:w="1020" w:type="dxa"/>
            <w:shd w:val="clear" w:color="auto" w:fill="auto"/>
            <w:tcMar>
              <w:top w:w="40" w:type="dxa"/>
              <w:left w:w="40" w:type="dxa"/>
              <w:bottom w:w="40" w:type="dxa"/>
              <w:right w:w="40" w:type="dxa"/>
            </w:tcMar>
            <w:vAlign w:val="bottom"/>
          </w:tcPr>
          <w:p w14:paraId="71098DD5" w14:textId="77777777" w:rsidR="00847E8C" w:rsidRDefault="003C1572">
            <w:pPr>
              <w:spacing w:line="240" w:lineRule="auto"/>
              <w:jc w:val="center"/>
              <w:rPr>
                <w:del w:id="1260" w:author="Stage 2" w:date="2019-09-04T20:28:00Z"/>
                <w:rFonts w:ascii="Times New Roman" w:eastAsia="Times New Roman" w:hAnsi="Times New Roman" w:cs="Times New Roman"/>
                <w:sz w:val="24"/>
                <w:szCs w:val="24"/>
              </w:rPr>
            </w:pPr>
            <w:del w:id="1261" w:author="Stage 2" w:date="2019-09-04T20:28:00Z">
              <w:r>
                <w:rPr>
                  <w:rFonts w:ascii="Times New Roman" w:eastAsia="Times New Roman" w:hAnsi="Times New Roman" w:cs="Times New Roman"/>
                  <w:sz w:val="24"/>
                  <w:szCs w:val="24"/>
                </w:rPr>
                <w:delText>226</w:delText>
              </w:r>
            </w:del>
          </w:p>
        </w:tc>
        <w:tc>
          <w:tcPr>
            <w:tcW w:w="1020" w:type="dxa"/>
            <w:shd w:val="clear" w:color="auto" w:fill="auto"/>
            <w:tcMar>
              <w:top w:w="40" w:type="dxa"/>
              <w:left w:w="40" w:type="dxa"/>
              <w:bottom w:w="40" w:type="dxa"/>
              <w:right w:w="40" w:type="dxa"/>
            </w:tcMar>
            <w:vAlign w:val="bottom"/>
          </w:tcPr>
          <w:p w14:paraId="169328EE" w14:textId="77777777" w:rsidR="00847E8C" w:rsidRDefault="003C1572">
            <w:pPr>
              <w:spacing w:line="240" w:lineRule="auto"/>
              <w:jc w:val="center"/>
              <w:rPr>
                <w:del w:id="1262" w:author="Stage 2" w:date="2019-09-04T20:28:00Z"/>
                <w:rFonts w:ascii="Times New Roman" w:eastAsia="Times New Roman" w:hAnsi="Times New Roman" w:cs="Times New Roman"/>
                <w:sz w:val="24"/>
                <w:szCs w:val="24"/>
              </w:rPr>
            </w:pPr>
            <w:del w:id="1263" w:author="Stage 2" w:date="2019-09-04T20:28:00Z">
              <w:r>
                <w:rPr>
                  <w:rFonts w:ascii="Times New Roman" w:eastAsia="Times New Roman" w:hAnsi="Times New Roman" w:cs="Times New Roman"/>
                  <w:sz w:val="24"/>
                  <w:szCs w:val="24"/>
                </w:rPr>
                <w:delText>190</w:delText>
              </w:r>
            </w:del>
          </w:p>
        </w:tc>
        <w:tc>
          <w:tcPr>
            <w:tcW w:w="1215" w:type="dxa"/>
            <w:shd w:val="clear" w:color="auto" w:fill="auto"/>
            <w:tcMar>
              <w:top w:w="40" w:type="dxa"/>
              <w:left w:w="40" w:type="dxa"/>
              <w:bottom w:w="40" w:type="dxa"/>
              <w:right w:w="40" w:type="dxa"/>
            </w:tcMar>
            <w:vAlign w:val="bottom"/>
          </w:tcPr>
          <w:p w14:paraId="2695F260" w14:textId="77777777" w:rsidR="00847E8C" w:rsidRDefault="003C1572">
            <w:pPr>
              <w:spacing w:line="240" w:lineRule="auto"/>
              <w:jc w:val="center"/>
              <w:rPr>
                <w:del w:id="1264" w:author="Stage 2" w:date="2019-09-04T20:28:00Z"/>
                <w:rFonts w:ascii="Times New Roman" w:eastAsia="Times New Roman" w:hAnsi="Times New Roman" w:cs="Times New Roman"/>
                <w:sz w:val="24"/>
                <w:szCs w:val="24"/>
              </w:rPr>
            </w:pPr>
            <w:del w:id="1265" w:author="Stage 2" w:date="2019-09-04T20:28:00Z">
              <w:r>
                <w:rPr>
                  <w:rFonts w:ascii="Times New Roman" w:eastAsia="Times New Roman" w:hAnsi="Times New Roman" w:cs="Times New Roman"/>
                  <w:sz w:val="24"/>
                  <w:szCs w:val="24"/>
                </w:rPr>
                <w:delText>36</w:delText>
              </w:r>
            </w:del>
          </w:p>
        </w:tc>
      </w:tr>
      <w:tr w:rsidR="00847E8C" w14:paraId="0BACB1C9" w14:textId="77777777">
        <w:trPr>
          <w:del w:id="1266" w:author="Stage 2" w:date="2019-09-04T20:28:00Z"/>
        </w:trPr>
        <w:tc>
          <w:tcPr>
            <w:tcW w:w="1245" w:type="dxa"/>
            <w:shd w:val="clear" w:color="auto" w:fill="auto"/>
            <w:tcMar>
              <w:top w:w="40" w:type="dxa"/>
              <w:left w:w="40" w:type="dxa"/>
              <w:bottom w:w="40" w:type="dxa"/>
              <w:right w:w="40" w:type="dxa"/>
            </w:tcMar>
            <w:vAlign w:val="bottom"/>
          </w:tcPr>
          <w:p w14:paraId="0C00F02A" w14:textId="77777777" w:rsidR="00847E8C" w:rsidRDefault="003C1572">
            <w:pPr>
              <w:spacing w:line="240" w:lineRule="auto"/>
              <w:rPr>
                <w:del w:id="1267" w:author="Stage 2" w:date="2019-09-04T20:28:00Z"/>
                <w:rFonts w:ascii="Times New Roman" w:eastAsia="Times New Roman" w:hAnsi="Times New Roman" w:cs="Times New Roman"/>
                <w:b/>
                <w:sz w:val="24"/>
                <w:szCs w:val="24"/>
              </w:rPr>
            </w:pPr>
            <w:del w:id="1268" w:author="Stage 2" w:date="2019-09-04T20:28:00Z">
              <w:r>
                <w:rPr>
                  <w:rFonts w:ascii="Times New Roman" w:eastAsia="Times New Roman" w:hAnsi="Times New Roman" w:cs="Times New Roman"/>
                  <w:b/>
                  <w:sz w:val="24"/>
                  <w:szCs w:val="24"/>
                </w:rPr>
                <w:delText>Thiessen et al. (2005)</w:delText>
              </w:r>
            </w:del>
          </w:p>
        </w:tc>
        <w:tc>
          <w:tcPr>
            <w:tcW w:w="1170" w:type="dxa"/>
            <w:shd w:val="clear" w:color="auto" w:fill="auto"/>
            <w:tcMar>
              <w:top w:w="40" w:type="dxa"/>
              <w:left w:w="40" w:type="dxa"/>
              <w:bottom w:w="40" w:type="dxa"/>
              <w:right w:w="40" w:type="dxa"/>
            </w:tcMar>
            <w:vAlign w:val="bottom"/>
          </w:tcPr>
          <w:p w14:paraId="1B0A3AF3" w14:textId="77777777" w:rsidR="00847E8C" w:rsidRDefault="003C1572">
            <w:pPr>
              <w:spacing w:line="240" w:lineRule="auto"/>
              <w:jc w:val="center"/>
              <w:rPr>
                <w:del w:id="1269" w:author="Stage 2" w:date="2019-09-04T20:28:00Z"/>
                <w:rFonts w:ascii="Times New Roman" w:eastAsia="Times New Roman" w:hAnsi="Times New Roman" w:cs="Times New Roman"/>
                <w:sz w:val="24"/>
                <w:szCs w:val="24"/>
              </w:rPr>
            </w:pPr>
            <w:del w:id="1270" w:author="Stage 2" w:date="2019-09-04T20:28:00Z">
              <w:r>
                <w:rPr>
                  <w:rFonts w:ascii="Times New Roman" w:eastAsia="Times New Roman" w:hAnsi="Times New Roman" w:cs="Times New Roman"/>
                  <w:sz w:val="24"/>
                  <w:szCs w:val="24"/>
                </w:rPr>
                <w:delText>7</w:delText>
              </w:r>
            </w:del>
          </w:p>
        </w:tc>
        <w:tc>
          <w:tcPr>
            <w:tcW w:w="1815" w:type="dxa"/>
            <w:shd w:val="clear" w:color="auto" w:fill="auto"/>
            <w:tcMar>
              <w:top w:w="40" w:type="dxa"/>
              <w:left w:w="40" w:type="dxa"/>
              <w:bottom w:w="40" w:type="dxa"/>
              <w:right w:w="40" w:type="dxa"/>
            </w:tcMar>
            <w:vAlign w:val="bottom"/>
          </w:tcPr>
          <w:p w14:paraId="72843EE3" w14:textId="77777777" w:rsidR="00847E8C" w:rsidRDefault="003C1572">
            <w:pPr>
              <w:spacing w:line="240" w:lineRule="auto"/>
              <w:jc w:val="center"/>
              <w:rPr>
                <w:del w:id="1271" w:author="Stage 2" w:date="2019-09-04T20:28:00Z"/>
                <w:rFonts w:ascii="Times New Roman" w:eastAsia="Times New Roman" w:hAnsi="Times New Roman" w:cs="Times New Roman"/>
                <w:sz w:val="24"/>
                <w:szCs w:val="24"/>
              </w:rPr>
            </w:pPr>
            <w:del w:id="1272" w:author="Stage 2" w:date="2019-09-04T20:28:00Z">
              <w:r>
                <w:rPr>
                  <w:rFonts w:ascii="Times New Roman" w:eastAsia="Times New Roman" w:hAnsi="Times New Roman" w:cs="Times New Roman"/>
                  <w:sz w:val="24"/>
                  <w:szCs w:val="24"/>
                </w:rPr>
                <w:delText>nonsense strings of syllables, no infant present</w:delText>
              </w:r>
            </w:del>
          </w:p>
        </w:tc>
        <w:tc>
          <w:tcPr>
            <w:tcW w:w="1635" w:type="dxa"/>
            <w:shd w:val="clear" w:color="auto" w:fill="auto"/>
            <w:tcMar>
              <w:top w:w="40" w:type="dxa"/>
              <w:left w:w="40" w:type="dxa"/>
              <w:bottom w:w="40" w:type="dxa"/>
              <w:right w:w="40" w:type="dxa"/>
            </w:tcMar>
            <w:vAlign w:val="bottom"/>
          </w:tcPr>
          <w:p w14:paraId="566D76A9" w14:textId="77777777" w:rsidR="00847E8C" w:rsidRDefault="003C1572">
            <w:pPr>
              <w:spacing w:line="240" w:lineRule="auto"/>
              <w:jc w:val="center"/>
              <w:rPr>
                <w:del w:id="1273" w:author="Stage 2" w:date="2019-09-04T20:28:00Z"/>
                <w:rFonts w:ascii="Times New Roman" w:eastAsia="Times New Roman" w:hAnsi="Times New Roman" w:cs="Times New Roman"/>
                <w:sz w:val="24"/>
                <w:szCs w:val="24"/>
              </w:rPr>
            </w:pPr>
            <w:del w:id="1274" w:author="Stage 2" w:date="2019-09-04T20:28:00Z">
              <w:r>
                <w:rPr>
                  <w:rFonts w:ascii="Times New Roman" w:eastAsia="Times New Roman" w:hAnsi="Times New Roman" w:cs="Times New Roman"/>
                  <w:sz w:val="24"/>
                  <w:szCs w:val="24"/>
                </w:rPr>
                <w:delText>12 “sentences in each style</w:delText>
              </w:r>
            </w:del>
          </w:p>
        </w:tc>
        <w:tc>
          <w:tcPr>
            <w:tcW w:w="1020" w:type="dxa"/>
            <w:shd w:val="clear" w:color="auto" w:fill="auto"/>
            <w:tcMar>
              <w:top w:w="40" w:type="dxa"/>
              <w:left w:w="40" w:type="dxa"/>
              <w:bottom w:w="40" w:type="dxa"/>
              <w:right w:w="40" w:type="dxa"/>
            </w:tcMar>
            <w:vAlign w:val="bottom"/>
          </w:tcPr>
          <w:p w14:paraId="406E1653" w14:textId="77777777" w:rsidR="00847E8C" w:rsidRDefault="003C1572">
            <w:pPr>
              <w:spacing w:line="240" w:lineRule="auto"/>
              <w:jc w:val="center"/>
              <w:rPr>
                <w:del w:id="1275" w:author="Stage 2" w:date="2019-09-04T20:28:00Z"/>
                <w:rFonts w:ascii="Times New Roman" w:eastAsia="Times New Roman" w:hAnsi="Times New Roman" w:cs="Times New Roman"/>
                <w:sz w:val="24"/>
                <w:szCs w:val="24"/>
              </w:rPr>
            </w:pPr>
            <w:del w:id="1276" w:author="Stage 2" w:date="2019-09-04T20:28:00Z">
              <w:r>
                <w:rPr>
                  <w:rFonts w:ascii="Times New Roman" w:eastAsia="Times New Roman" w:hAnsi="Times New Roman" w:cs="Times New Roman"/>
                  <w:sz w:val="24"/>
                  <w:szCs w:val="24"/>
                </w:rPr>
                <w:delText>292</w:delText>
              </w:r>
            </w:del>
          </w:p>
        </w:tc>
        <w:tc>
          <w:tcPr>
            <w:tcW w:w="1020" w:type="dxa"/>
            <w:shd w:val="clear" w:color="auto" w:fill="auto"/>
            <w:tcMar>
              <w:top w:w="40" w:type="dxa"/>
              <w:left w:w="40" w:type="dxa"/>
              <w:bottom w:w="40" w:type="dxa"/>
              <w:right w:w="40" w:type="dxa"/>
            </w:tcMar>
            <w:vAlign w:val="bottom"/>
          </w:tcPr>
          <w:p w14:paraId="5A5B3B54" w14:textId="77777777" w:rsidR="00847E8C" w:rsidRDefault="003C1572">
            <w:pPr>
              <w:spacing w:line="240" w:lineRule="auto"/>
              <w:jc w:val="center"/>
              <w:rPr>
                <w:del w:id="1277" w:author="Stage 2" w:date="2019-09-04T20:28:00Z"/>
                <w:rFonts w:ascii="Times New Roman" w:eastAsia="Times New Roman" w:hAnsi="Times New Roman" w:cs="Times New Roman"/>
                <w:sz w:val="24"/>
                <w:szCs w:val="24"/>
              </w:rPr>
            </w:pPr>
            <w:del w:id="1278" w:author="Stage 2" w:date="2019-09-04T20:28:00Z">
              <w:r>
                <w:rPr>
                  <w:rFonts w:ascii="Times New Roman" w:eastAsia="Times New Roman" w:hAnsi="Times New Roman" w:cs="Times New Roman"/>
                  <w:sz w:val="24"/>
                  <w:szCs w:val="24"/>
                </w:rPr>
                <w:delText>230</w:delText>
              </w:r>
            </w:del>
          </w:p>
        </w:tc>
        <w:tc>
          <w:tcPr>
            <w:tcW w:w="1215" w:type="dxa"/>
            <w:shd w:val="clear" w:color="auto" w:fill="auto"/>
            <w:tcMar>
              <w:top w:w="40" w:type="dxa"/>
              <w:left w:w="40" w:type="dxa"/>
              <w:bottom w:w="40" w:type="dxa"/>
              <w:right w:w="40" w:type="dxa"/>
            </w:tcMar>
            <w:vAlign w:val="bottom"/>
          </w:tcPr>
          <w:p w14:paraId="78FFE2CC" w14:textId="77777777" w:rsidR="00847E8C" w:rsidRDefault="003C1572">
            <w:pPr>
              <w:spacing w:line="240" w:lineRule="auto"/>
              <w:jc w:val="center"/>
              <w:rPr>
                <w:del w:id="1279" w:author="Stage 2" w:date="2019-09-04T20:28:00Z"/>
                <w:rFonts w:ascii="Times New Roman" w:eastAsia="Times New Roman" w:hAnsi="Times New Roman" w:cs="Times New Roman"/>
                <w:sz w:val="24"/>
                <w:szCs w:val="24"/>
              </w:rPr>
            </w:pPr>
            <w:del w:id="1280" w:author="Stage 2" w:date="2019-09-04T20:28:00Z">
              <w:r>
                <w:rPr>
                  <w:rFonts w:ascii="Times New Roman" w:eastAsia="Times New Roman" w:hAnsi="Times New Roman" w:cs="Times New Roman"/>
                  <w:sz w:val="24"/>
                  <w:szCs w:val="24"/>
                </w:rPr>
                <w:delText>62</w:delText>
              </w:r>
            </w:del>
          </w:p>
        </w:tc>
      </w:tr>
      <w:tr w:rsidR="00847E8C" w14:paraId="1220AFCC" w14:textId="77777777">
        <w:trPr>
          <w:del w:id="1281" w:author="Stage 2" w:date="2019-09-04T20:28:00Z"/>
        </w:trPr>
        <w:tc>
          <w:tcPr>
            <w:tcW w:w="1245" w:type="dxa"/>
            <w:shd w:val="clear" w:color="auto" w:fill="auto"/>
            <w:tcMar>
              <w:top w:w="40" w:type="dxa"/>
              <w:left w:w="40" w:type="dxa"/>
              <w:bottom w:w="40" w:type="dxa"/>
              <w:right w:w="40" w:type="dxa"/>
            </w:tcMar>
            <w:vAlign w:val="bottom"/>
          </w:tcPr>
          <w:p w14:paraId="7B2D214A" w14:textId="77777777" w:rsidR="00847E8C" w:rsidRDefault="003C1572">
            <w:pPr>
              <w:spacing w:line="240" w:lineRule="auto"/>
              <w:rPr>
                <w:del w:id="1282" w:author="Stage 2" w:date="2019-09-04T20:28:00Z"/>
                <w:rFonts w:ascii="Times New Roman" w:eastAsia="Times New Roman" w:hAnsi="Times New Roman" w:cs="Times New Roman"/>
                <w:b/>
                <w:sz w:val="24"/>
                <w:szCs w:val="24"/>
              </w:rPr>
            </w:pPr>
            <w:del w:id="1283" w:author="Stage 2" w:date="2019-09-04T20:28:00Z">
              <w:r>
                <w:rPr>
                  <w:rFonts w:ascii="Times New Roman" w:eastAsia="Times New Roman" w:hAnsi="Times New Roman" w:cs="Times New Roman"/>
                  <w:b/>
                  <w:sz w:val="24"/>
                  <w:szCs w:val="24"/>
                </w:rPr>
                <w:delText>Cooper et al. (1997)</w:delText>
              </w:r>
            </w:del>
          </w:p>
        </w:tc>
        <w:tc>
          <w:tcPr>
            <w:tcW w:w="1170" w:type="dxa"/>
            <w:shd w:val="clear" w:color="auto" w:fill="auto"/>
            <w:tcMar>
              <w:top w:w="40" w:type="dxa"/>
              <w:left w:w="40" w:type="dxa"/>
              <w:bottom w:w="40" w:type="dxa"/>
              <w:right w:w="40" w:type="dxa"/>
            </w:tcMar>
            <w:vAlign w:val="bottom"/>
          </w:tcPr>
          <w:p w14:paraId="0D6319B5" w14:textId="77777777" w:rsidR="00847E8C" w:rsidRDefault="003C1572">
            <w:pPr>
              <w:spacing w:line="240" w:lineRule="auto"/>
              <w:jc w:val="center"/>
              <w:rPr>
                <w:del w:id="1284" w:author="Stage 2" w:date="2019-09-04T20:28:00Z"/>
                <w:rFonts w:ascii="Times New Roman" w:eastAsia="Times New Roman" w:hAnsi="Times New Roman" w:cs="Times New Roman"/>
                <w:sz w:val="24"/>
                <w:szCs w:val="24"/>
              </w:rPr>
            </w:pPr>
            <w:del w:id="1285" w:author="Stage 2" w:date="2019-09-04T20:28:00Z">
              <w:r>
                <w:rPr>
                  <w:rFonts w:ascii="Times New Roman" w:eastAsia="Times New Roman" w:hAnsi="Times New Roman" w:cs="Times New Roman"/>
                  <w:sz w:val="24"/>
                  <w:szCs w:val="24"/>
                </w:rPr>
                <w:delText>1, 4</w:delText>
              </w:r>
            </w:del>
          </w:p>
        </w:tc>
        <w:tc>
          <w:tcPr>
            <w:tcW w:w="1815" w:type="dxa"/>
            <w:shd w:val="clear" w:color="auto" w:fill="auto"/>
            <w:tcMar>
              <w:top w:w="40" w:type="dxa"/>
              <w:left w:w="40" w:type="dxa"/>
              <w:bottom w:w="40" w:type="dxa"/>
              <w:right w:w="40" w:type="dxa"/>
            </w:tcMar>
            <w:vAlign w:val="bottom"/>
          </w:tcPr>
          <w:p w14:paraId="2DDDF81E" w14:textId="77777777" w:rsidR="00847E8C" w:rsidRDefault="003C1572">
            <w:pPr>
              <w:spacing w:line="240" w:lineRule="auto"/>
              <w:jc w:val="center"/>
              <w:rPr>
                <w:del w:id="1286" w:author="Stage 2" w:date="2019-09-04T20:28:00Z"/>
                <w:rFonts w:ascii="Times New Roman" w:eastAsia="Times New Roman" w:hAnsi="Times New Roman" w:cs="Times New Roman"/>
                <w:sz w:val="24"/>
                <w:szCs w:val="24"/>
              </w:rPr>
            </w:pPr>
            <w:del w:id="1287" w:author="Stage 2" w:date="2019-09-04T20:28:00Z">
              <w:r>
                <w:rPr>
                  <w:rFonts w:ascii="Times New Roman" w:eastAsia="Times New Roman" w:hAnsi="Times New Roman" w:cs="Times New Roman"/>
                  <w:sz w:val="24"/>
                  <w:szCs w:val="24"/>
                </w:rPr>
                <w:delText>naturalistic speech to own infants</w:delText>
              </w:r>
            </w:del>
          </w:p>
        </w:tc>
        <w:tc>
          <w:tcPr>
            <w:tcW w:w="1635" w:type="dxa"/>
            <w:shd w:val="clear" w:color="auto" w:fill="auto"/>
            <w:tcMar>
              <w:top w:w="40" w:type="dxa"/>
              <w:left w:w="40" w:type="dxa"/>
              <w:bottom w:w="40" w:type="dxa"/>
              <w:right w:w="40" w:type="dxa"/>
            </w:tcMar>
            <w:vAlign w:val="bottom"/>
          </w:tcPr>
          <w:p w14:paraId="378455B0" w14:textId="77777777" w:rsidR="00847E8C" w:rsidRDefault="003C1572">
            <w:pPr>
              <w:spacing w:line="240" w:lineRule="auto"/>
              <w:jc w:val="center"/>
              <w:rPr>
                <w:del w:id="1288" w:author="Stage 2" w:date="2019-09-04T20:28:00Z"/>
                <w:rFonts w:ascii="Times New Roman" w:eastAsia="Times New Roman" w:hAnsi="Times New Roman" w:cs="Times New Roman"/>
                <w:sz w:val="24"/>
                <w:szCs w:val="24"/>
              </w:rPr>
            </w:pPr>
            <w:del w:id="1289" w:author="Stage 2" w:date="2019-09-04T20:28:00Z">
              <w:r>
                <w:rPr>
                  <w:rFonts w:ascii="Times New Roman" w:eastAsia="Times New Roman" w:hAnsi="Times New Roman" w:cs="Times New Roman"/>
                  <w:sz w:val="24"/>
                  <w:szCs w:val="24"/>
                </w:rPr>
                <w:delText>ford20 s of each style</w:delText>
              </w:r>
            </w:del>
          </w:p>
        </w:tc>
        <w:tc>
          <w:tcPr>
            <w:tcW w:w="1020" w:type="dxa"/>
            <w:shd w:val="clear" w:color="auto" w:fill="auto"/>
            <w:tcMar>
              <w:top w:w="40" w:type="dxa"/>
              <w:left w:w="40" w:type="dxa"/>
              <w:bottom w:w="40" w:type="dxa"/>
              <w:right w:w="40" w:type="dxa"/>
            </w:tcMar>
            <w:vAlign w:val="bottom"/>
          </w:tcPr>
          <w:p w14:paraId="6AD82304" w14:textId="77777777" w:rsidR="00847E8C" w:rsidRDefault="003C1572">
            <w:pPr>
              <w:spacing w:line="240" w:lineRule="auto"/>
              <w:jc w:val="center"/>
              <w:rPr>
                <w:del w:id="1290" w:author="Stage 2" w:date="2019-09-04T20:28:00Z"/>
                <w:rFonts w:ascii="Times New Roman" w:eastAsia="Times New Roman" w:hAnsi="Times New Roman" w:cs="Times New Roman"/>
                <w:sz w:val="24"/>
                <w:szCs w:val="24"/>
              </w:rPr>
            </w:pPr>
            <w:del w:id="1291" w:author="Stage 2" w:date="2019-09-04T20:28:00Z">
              <w:r>
                <w:rPr>
                  <w:rFonts w:ascii="Times New Roman" w:eastAsia="Times New Roman" w:hAnsi="Times New Roman" w:cs="Times New Roman"/>
                  <w:sz w:val="24"/>
                  <w:szCs w:val="24"/>
                </w:rPr>
                <w:delText>219</w:delText>
              </w:r>
            </w:del>
          </w:p>
        </w:tc>
        <w:tc>
          <w:tcPr>
            <w:tcW w:w="1020" w:type="dxa"/>
            <w:shd w:val="clear" w:color="auto" w:fill="auto"/>
            <w:tcMar>
              <w:top w:w="40" w:type="dxa"/>
              <w:left w:w="40" w:type="dxa"/>
              <w:bottom w:w="40" w:type="dxa"/>
              <w:right w:w="40" w:type="dxa"/>
            </w:tcMar>
            <w:vAlign w:val="bottom"/>
          </w:tcPr>
          <w:p w14:paraId="00C447BE" w14:textId="77777777" w:rsidR="00847E8C" w:rsidRDefault="003C1572">
            <w:pPr>
              <w:spacing w:line="240" w:lineRule="auto"/>
              <w:jc w:val="center"/>
              <w:rPr>
                <w:del w:id="1292" w:author="Stage 2" w:date="2019-09-04T20:28:00Z"/>
                <w:rFonts w:ascii="Times New Roman" w:eastAsia="Times New Roman" w:hAnsi="Times New Roman" w:cs="Times New Roman"/>
                <w:sz w:val="24"/>
                <w:szCs w:val="24"/>
              </w:rPr>
            </w:pPr>
            <w:del w:id="1293" w:author="Stage 2" w:date="2019-09-04T20:28:00Z">
              <w:r>
                <w:rPr>
                  <w:rFonts w:ascii="Times New Roman" w:eastAsia="Times New Roman" w:hAnsi="Times New Roman" w:cs="Times New Roman"/>
                  <w:sz w:val="24"/>
                  <w:szCs w:val="24"/>
                </w:rPr>
                <w:delText>184</w:delText>
              </w:r>
            </w:del>
          </w:p>
        </w:tc>
        <w:tc>
          <w:tcPr>
            <w:tcW w:w="1215" w:type="dxa"/>
            <w:shd w:val="clear" w:color="auto" w:fill="auto"/>
            <w:tcMar>
              <w:top w:w="40" w:type="dxa"/>
              <w:left w:w="40" w:type="dxa"/>
              <w:bottom w:w="40" w:type="dxa"/>
              <w:right w:w="40" w:type="dxa"/>
            </w:tcMar>
            <w:vAlign w:val="bottom"/>
          </w:tcPr>
          <w:p w14:paraId="0500FE19" w14:textId="77777777" w:rsidR="00847E8C" w:rsidRDefault="003C1572">
            <w:pPr>
              <w:spacing w:line="240" w:lineRule="auto"/>
              <w:jc w:val="center"/>
              <w:rPr>
                <w:del w:id="1294" w:author="Stage 2" w:date="2019-09-04T20:28:00Z"/>
                <w:rFonts w:ascii="Times New Roman" w:eastAsia="Times New Roman" w:hAnsi="Times New Roman" w:cs="Times New Roman"/>
                <w:sz w:val="24"/>
                <w:szCs w:val="24"/>
              </w:rPr>
            </w:pPr>
            <w:del w:id="1295" w:author="Stage 2" w:date="2019-09-04T20:28:00Z">
              <w:r>
                <w:rPr>
                  <w:rFonts w:ascii="Times New Roman" w:eastAsia="Times New Roman" w:hAnsi="Times New Roman" w:cs="Times New Roman"/>
                  <w:sz w:val="24"/>
                  <w:szCs w:val="24"/>
                </w:rPr>
                <w:delText>35</w:delText>
              </w:r>
            </w:del>
          </w:p>
        </w:tc>
      </w:tr>
      <w:tr w:rsidR="00847E8C" w14:paraId="37282ED4" w14:textId="77777777">
        <w:trPr>
          <w:del w:id="1296" w:author="Stage 2" w:date="2019-09-04T20:28:00Z"/>
        </w:trPr>
        <w:tc>
          <w:tcPr>
            <w:tcW w:w="1245" w:type="dxa"/>
            <w:shd w:val="clear" w:color="auto" w:fill="auto"/>
            <w:tcMar>
              <w:top w:w="40" w:type="dxa"/>
              <w:left w:w="40" w:type="dxa"/>
              <w:bottom w:w="40" w:type="dxa"/>
              <w:right w:w="40" w:type="dxa"/>
            </w:tcMar>
            <w:vAlign w:val="bottom"/>
          </w:tcPr>
          <w:p w14:paraId="0B04D241" w14:textId="77777777" w:rsidR="00847E8C" w:rsidRDefault="003C1572">
            <w:pPr>
              <w:spacing w:line="240" w:lineRule="auto"/>
              <w:rPr>
                <w:del w:id="1297" w:author="Stage 2" w:date="2019-09-04T20:28:00Z"/>
                <w:rFonts w:ascii="Times New Roman" w:eastAsia="Times New Roman" w:hAnsi="Times New Roman" w:cs="Times New Roman"/>
                <w:b/>
                <w:sz w:val="24"/>
                <w:szCs w:val="24"/>
              </w:rPr>
            </w:pPr>
            <w:del w:id="1298" w:author="Stage 2" w:date="2019-09-04T20:28:00Z">
              <w:r>
                <w:rPr>
                  <w:rFonts w:ascii="Times New Roman" w:eastAsia="Times New Roman" w:hAnsi="Times New Roman" w:cs="Times New Roman"/>
                  <w:b/>
                  <w:sz w:val="24"/>
                  <w:szCs w:val="24"/>
                </w:rPr>
                <w:delText>Schachner &amp; Hannon (2011)</w:delText>
              </w:r>
            </w:del>
          </w:p>
        </w:tc>
        <w:tc>
          <w:tcPr>
            <w:tcW w:w="1170" w:type="dxa"/>
            <w:shd w:val="clear" w:color="auto" w:fill="auto"/>
            <w:tcMar>
              <w:top w:w="40" w:type="dxa"/>
              <w:left w:w="40" w:type="dxa"/>
              <w:bottom w:w="40" w:type="dxa"/>
              <w:right w:w="40" w:type="dxa"/>
            </w:tcMar>
            <w:vAlign w:val="bottom"/>
          </w:tcPr>
          <w:p w14:paraId="5302B11B" w14:textId="77777777" w:rsidR="00847E8C" w:rsidRDefault="003C1572">
            <w:pPr>
              <w:spacing w:line="240" w:lineRule="auto"/>
              <w:jc w:val="center"/>
              <w:rPr>
                <w:del w:id="1299" w:author="Stage 2" w:date="2019-09-04T20:28:00Z"/>
                <w:rFonts w:ascii="Times New Roman" w:eastAsia="Times New Roman" w:hAnsi="Times New Roman" w:cs="Times New Roman"/>
                <w:sz w:val="24"/>
                <w:szCs w:val="24"/>
              </w:rPr>
            </w:pPr>
            <w:del w:id="1300" w:author="Stage 2" w:date="2019-09-04T20:28:00Z">
              <w:r>
                <w:rPr>
                  <w:rFonts w:ascii="Times New Roman" w:eastAsia="Times New Roman" w:hAnsi="Times New Roman" w:cs="Times New Roman"/>
                  <w:sz w:val="24"/>
                  <w:szCs w:val="24"/>
                </w:rPr>
                <w:delText>5</w:delText>
              </w:r>
            </w:del>
          </w:p>
        </w:tc>
        <w:tc>
          <w:tcPr>
            <w:tcW w:w="1815" w:type="dxa"/>
            <w:shd w:val="clear" w:color="auto" w:fill="auto"/>
            <w:tcMar>
              <w:top w:w="40" w:type="dxa"/>
              <w:left w:w="40" w:type="dxa"/>
              <w:bottom w:w="40" w:type="dxa"/>
              <w:right w:w="40" w:type="dxa"/>
            </w:tcMar>
            <w:vAlign w:val="bottom"/>
          </w:tcPr>
          <w:p w14:paraId="29512C43" w14:textId="77777777" w:rsidR="00847E8C" w:rsidRDefault="003C1572">
            <w:pPr>
              <w:spacing w:line="240" w:lineRule="auto"/>
              <w:jc w:val="center"/>
              <w:rPr>
                <w:del w:id="1301" w:author="Stage 2" w:date="2019-09-04T20:28:00Z"/>
                <w:rFonts w:ascii="Times New Roman" w:eastAsia="Times New Roman" w:hAnsi="Times New Roman" w:cs="Times New Roman"/>
                <w:sz w:val="24"/>
                <w:szCs w:val="24"/>
              </w:rPr>
            </w:pPr>
            <w:del w:id="1302" w:author="Stage 2" w:date="2019-09-04T20:28:00Z">
              <w:r>
                <w:rPr>
                  <w:rFonts w:ascii="Times New Roman" w:eastAsia="Times New Roman" w:hAnsi="Times New Roman" w:cs="Times New Roman"/>
                  <w:sz w:val="24"/>
                  <w:szCs w:val="24"/>
                </w:rPr>
                <w:delText>elicited speech, with speaker looking at a picture</w:delText>
              </w:r>
            </w:del>
          </w:p>
        </w:tc>
        <w:tc>
          <w:tcPr>
            <w:tcW w:w="1635" w:type="dxa"/>
            <w:shd w:val="clear" w:color="auto" w:fill="auto"/>
            <w:tcMar>
              <w:top w:w="40" w:type="dxa"/>
              <w:left w:w="40" w:type="dxa"/>
              <w:bottom w:w="40" w:type="dxa"/>
              <w:right w:w="40" w:type="dxa"/>
            </w:tcMar>
            <w:vAlign w:val="bottom"/>
          </w:tcPr>
          <w:p w14:paraId="2A1BCF06" w14:textId="77777777" w:rsidR="00847E8C" w:rsidRDefault="003C1572">
            <w:pPr>
              <w:spacing w:line="240" w:lineRule="auto"/>
              <w:jc w:val="center"/>
              <w:rPr>
                <w:del w:id="1303" w:author="Stage 2" w:date="2019-09-04T20:28:00Z"/>
                <w:rFonts w:ascii="Times New Roman" w:eastAsia="Times New Roman" w:hAnsi="Times New Roman" w:cs="Times New Roman"/>
                <w:sz w:val="24"/>
                <w:szCs w:val="24"/>
              </w:rPr>
            </w:pPr>
            <w:del w:id="1304" w:author="Stage 2" w:date="2019-09-04T20:28:00Z">
              <w:r>
                <w:rPr>
                  <w:rFonts w:ascii="Times New Roman" w:eastAsia="Times New Roman" w:hAnsi="Times New Roman" w:cs="Times New Roman"/>
                  <w:sz w:val="24"/>
                  <w:szCs w:val="24"/>
                </w:rPr>
                <w:delText>1 min long videos, 2 in each style</w:delText>
              </w:r>
            </w:del>
          </w:p>
        </w:tc>
        <w:tc>
          <w:tcPr>
            <w:tcW w:w="1020" w:type="dxa"/>
            <w:shd w:val="clear" w:color="auto" w:fill="auto"/>
            <w:tcMar>
              <w:top w:w="40" w:type="dxa"/>
              <w:left w:w="40" w:type="dxa"/>
              <w:bottom w:w="40" w:type="dxa"/>
              <w:right w:w="40" w:type="dxa"/>
            </w:tcMar>
            <w:vAlign w:val="bottom"/>
          </w:tcPr>
          <w:p w14:paraId="07E1D401" w14:textId="77777777" w:rsidR="00847E8C" w:rsidRDefault="003C1572">
            <w:pPr>
              <w:spacing w:line="240" w:lineRule="auto"/>
              <w:jc w:val="center"/>
              <w:rPr>
                <w:del w:id="1305" w:author="Stage 2" w:date="2019-09-04T20:28:00Z"/>
                <w:rFonts w:ascii="Times New Roman" w:eastAsia="Times New Roman" w:hAnsi="Times New Roman" w:cs="Times New Roman"/>
                <w:sz w:val="24"/>
                <w:szCs w:val="24"/>
              </w:rPr>
            </w:pPr>
            <w:del w:id="1306" w:author="Stage 2" w:date="2019-09-04T20:28:00Z">
              <w:r>
                <w:rPr>
                  <w:rFonts w:ascii="Times New Roman" w:eastAsia="Times New Roman" w:hAnsi="Times New Roman" w:cs="Times New Roman"/>
                  <w:sz w:val="24"/>
                  <w:szCs w:val="24"/>
                </w:rPr>
                <w:delText>273</w:delText>
              </w:r>
            </w:del>
          </w:p>
        </w:tc>
        <w:tc>
          <w:tcPr>
            <w:tcW w:w="1020" w:type="dxa"/>
            <w:shd w:val="clear" w:color="auto" w:fill="auto"/>
            <w:tcMar>
              <w:top w:w="40" w:type="dxa"/>
              <w:left w:w="40" w:type="dxa"/>
              <w:bottom w:w="40" w:type="dxa"/>
              <w:right w:w="40" w:type="dxa"/>
            </w:tcMar>
            <w:vAlign w:val="bottom"/>
          </w:tcPr>
          <w:p w14:paraId="7D8ECE07" w14:textId="77777777" w:rsidR="00847E8C" w:rsidRDefault="003C1572">
            <w:pPr>
              <w:spacing w:line="240" w:lineRule="auto"/>
              <w:jc w:val="center"/>
              <w:rPr>
                <w:del w:id="1307" w:author="Stage 2" w:date="2019-09-04T20:28:00Z"/>
                <w:rFonts w:ascii="Times New Roman" w:eastAsia="Times New Roman" w:hAnsi="Times New Roman" w:cs="Times New Roman"/>
                <w:sz w:val="24"/>
                <w:szCs w:val="24"/>
              </w:rPr>
            </w:pPr>
            <w:del w:id="1308" w:author="Stage 2" w:date="2019-09-04T20:28:00Z">
              <w:r>
                <w:rPr>
                  <w:rFonts w:ascii="Times New Roman" w:eastAsia="Times New Roman" w:hAnsi="Times New Roman" w:cs="Times New Roman"/>
                  <w:sz w:val="24"/>
                  <w:szCs w:val="24"/>
                </w:rPr>
                <w:delText>225</w:delText>
              </w:r>
            </w:del>
          </w:p>
        </w:tc>
        <w:tc>
          <w:tcPr>
            <w:tcW w:w="1215" w:type="dxa"/>
            <w:shd w:val="clear" w:color="auto" w:fill="auto"/>
            <w:tcMar>
              <w:top w:w="40" w:type="dxa"/>
              <w:left w:w="40" w:type="dxa"/>
              <w:bottom w:w="40" w:type="dxa"/>
              <w:right w:w="40" w:type="dxa"/>
            </w:tcMar>
            <w:vAlign w:val="bottom"/>
          </w:tcPr>
          <w:p w14:paraId="6A82CE10" w14:textId="77777777" w:rsidR="00847E8C" w:rsidRDefault="003C1572">
            <w:pPr>
              <w:spacing w:line="240" w:lineRule="auto"/>
              <w:jc w:val="center"/>
              <w:rPr>
                <w:del w:id="1309" w:author="Stage 2" w:date="2019-09-04T20:28:00Z"/>
                <w:rFonts w:ascii="Times New Roman" w:eastAsia="Times New Roman" w:hAnsi="Times New Roman" w:cs="Times New Roman"/>
                <w:sz w:val="24"/>
                <w:szCs w:val="24"/>
              </w:rPr>
            </w:pPr>
            <w:del w:id="1310" w:author="Stage 2" w:date="2019-09-04T20:28:00Z">
              <w:r>
                <w:rPr>
                  <w:rFonts w:ascii="Times New Roman" w:eastAsia="Times New Roman" w:hAnsi="Times New Roman" w:cs="Times New Roman"/>
                  <w:sz w:val="24"/>
                  <w:szCs w:val="24"/>
                </w:rPr>
                <w:delText>48</w:delText>
              </w:r>
            </w:del>
          </w:p>
        </w:tc>
      </w:tr>
    </w:tbl>
    <w:p w14:paraId="1B994DE4" w14:textId="77777777" w:rsidR="00847E8C" w:rsidRDefault="00847E8C">
      <w:pPr>
        <w:pBdr>
          <w:top w:val="nil"/>
          <w:left w:val="nil"/>
          <w:bottom w:val="nil"/>
          <w:right w:val="nil"/>
          <w:between w:val="nil"/>
        </w:pBdr>
        <w:spacing w:line="480" w:lineRule="auto"/>
        <w:rPr>
          <w:del w:id="1311" w:author="Stage 2" w:date="2019-09-04T20:28:00Z"/>
          <w:rFonts w:ascii="Times New Roman" w:eastAsia="Times New Roman" w:hAnsi="Times New Roman" w:cs="Times New Roman"/>
          <w:sz w:val="24"/>
          <w:szCs w:val="24"/>
        </w:rPr>
      </w:pPr>
    </w:p>
    <w:p w14:paraId="634DD342" w14:textId="77777777" w:rsidR="00847E8C" w:rsidRDefault="003C1572">
      <w:pPr>
        <w:pStyle w:val="Heading2"/>
        <w:pPrChange w:id="1312" w:author="Stage 2" w:date="2019-09-04T20:28:00Z">
          <w:pPr>
            <w:pStyle w:val="Heading2"/>
            <w:pBdr>
              <w:top w:val="nil"/>
              <w:left w:val="nil"/>
              <w:bottom w:val="nil"/>
              <w:right w:val="nil"/>
              <w:between w:val="nil"/>
            </w:pBdr>
          </w:pPr>
        </w:pPrChange>
      </w:pPr>
      <w:bookmarkStart w:id="1313" w:name="_s10upsv5uksz" w:colFirst="0" w:colLast="0"/>
      <w:bookmarkStart w:id="1314" w:name="procedure"/>
      <w:bookmarkEnd w:id="1313"/>
      <w:bookmarkEnd w:id="1314"/>
      <w:r>
        <w:t>Procedure</w:t>
      </w:r>
    </w:p>
    <w:p w14:paraId="503E681A" w14:textId="77777777" w:rsidR="00D350E7" w:rsidRDefault="003C1572">
      <w:pPr>
        <w:pStyle w:val="Heading3"/>
        <w:framePr w:wrap="around"/>
        <w:rPr>
          <w:ins w:id="1315" w:author="Stage 2" w:date="2019-09-04T20:28:00Z"/>
        </w:rPr>
      </w:pPr>
      <w:r>
        <w:rPr>
          <w:rPrChange w:id="1316" w:author="Stage 2" w:date="2019-09-04T20:28:00Z">
            <w:rPr>
              <w:rFonts w:ascii="Times New Roman" w:eastAsia="Times New Roman" w:hAnsi="Times New Roman" w:cs="Times New Roman"/>
              <w:sz w:val="24"/>
              <w:szCs w:val="24"/>
            </w:rPr>
          </w:rPrChange>
        </w:rPr>
        <w:t>Basic Procedure</w:t>
      </w:r>
    </w:p>
    <w:p w14:paraId="1962860E" w14:textId="77777777" w:rsidR="00D350E7" w:rsidRDefault="003C1572">
      <w:pPr>
        <w:pStyle w:val="FirstParagraph"/>
        <w:rPr>
          <w:ins w:id="1317" w:author="Stage 2" w:date="2019-09-04T20:28:00Z"/>
        </w:rPr>
      </w:pPr>
      <w:del w:id="1318" w:author="Stage 2" w:date="2019-09-04T20:28:00Z">
        <w:r>
          <w:rPr>
            <w:rFonts w:eastAsia="Times New Roman" w:cs="Times New Roman"/>
            <w:i/>
          </w:rPr>
          <w:delText>.</w:delText>
        </w:r>
        <w:r>
          <w:rPr>
            <w:rFonts w:eastAsia="Times New Roman" w:cs="Times New Roman"/>
          </w:rPr>
          <w:delText xml:space="preserve"> </w:delText>
        </w:r>
      </w:del>
      <w:r>
        <w:rPr>
          <w:rPrChange w:id="1319" w:author="Stage 2" w:date="2019-09-04T20:28:00Z">
            <w:rPr>
              <w:rFonts w:eastAsia="Times New Roman" w:cs="Times New Roman"/>
            </w:rPr>
          </w:rPrChange>
        </w:rPr>
        <w:t xml:space="preserve">Each lab used the testing paradigm(s) with </w:t>
      </w:r>
      <w:r>
        <w:rPr>
          <w:rPrChange w:id="1320" w:author="Stage 2" w:date="2019-09-04T20:28:00Z">
            <w:rPr>
              <w:rFonts w:eastAsia="Times New Roman" w:cs="Times New Roman"/>
            </w:rPr>
          </w:rPrChange>
        </w:rPr>
        <w:t xml:space="preserve">which they were most familiar, among variants of three widely-used measurement methods: </w:t>
      </w:r>
      <w:ins w:id="1321" w:author="Stage 2" w:date="2019-09-04T20:28:00Z">
        <w:r>
          <w:t>20 laboratories use</w:t>
        </w:r>
        <w:r>
          <w:t xml:space="preserve">d </w:t>
        </w:r>
      </w:ins>
      <w:r>
        <w:rPr>
          <w:rPrChange w:id="1322" w:author="Stage 2" w:date="2019-09-04T20:28:00Z">
            <w:rPr>
              <w:rFonts w:eastAsia="Times New Roman" w:cs="Times New Roman"/>
            </w:rPr>
          </w:rPrChange>
        </w:rPr>
        <w:t xml:space="preserve">the </w:t>
      </w:r>
      <w:del w:id="1323" w:author="Stage 2" w:date="2019-09-04T20:28:00Z">
        <w:r>
          <w:rPr>
            <w:rFonts w:eastAsia="Times New Roman" w:cs="Times New Roman"/>
          </w:rPr>
          <w:delText>Head-turn Preference Procedure (</w:delText>
        </w:r>
      </w:del>
      <w:r>
        <w:rPr>
          <w:rPrChange w:id="1324" w:author="Stage 2" w:date="2019-09-04T20:28:00Z">
            <w:rPr>
              <w:rFonts w:eastAsia="Times New Roman" w:cs="Times New Roman"/>
            </w:rPr>
          </w:rPrChange>
        </w:rPr>
        <w:t>HPP</w:t>
      </w:r>
      <w:ins w:id="1325" w:author="Stage 2" w:date="2019-09-04T20:28:00Z">
        <w:r>
          <w:t>, 16 used</w:t>
        </w:r>
      </w:ins>
      <w:del w:id="1326" w:author="Stage 2" w:date="2019-09-04T20:28:00Z">
        <w:r>
          <w:rPr>
            <w:rFonts w:eastAsia="Times New Roman" w:cs="Times New Roman"/>
          </w:rPr>
          <w:delText>),</w:delText>
        </w:r>
      </w:del>
      <w:r>
        <w:rPr>
          <w:rPrChange w:id="1327" w:author="Stage 2" w:date="2019-09-04T20:28:00Z">
            <w:rPr>
              <w:rFonts w:eastAsia="Times New Roman" w:cs="Times New Roman"/>
            </w:rPr>
          </w:rPrChange>
        </w:rPr>
        <w:t xml:space="preserve"> the single-screen central visual-fixation preference procedure (CF), </w:t>
      </w:r>
      <w:ins w:id="1328" w:author="Stage 2" w:date="2019-09-04T20:28:00Z">
        <w:r>
          <w:t>and 27 used</w:t>
        </w:r>
      </w:ins>
      <w:del w:id="1329" w:author="Stage 2" w:date="2019-09-04T20:28:00Z">
        <w:r>
          <w:rPr>
            <w:rFonts w:eastAsia="Times New Roman" w:cs="Times New Roman"/>
          </w:rPr>
          <w:delText>or</w:delText>
        </w:r>
      </w:del>
      <w:r>
        <w:rPr>
          <w:rPrChange w:id="1330" w:author="Stage 2" w:date="2019-09-04T20:28:00Z">
            <w:rPr>
              <w:rFonts w:eastAsia="Times New Roman" w:cs="Times New Roman"/>
            </w:rPr>
          </w:rPrChange>
        </w:rPr>
        <w:t xml:space="preserve"> single-screen central visual fixation with fixations r</w:t>
      </w:r>
      <w:r>
        <w:rPr>
          <w:rPrChange w:id="1331" w:author="Stage 2" w:date="2019-09-04T20:28:00Z">
            <w:rPr>
              <w:rFonts w:eastAsia="Times New Roman" w:cs="Times New Roman"/>
            </w:rPr>
          </w:rPrChange>
        </w:rPr>
        <w:t>ecorded by a corneal-reflection eye</w:t>
      </w:r>
      <w:ins w:id="1332" w:author="Stage 2" w:date="2019-09-04T20:28:00Z">
        <w:r>
          <w:t xml:space="preserve"> </w:t>
        </w:r>
      </w:ins>
      <w:del w:id="1333" w:author="Stage 2" w:date="2019-09-04T20:28:00Z">
        <w:r>
          <w:rPr>
            <w:rFonts w:eastAsia="Times New Roman" w:cs="Times New Roman"/>
          </w:rPr>
          <w:delText>-</w:delText>
        </w:r>
      </w:del>
      <w:r>
        <w:rPr>
          <w:rPrChange w:id="1334" w:author="Stage 2" w:date="2019-09-04T20:28:00Z">
            <w:rPr>
              <w:rFonts w:eastAsia="Times New Roman" w:cs="Times New Roman"/>
            </w:rPr>
          </w:rPrChange>
        </w:rPr>
        <w:t>tracker (ET</w:t>
      </w:r>
      <w:ins w:id="1335" w:author="Stage 2" w:date="2019-09-04T20:28:00Z">
        <w:r>
          <w:t>); four labs contributed data using two different metho</w:t>
        </w:r>
        <w:r>
          <w:t>ds. All procedural</w:t>
        </w:r>
      </w:ins>
      <w:del w:id="1336" w:author="Stage 2" w:date="2019-09-04T20:28:00Z">
        <w:r>
          <w:rPr>
            <w:rFonts w:eastAsia="Times New Roman" w:cs="Times New Roman"/>
          </w:rPr>
          <w:delText xml:space="preserve">). </w:delText>
        </w:r>
        <w:r>
          <w:rPr>
            <w:rFonts w:eastAsia="Times New Roman" w:cs="Times New Roman"/>
            <w:highlight w:val="yellow"/>
          </w:rPr>
          <w:delText>XXX</w:delText>
        </w:r>
        <w:r>
          <w:rPr>
            <w:rFonts w:eastAsia="Times New Roman" w:cs="Times New Roman"/>
          </w:rPr>
          <w:delText xml:space="preserve"> laboratories used an infant-controlled Head-turn Preference Procedure, </w:delText>
        </w:r>
        <w:r>
          <w:rPr>
            <w:rFonts w:eastAsia="Times New Roman" w:cs="Times New Roman"/>
            <w:highlight w:val="yellow"/>
          </w:rPr>
          <w:delText>YYY</w:delText>
        </w:r>
        <w:r>
          <w:rPr>
            <w:rFonts w:eastAsia="Times New Roman" w:cs="Times New Roman"/>
          </w:rPr>
          <w:delText xml:space="preserve"> used a central screen design, </w:delText>
        </w:r>
        <w:r>
          <w:rPr>
            <w:rFonts w:eastAsia="Times New Roman" w:cs="Times New Roman"/>
            <w:highlight w:val="yellow"/>
          </w:rPr>
          <w:delText>ZZZ</w:delText>
        </w:r>
        <w:r>
          <w:rPr>
            <w:rFonts w:eastAsia="Times New Roman" w:cs="Times New Roman"/>
          </w:rPr>
          <w:delText xml:space="preserve"> used an eye-tracker. Procedural</w:delText>
        </w:r>
      </w:del>
      <w:r>
        <w:rPr>
          <w:rPrChange w:id="1337" w:author="Stage 2" w:date="2019-09-04T20:28:00Z">
            <w:rPr>
              <w:rFonts w:eastAsia="Times New Roman" w:cs="Times New Roman"/>
            </w:rPr>
          </w:rPrChange>
        </w:rPr>
        <w:t xml:space="preserve"> instructions to participant labs can be found at </w:t>
      </w:r>
      <w:ins w:id="1338" w:author="Stage 2" w:date="2019-09-04T20:28:00Z">
        <w:r>
          <w:fldChar w:fldCharType="begin"/>
        </w:r>
        <w:r>
          <w:instrText xml:space="preserve"> HYPERLINK \h </w:instrText>
        </w:r>
        <w:r>
          <w:fldChar w:fldCharType="separate"/>
        </w:r>
        <w:r>
          <w:rPr>
            <w:rStyle w:val="Hyperlink"/>
          </w:rPr>
          <w:t>https://osf.io/s3jca/</w:t>
        </w:r>
        <w:r>
          <w:rPr>
            <w:rStyle w:val="Hyperlink"/>
          </w:rPr>
          <w:fldChar w:fldCharType="end"/>
        </w:r>
        <w:r>
          <w:t>.</w:t>
        </w:r>
      </w:ins>
    </w:p>
    <w:p w14:paraId="3BAE63FE" w14:textId="0F5DB7D8" w:rsidR="00847E8C" w:rsidRDefault="003C1572">
      <w:pPr>
        <w:pStyle w:val="BodyText"/>
        <w:rPr>
          <w:rPrChange w:id="1339" w:author="Stage 2" w:date="2019-09-04T20:28:00Z">
            <w:rPr>
              <w:rFonts w:ascii="Times New Roman" w:eastAsia="Times New Roman" w:hAnsi="Times New Roman" w:cs="Times New Roman"/>
              <w:sz w:val="24"/>
              <w:szCs w:val="24"/>
            </w:rPr>
          </w:rPrChange>
        </w:rPr>
        <w:pPrChange w:id="1340" w:author="Stage 2" w:date="2019-09-04T20:28:00Z">
          <w:pPr>
            <w:pBdr>
              <w:top w:val="nil"/>
              <w:left w:val="nil"/>
              <w:bottom w:val="nil"/>
              <w:right w:val="nil"/>
              <w:between w:val="nil"/>
            </w:pBdr>
            <w:spacing w:line="480" w:lineRule="auto"/>
            <w:ind w:firstLine="720"/>
          </w:pPr>
        </w:pPrChange>
      </w:pPr>
      <w:del w:id="1341" w:author="Stage 2" w:date="2019-09-04T20:28:00Z">
        <w:r>
          <w:rPr>
            <w:rFonts w:eastAsia="Times New Roman" w:cs="Times New Roman"/>
            <w:highlight w:val="yellow"/>
          </w:rPr>
          <w:delText>LINK</w:delText>
        </w:r>
        <w:r>
          <w:rPr>
            <w:rFonts w:eastAsia="Times New Roman" w:cs="Times New Roman"/>
          </w:rPr>
          <w:delText xml:space="preserve">. </w:delText>
        </w:r>
      </w:del>
      <w:r>
        <w:rPr>
          <w:rPrChange w:id="1342" w:author="Stage 2" w:date="2019-09-04T20:28:00Z">
            <w:rPr>
              <w:rFonts w:ascii="Times New Roman" w:eastAsia="Times New Roman" w:hAnsi="Times New Roman" w:cs="Times New Roman"/>
              <w:sz w:val="24"/>
              <w:szCs w:val="24"/>
            </w:rPr>
          </w:rPrChange>
        </w:rPr>
        <w:t>To min</w:t>
      </w:r>
      <w:r>
        <w:rPr>
          <w:rPrChange w:id="1343" w:author="Stage 2" w:date="2019-09-04T20:28:00Z">
            <w:rPr>
              <w:rFonts w:ascii="Times New Roman" w:eastAsia="Times New Roman" w:hAnsi="Times New Roman" w:cs="Times New Roman"/>
              <w:sz w:val="24"/>
              <w:szCs w:val="24"/>
            </w:rPr>
          </w:rPrChange>
        </w:rPr>
        <w:t>imize researcher degrees of freedom, we asked participating labs to adhere to our instructions closely. Deviations from the basic protocol for each paradigm were necessary in some cases due to variation in the software and procedures used in each laborator</w:t>
      </w:r>
      <w:r>
        <w:rPr>
          <w:rPrChange w:id="1344" w:author="Stage 2" w:date="2019-09-04T20:28:00Z">
            <w:rPr>
              <w:rFonts w:ascii="Times New Roman" w:eastAsia="Times New Roman" w:hAnsi="Times New Roman" w:cs="Times New Roman"/>
              <w:sz w:val="24"/>
              <w:szCs w:val="24"/>
            </w:rPr>
          </w:rPrChange>
        </w:rPr>
        <w:t>y and were documented for future analysis.</w:t>
      </w:r>
      <w:del w:id="1345" w:author="Stage 2" w:date="2019-09-04T20:28:00Z">
        <w:r>
          <w:rPr>
            <w:rFonts w:eastAsia="Times New Roman" w:cs="Times New Roman"/>
          </w:rPr>
          <w:delText xml:space="preserve"> </w:delText>
        </w:r>
      </w:del>
    </w:p>
    <w:p w14:paraId="4783D2F1" w14:textId="77777777" w:rsidR="00D350E7" w:rsidRDefault="003C1572">
      <w:pPr>
        <w:pStyle w:val="Heading3"/>
        <w:framePr w:wrap="around"/>
        <w:rPr>
          <w:ins w:id="1346" w:author="Stage 2" w:date="2019-09-04T20:28:00Z"/>
        </w:rPr>
      </w:pPr>
      <w:r>
        <w:rPr>
          <w:rPrChange w:id="1347" w:author="Stage 2" w:date="2019-09-04T20:28:00Z">
            <w:rPr>
              <w:rFonts w:ascii="Times New Roman" w:eastAsia="Times New Roman" w:hAnsi="Times New Roman" w:cs="Times New Roman"/>
              <w:sz w:val="24"/>
              <w:szCs w:val="24"/>
            </w:rPr>
          </w:rPrChange>
        </w:rPr>
        <w:t>1st vs.</w:t>
      </w:r>
      <w:ins w:id="1348" w:author="Stage 2" w:date="2019-09-04T20:28:00Z">
        <w:r>
          <w:t> </w:t>
        </w:r>
      </w:ins>
      <w:del w:id="1349" w:author="Stage 2" w:date="2019-09-04T20:28:00Z">
        <w:r>
          <w:rPr>
            <w:rFonts w:eastAsia="Times New Roman" w:cs="Times New Roman"/>
            <w:i/>
            <w:szCs w:val="24"/>
          </w:rPr>
          <w:delText xml:space="preserve"> </w:delText>
        </w:r>
      </w:del>
      <w:r>
        <w:rPr>
          <w:rPrChange w:id="1350" w:author="Stage 2" w:date="2019-09-04T20:28:00Z">
            <w:rPr>
              <w:rFonts w:ascii="Times New Roman" w:eastAsia="Times New Roman" w:hAnsi="Times New Roman" w:cs="Times New Roman"/>
              <w:sz w:val="24"/>
              <w:szCs w:val="24"/>
            </w:rPr>
          </w:rPrChange>
        </w:rPr>
        <w:t>2nd test session</w:t>
      </w:r>
      <w:r>
        <w:rPr>
          <w:rPrChange w:id="1351" w:author="Stage 2" w:date="2019-09-04T20:28:00Z">
            <w:rPr>
              <w:rFonts w:ascii="Times New Roman" w:eastAsia="Times New Roman" w:hAnsi="Times New Roman" w:cs="Times New Roman"/>
              <w:sz w:val="24"/>
              <w:szCs w:val="24"/>
            </w:rPr>
          </w:rPrChange>
        </w:rPr>
        <w:t>.</w:t>
      </w:r>
    </w:p>
    <w:p w14:paraId="2C3ED906" w14:textId="73BD7D7B" w:rsidR="00847E8C" w:rsidRDefault="003C1572">
      <w:pPr>
        <w:pStyle w:val="FirstParagraph"/>
        <w:rPr>
          <w:rFonts w:eastAsia="Times New Roman" w:cs="Times New Roman"/>
        </w:rPr>
        <w:pPrChange w:id="1352" w:author="Stage 2" w:date="2019-09-04T20:28:00Z">
          <w:pPr>
            <w:pBdr>
              <w:top w:val="nil"/>
              <w:left w:val="nil"/>
              <w:bottom w:val="nil"/>
              <w:right w:val="nil"/>
              <w:between w:val="nil"/>
            </w:pBdr>
            <w:spacing w:line="480" w:lineRule="auto"/>
            <w:ind w:firstLine="720"/>
          </w:pPr>
        </w:pPrChange>
      </w:pPr>
      <w:del w:id="1353" w:author="Stage 2" w:date="2019-09-04T20:28:00Z">
        <w:r>
          <w:rPr>
            <w:rFonts w:eastAsia="Times New Roman" w:cs="Times New Roman"/>
          </w:rPr>
          <w:delText xml:space="preserve"> </w:delText>
        </w:r>
      </w:del>
      <w:r>
        <w:rPr>
          <w:rPrChange w:id="1354" w:author="Stage 2" w:date="2019-09-04T20:28:00Z">
            <w:rPr>
              <w:rFonts w:ascii="Times New Roman" w:eastAsia="Times New Roman" w:hAnsi="Times New Roman" w:cs="Times New Roman"/>
              <w:sz w:val="24"/>
              <w:szCs w:val="24"/>
            </w:rPr>
          </w:rPrChange>
        </w:rPr>
        <w:t>In some laboratories, infants were sometimes tested in an unrelated experiment during their visit, either prior to or following the IDS preference experiment. Each lab noted whether infa</w:t>
      </w:r>
      <w:r>
        <w:rPr>
          <w:rPrChange w:id="1355" w:author="Stage 2" w:date="2019-09-04T20:28:00Z">
            <w:rPr>
              <w:rFonts w:ascii="Times New Roman" w:eastAsia="Times New Roman" w:hAnsi="Times New Roman" w:cs="Times New Roman"/>
              <w:sz w:val="24"/>
              <w:szCs w:val="24"/>
            </w:rPr>
          </w:rPrChange>
        </w:rPr>
        <w:t>nts completed the IDS preference experiment as their 1st (and possibly only) or 2nd test session.</w:t>
      </w:r>
    </w:p>
    <w:p w14:paraId="274039C0" w14:textId="77777777" w:rsidR="00D350E7" w:rsidRDefault="003C1572">
      <w:pPr>
        <w:pStyle w:val="Heading3"/>
        <w:framePr w:wrap="around"/>
        <w:rPr>
          <w:ins w:id="1356" w:author="Stage 2" w:date="2019-09-04T20:28:00Z"/>
        </w:rPr>
      </w:pPr>
      <w:r>
        <w:rPr>
          <w:rPrChange w:id="1357" w:author="Stage 2" w:date="2019-09-04T20:28:00Z">
            <w:rPr>
              <w:rFonts w:ascii="Times New Roman" w:eastAsia="Times New Roman" w:hAnsi="Times New Roman" w:cs="Times New Roman"/>
              <w:sz w:val="24"/>
              <w:szCs w:val="24"/>
            </w:rPr>
          </w:rPrChange>
        </w:rPr>
        <w:t>Onset of each trial</w:t>
      </w:r>
    </w:p>
    <w:p w14:paraId="0218752E" w14:textId="65F43830" w:rsidR="00847E8C" w:rsidRDefault="003C1572">
      <w:pPr>
        <w:pStyle w:val="FirstParagraph"/>
        <w:rPr>
          <w:rFonts w:eastAsia="Times New Roman" w:cs="Times New Roman"/>
        </w:rPr>
        <w:pPrChange w:id="1358" w:author="Stage 2" w:date="2019-09-04T20:28:00Z">
          <w:pPr>
            <w:pBdr>
              <w:top w:val="nil"/>
              <w:left w:val="nil"/>
              <w:bottom w:val="nil"/>
              <w:right w:val="nil"/>
              <w:between w:val="nil"/>
            </w:pBdr>
            <w:spacing w:line="480" w:lineRule="auto"/>
            <w:ind w:firstLine="720"/>
          </w:pPr>
        </w:pPrChange>
      </w:pPr>
      <w:del w:id="1359" w:author="Stage 2" w:date="2019-09-04T20:28:00Z">
        <w:r>
          <w:rPr>
            <w:rFonts w:eastAsia="Times New Roman" w:cs="Times New Roman"/>
          </w:rPr>
          <w:lastRenderedPageBreak/>
          <w:delText xml:space="preserve">. </w:delText>
        </w:r>
      </w:del>
      <w:r>
        <w:rPr>
          <w:rPrChange w:id="1360" w:author="Stage 2" w:date="2019-09-04T20:28:00Z">
            <w:rPr>
              <w:rFonts w:ascii="Times New Roman" w:eastAsia="Times New Roman" w:hAnsi="Times New Roman" w:cs="Times New Roman"/>
              <w:sz w:val="24"/>
              <w:szCs w:val="24"/>
            </w:rPr>
          </w:rPrChange>
        </w:rPr>
        <w:t xml:space="preserve">At the beginning of each trial, a centrally positioned visual stimulus (typically </w:t>
      </w:r>
      <w:ins w:id="1361" w:author="Stage 2" w:date="2019-09-04T20:28:00Z">
        <w:r>
          <w:t>the study’s standard attention getter</w:t>
        </w:r>
      </w:ins>
      <w:del w:id="1362" w:author="Stage 2" w:date="2019-09-04T20:28:00Z">
        <w:r>
          <w:rPr>
            <w:rFonts w:eastAsia="Times New Roman" w:cs="Times New Roman"/>
          </w:rPr>
          <w:delText>a laughing baby</w:delText>
        </w:r>
      </w:del>
      <w:r>
        <w:rPr>
          <w:rPrChange w:id="1363" w:author="Stage 2" w:date="2019-09-04T20:28:00Z">
            <w:rPr>
              <w:rFonts w:ascii="Times New Roman" w:eastAsia="Times New Roman" w:hAnsi="Times New Roman" w:cs="Times New Roman"/>
              <w:sz w:val="24"/>
              <w:szCs w:val="24"/>
            </w:rPr>
          </w:rPrChange>
        </w:rPr>
        <w:t xml:space="preserve">, or a light in some HPP labs) was used </w:t>
      </w:r>
      <w:r>
        <w:rPr>
          <w:rPrChange w:id="1364" w:author="Stage 2" w:date="2019-09-04T20:28:00Z">
            <w:rPr>
              <w:rFonts w:ascii="Times New Roman" w:eastAsia="Times New Roman" w:hAnsi="Times New Roman" w:cs="Times New Roman"/>
              <w:sz w:val="24"/>
              <w:szCs w:val="24"/>
            </w:rPr>
          </w:rPrChange>
        </w:rPr>
        <w:t>to attract the infant’s attention. Upon fixation, this event was followed by a visual stimulus (a checkerboard for CF and ET, a light or a similar video for HPP). The stimulus appeared to the left or right of the infant in HPP setups and in the center in C</w:t>
      </w:r>
      <w:r>
        <w:rPr>
          <w:rPrChange w:id="1365" w:author="Stage 2" w:date="2019-09-04T20:28:00Z">
            <w:rPr>
              <w:rFonts w:ascii="Times New Roman" w:eastAsia="Times New Roman" w:hAnsi="Times New Roman" w:cs="Times New Roman"/>
              <w:sz w:val="24"/>
              <w:szCs w:val="24"/>
            </w:rPr>
          </w:rPrChange>
        </w:rPr>
        <w:t>F and ET setups.</w:t>
      </w:r>
    </w:p>
    <w:p w14:paraId="651C878A" w14:textId="77777777" w:rsidR="00D350E7" w:rsidRDefault="003C1572">
      <w:pPr>
        <w:pStyle w:val="Heading3"/>
        <w:framePr w:wrap="around"/>
        <w:rPr>
          <w:ins w:id="1366" w:author="Stage 2" w:date="2019-09-04T20:28:00Z"/>
        </w:rPr>
      </w:pPr>
      <w:bookmarkStart w:id="1367" w:name="trials"/>
      <w:bookmarkEnd w:id="1367"/>
      <w:r>
        <w:rPr>
          <w:rPrChange w:id="1368" w:author="Stage 2" w:date="2019-09-04T20:28:00Z">
            <w:rPr>
              <w:rFonts w:ascii="Times New Roman" w:eastAsia="Times New Roman" w:hAnsi="Times New Roman" w:cs="Times New Roman"/>
              <w:sz w:val="24"/>
              <w:szCs w:val="24"/>
            </w:rPr>
          </w:rPrChange>
        </w:rPr>
        <w:t>Trials</w:t>
      </w:r>
    </w:p>
    <w:p w14:paraId="7F540973" w14:textId="20831DB4" w:rsidR="00847E8C" w:rsidRDefault="003C1572">
      <w:pPr>
        <w:pStyle w:val="FirstParagraph"/>
        <w:rPr>
          <w:rFonts w:eastAsia="Times New Roman" w:cs="Times New Roman"/>
        </w:rPr>
        <w:pPrChange w:id="1369" w:author="Stage 2" w:date="2019-09-04T20:28:00Z">
          <w:pPr>
            <w:pBdr>
              <w:top w:val="nil"/>
              <w:left w:val="nil"/>
              <w:bottom w:val="nil"/>
              <w:right w:val="nil"/>
              <w:between w:val="nil"/>
            </w:pBdr>
            <w:spacing w:line="480" w:lineRule="auto"/>
            <w:ind w:firstLine="720"/>
          </w:pPr>
        </w:pPrChange>
      </w:pPr>
      <w:del w:id="1370" w:author="Stage 2" w:date="2019-09-04T20:28:00Z">
        <w:r>
          <w:rPr>
            <w:rFonts w:eastAsia="Times New Roman" w:cs="Times New Roman"/>
          </w:rPr>
          <w:delText xml:space="preserve">. </w:delText>
        </w:r>
      </w:del>
      <w:r>
        <w:rPr>
          <w:rPrChange w:id="1371" w:author="Stage 2" w:date="2019-09-04T20:28:00Z">
            <w:rPr>
              <w:rFonts w:ascii="Times New Roman" w:eastAsia="Times New Roman" w:hAnsi="Times New Roman" w:cs="Times New Roman"/>
              <w:sz w:val="24"/>
              <w:szCs w:val="24"/>
            </w:rPr>
          </w:rPrChange>
        </w:rPr>
        <w:t xml:space="preserve">At the beginning of the session, there were </w:t>
      </w:r>
      <w:ins w:id="1372" w:author="Stage 2" w:date="2019-09-04T20:28:00Z">
        <w:r>
          <w:t>two</w:t>
        </w:r>
      </w:ins>
      <w:del w:id="1373" w:author="Stage 2" w:date="2019-09-04T20:28:00Z">
        <w:r>
          <w:rPr>
            <w:rFonts w:eastAsia="Times New Roman" w:cs="Times New Roman"/>
          </w:rPr>
          <w:delText>2</w:delText>
        </w:r>
      </w:del>
      <w:r>
        <w:rPr>
          <w:rPrChange w:id="1374" w:author="Stage 2" w:date="2019-09-04T20:28:00Z">
            <w:rPr>
              <w:rFonts w:ascii="Times New Roman" w:eastAsia="Times New Roman" w:hAnsi="Times New Roman" w:cs="Times New Roman"/>
              <w:sz w:val="24"/>
              <w:szCs w:val="24"/>
            </w:rPr>
          </w:rPrChange>
        </w:rPr>
        <w:t xml:space="preserve"> warm-up trials that familiarized infants with the general procedure. The auditory stimulus for warm-up trials was an 18-second clip of </w:t>
      </w:r>
      <w:del w:id="1375" w:author="Stage 2" w:date="2019-09-04T20:28:00Z">
        <w:r>
          <w:rPr>
            <w:rFonts w:eastAsia="Times New Roman" w:cs="Times New Roman"/>
          </w:rPr>
          <w:delText xml:space="preserve">pleasant </w:delText>
        </w:r>
      </w:del>
      <w:r>
        <w:rPr>
          <w:rPrChange w:id="1376" w:author="Stage 2" w:date="2019-09-04T20:28:00Z">
            <w:rPr>
              <w:rFonts w:ascii="Times New Roman" w:eastAsia="Times New Roman" w:hAnsi="Times New Roman" w:cs="Times New Roman"/>
              <w:sz w:val="24"/>
              <w:szCs w:val="24"/>
            </w:rPr>
          </w:rPrChange>
        </w:rPr>
        <w:t xml:space="preserve">piano music, and the visual stimulus was </w:t>
      </w:r>
      <w:r>
        <w:rPr>
          <w:rPrChange w:id="1377" w:author="Stage 2" w:date="2019-09-04T20:28:00Z">
            <w:rPr>
              <w:rFonts w:ascii="Times New Roman" w:eastAsia="Times New Roman" w:hAnsi="Times New Roman" w:cs="Times New Roman"/>
              <w:sz w:val="24"/>
              <w:szCs w:val="24"/>
            </w:rPr>
          </w:rPrChange>
        </w:rPr>
        <w:t>identical to the test trials. These trials familiarized infants to the general experimental setup and highlighted the contingency between looking at the visual display and the onset of the auditory stimulus. We did not analyze data from these trials. Train</w:t>
      </w:r>
      <w:r>
        <w:rPr>
          <w:rPrChange w:id="1378" w:author="Stage 2" w:date="2019-09-04T20:28:00Z">
            <w:rPr>
              <w:rFonts w:ascii="Times New Roman" w:eastAsia="Times New Roman" w:hAnsi="Times New Roman" w:cs="Times New Roman"/>
              <w:sz w:val="24"/>
              <w:szCs w:val="24"/>
            </w:rPr>
          </w:rPrChange>
        </w:rPr>
        <w:t xml:space="preserve">ing trials were then followed by </w:t>
      </w:r>
      <w:ins w:id="1379" w:author="Stage 2" w:date="2019-09-04T20:28:00Z">
        <w:r>
          <w:t>up to</w:t>
        </w:r>
      </w:ins>
      <w:del w:id="1380" w:author="Stage 2" w:date="2019-09-04T20:28:00Z">
        <w:r>
          <w:rPr>
            <w:rFonts w:eastAsia="Times New Roman" w:cs="Times New Roman"/>
          </w:rPr>
          <w:delText>the</w:delText>
        </w:r>
      </w:del>
      <w:r>
        <w:rPr>
          <w:rPrChange w:id="1381" w:author="Stage 2" w:date="2019-09-04T20:28:00Z">
            <w:rPr>
              <w:rFonts w:ascii="Times New Roman" w:eastAsia="Times New Roman" w:hAnsi="Times New Roman" w:cs="Times New Roman"/>
              <w:sz w:val="24"/>
              <w:szCs w:val="24"/>
            </w:rPr>
          </w:rPrChange>
        </w:rPr>
        <w:t xml:space="preserve"> 16 test trials presenting the IDS and ADS auditory stimuli.</w:t>
      </w:r>
    </w:p>
    <w:p w14:paraId="61174620" w14:textId="77777777" w:rsidR="00D350E7" w:rsidRDefault="003C1572">
      <w:pPr>
        <w:pStyle w:val="Heading3"/>
        <w:framePr w:wrap="around"/>
        <w:rPr>
          <w:ins w:id="1382" w:author="Stage 2" w:date="2019-09-04T20:28:00Z"/>
        </w:rPr>
      </w:pPr>
      <w:r>
        <w:rPr>
          <w:rPrChange w:id="1383" w:author="Stage 2" w:date="2019-09-04T20:28:00Z">
            <w:rPr>
              <w:rFonts w:ascii="Times New Roman" w:eastAsia="Times New Roman" w:hAnsi="Times New Roman" w:cs="Times New Roman"/>
              <w:sz w:val="24"/>
              <w:szCs w:val="24"/>
            </w:rPr>
          </w:rPrChange>
        </w:rPr>
        <w:t>Minimum looking time</w:t>
      </w:r>
    </w:p>
    <w:p w14:paraId="55FB7345" w14:textId="54EA1B41" w:rsidR="00847E8C" w:rsidRDefault="003C1572">
      <w:pPr>
        <w:pStyle w:val="FirstParagraph"/>
        <w:rPr>
          <w:rPrChange w:id="1384" w:author="Stage 2" w:date="2019-09-04T20:28:00Z">
            <w:rPr>
              <w:rFonts w:ascii="Times New Roman" w:eastAsia="Times New Roman" w:hAnsi="Times New Roman" w:cs="Times New Roman"/>
              <w:sz w:val="24"/>
              <w:szCs w:val="24"/>
            </w:rPr>
          </w:rPrChange>
        </w:rPr>
        <w:pPrChange w:id="1385" w:author="Stage 2" w:date="2019-09-04T20:28:00Z">
          <w:pPr>
            <w:pBdr>
              <w:top w:val="nil"/>
              <w:left w:val="nil"/>
              <w:bottom w:val="nil"/>
              <w:right w:val="nil"/>
              <w:between w:val="nil"/>
            </w:pBdr>
            <w:spacing w:line="480" w:lineRule="auto"/>
            <w:ind w:firstLine="720"/>
          </w:pPr>
        </w:pPrChange>
      </w:pPr>
      <w:del w:id="1386" w:author="Stage 2" w:date="2019-09-04T20:28:00Z">
        <w:r>
          <w:rPr>
            <w:rFonts w:eastAsia="Times New Roman" w:cs="Times New Roman"/>
          </w:rPr>
          <w:delText xml:space="preserve">. </w:delText>
        </w:r>
      </w:del>
      <w:r>
        <w:rPr>
          <w:rPrChange w:id="1387" w:author="Stage 2" w:date="2019-09-04T20:28:00Z">
            <w:rPr>
              <w:rFonts w:ascii="Times New Roman" w:eastAsia="Times New Roman" w:hAnsi="Times New Roman" w:cs="Times New Roman"/>
              <w:sz w:val="24"/>
              <w:szCs w:val="24"/>
            </w:rPr>
          </w:rPrChange>
        </w:rPr>
        <w:t>There was no minimum</w:t>
      </w:r>
      <w:ins w:id="1388" w:author="Stage 2" w:date="2019-09-04T20:28:00Z">
        <w:r>
          <w:t xml:space="preserve"> required</w:t>
        </w:r>
      </w:ins>
      <w:r>
        <w:rPr>
          <w:rPrChange w:id="1389" w:author="Stage 2" w:date="2019-09-04T20:28:00Z">
            <w:rPr>
              <w:rFonts w:ascii="Times New Roman" w:eastAsia="Times New Roman" w:hAnsi="Times New Roman" w:cs="Times New Roman"/>
              <w:sz w:val="24"/>
              <w:szCs w:val="24"/>
            </w:rPr>
          </w:rPrChange>
        </w:rPr>
        <w:t xml:space="preserve"> looking time during data collection (i.e., trials were never repeated). A minimum looking time of 2 s was used durin</w:t>
      </w:r>
      <w:r>
        <w:rPr>
          <w:rPrChange w:id="1390" w:author="Stage 2" w:date="2019-09-04T20:28:00Z">
            <w:rPr>
              <w:rFonts w:ascii="Times New Roman" w:eastAsia="Times New Roman" w:hAnsi="Times New Roman" w:cs="Times New Roman"/>
              <w:sz w:val="24"/>
              <w:szCs w:val="24"/>
            </w:rPr>
          </w:rPrChange>
        </w:rPr>
        <w:t>g analysis for inclusion of a trial. The 2-s minimum trial time was chosen after discussion across laboratories regarding typical standards of practice on minimum trial length, which varied considerably across laboratories. This criterion was selected to e</w:t>
      </w:r>
      <w:r>
        <w:rPr>
          <w:rPrChange w:id="1391" w:author="Stage 2" w:date="2019-09-04T20:28:00Z">
            <w:rPr>
              <w:rFonts w:ascii="Times New Roman" w:eastAsia="Times New Roman" w:hAnsi="Times New Roman" w:cs="Times New Roman"/>
              <w:sz w:val="24"/>
              <w:szCs w:val="24"/>
            </w:rPr>
          </w:rPrChange>
        </w:rPr>
        <w:t>nsure that the infant had sufficient time to hear enough of the stimulus to discriminate IDS from ADS.</w:t>
      </w:r>
      <w:del w:id="1392" w:author="Stage 2" w:date="2019-09-04T20:28:00Z">
        <w:r>
          <w:rPr>
            <w:rFonts w:eastAsia="Times New Roman" w:cs="Times New Roman"/>
          </w:rPr>
          <w:delText xml:space="preserve"> We excluded </w:delText>
        </w:r>
        <w:r>
          <w:rPr>
            <w:rFonts w:eastAsia="Times New Roman" w:cs="Times New Roman"/>
            <w:highlight w:val="yellow"/>
          </w:rPr>
          <w:delText>XYZ</w:delText>
        </w:r>
        <w:r>
          <w:rPr>
            <w:rFonts w:eastAsia="Times New Roman" w:cs="Times New Roman"/>
          </w:rPr>
          <w:delText xml:space="preserve"> trials (</w:delText>
        </w:r>
        <w:r>
          <w:rPr>
            <w:rFonts w:eastAsia="Times New Roman" w:cs="Times New Roman"/>
            <w:highlight w:val="yellow"/>
          </w:rPr>
          <w:delText>XYZ</w:delText>
        </w:r>
        <w:r>
          <w:rPr>
            <w:rFonts w:eastAsia="Times New Roman" w:cs="Times New Roman"/>
          </w:rPr>
          <w:delText xml:space="preserve">%) with total looking times shorter than 2 s. </w:delText>
        </w:r>
      </w:del>
    </w:p>
    <w:p w14:paraId="34248074" w14:textId="77777777" w:rsidR="00D350E7" w:rsidRDefault="003C1572">
      <w:pPr>
        <w:pStyle w:val="Heading3"/>
        <w:framePr w:wrap="around"/>
        <w:rPr>
          <w:ins w:id="1393" w:author="Stage 2" w:date="2019-09-04T20:28:00Z"/>
        </w:rPr>
      </w:pPr>
      <w:r>
        <w:rPr>
          <w:rPrChange w:id="1394" w:author="Stage 2" w:date="2019-09-04T20:28:00Z">
            <w:rPr>
              <w:rFonts w:ascii="Times New Roman" w:eastAsia="Times New Roman" w:hAnsi="Times New Roman" w:cs="Times New Roman"/>
              <w:sz w:val="24"/>
              <w:szCs w:val="24"/>
            </w:rPr>
          </w:rPrChange>
        </w:rPr>
        <w:t>Maximum looking time</w:t>
      </w:r>
    </w:p>
    <w:p w14:paraId="2A81FD9A" w14:textId="7760B4EF" w:rsidR="00847E8C" w:rsidRDefault="003C1572">
      <w:pPr>
        <w:pStyle w:val="FirstParagraph"/>
        <w:rPr>
          <w:rFonts w:eastAsia="Times New Roman" w:cs="Times New Roman"/>
        </w:rPr>
        <w:pPrChange w:id="1395" w:author="Stage 2" w:date="2019-09-04T20:28:00Z">
          <w:pPr>
            <w:pBdr>
              <w:top w:val="nil"/>
              <w:left w:val="nil"/>
              <w:bottom w:val="nil"/>
              <w:right w:val="nil"/>
              <w:between w:val="nil"/>
            </w:pBdr>
            <w:spacing w:line="480" w:lineRule="auto"/>
            <w:ind w:firstLine="720"/>
          </w:pPr>
        </w:pPrChange>
      </w:pPr>
      <w:del w:id="1396" w:author="Stage 2" w:date="2019-09-04T20:28:00Z">
        <w:r>
          <w:rPr>
            <w:rFonts w:eastAsia="Times New Roman" w:cs="Times New Roman"/>
          </w:rPr>
          <w:delText xml:space="preserve">. </w:delText>
        </w:r>
      </w:del>
      <w:r>
        <w:rPr>
          <w:rPrChange w:id="1397" w:author="Stage 2" w:date="2019-09-04T20:28:00Z">
            <w:rPr>
              <w:rFonts w:ascii="Times New Roman" w:eastAsia="Times New Roman" w:hAnsi="Times New Roman" w:cs="Times New Roman"/>
              <w:sz w:val="24"/>
              <w:szCs w:val="24"/>
            </w:rPr>
          </w:rPrChange>
        </w:rPr>
        <w:t>On each test trial, infants could hear speech for a maxim</w:t>
      </w:r>
      <w:r>
        <w:rPr>
          <w:rPrChange w:id="1398" w:author="Stage 2" w:date="2019-09-04T20:28:00Z">
            <w:rPr>
              <w:rFonts w:ascii="Times New Roman" w:eastAsia="Times New Roman" w:hAnsi="Times New Roman" w:cs="Times New Roman"/>
              <w:sz w:val="24"/>
              <w:szCs w:val="24"/>
            </w:rPr>
          </w:rPrChange>
        </w:rPr>
        <w:t xml:space="preserve">um of 18 s, corresponding to the duration of each sound file. For labs whose software could implement infant-controlled trial lengths, the trial ended if the infant looked away from the </w:t>
      </w:r>
      <w:r>
        <w:rPr>
          <w:rPrChange w:id="1399" w:author="Stage 2" w:date="2019-09-04T20:28:00Z">
            <w:rPr>
              <w:rFonts w:ascii="Times New Roman" w:eastAsia="Times New Roman" w:hAnsi="Times New Roman" w:cs="Times New Roman"/>
              <w:sz w:val="24"/>
              <w:szCs w:val="24"/>
            </w:rPr>
          </w:rPrChange>
        </w:rPr>
        <w:lastRenderedPageBreak/>
        <w:t xml:space="preserve">visual stimulus for </w:t>
      </w:r>
      <w:ins w:id="1400" w:author="Stage 2" w:date="2019-09-04T20:28:00Z">
        <w:r>
          <w:t>two</w:t>
        </w:r>
      </w:ins>
      <w:del w:id="1401" w:author="Stage 2" w:date="2019-09-04T20:28:00Z">
        <w:r>
          <w:rPr>
            <w:rFonts w:eastAsia="Times New Roman" w:cs="Times New Roman"/>
          </w:rPr>
          <w:delText>2</w:delText>
        </w:r>
      </w:del>
      <w:r>
        <w:rPr>
          <w:rPrChange w:id="1402" w:author="Stage 2" w:date="2019-09-04T20:28:00Z">
            <w:rPr>
              <w:rFonts w:ascii="Times New Roman" w:eastAsia="Times New Roman" w:hAnsi="Times New Roman" w:cs="Times New Roman"/>
              <w:sz w:val="24"/>
              <w:szCs w:val="24"/>
            </w:rPr>
          </w:rPrChange>
        </w:rPr>
        <w:t xml:space="preserve"> consecutive seconds. Otherwise, the trial contin</w:t>
      </w:r>
      <w:r>
        <w:rPr>
          <w:rPrChange w:id="1403" w:author="Stage 2" w:date="2019-09-04T20:28:00Z">
            <w:rPr>
              <w:rFonts w:ascii="Times New Roman" w:eastAsia="Times New Roman" w:hAnsi="Times New Roman" w:cs="Times New Roman"/>
              <w:sz w:val="24"/>
              <w:szCs w:val="24"/>
            </w:rPr>
          </w:rPrChange>
        </w:rPr>
        <w:t>ued until the stimulus ended.</w:t>
      </w:r>
    </w:p>
    <w:p w14:paraId="540A2A03" w14:textId="77777777" w:rsidR="00D350E7" w:rsidRDefault="003C1572">
      <w:pPr>
        <w:pStyle w:val="Heading3"/>
        <w:framePr w:wrap="around"/>
        <w:rPr>
          <w:ins w:id="1404" w:author="Stage 2" w:date="2019-09-04T20:28:00Z"/>
        </w:rPr>
      </w:pPr>
      <w:bookmarkStart w:id="1405" w:name="randomization"/>
      <w:bookmarkEnd w:id="1405"/>
      <w:r>
        <w:rPr>
          <w:rPrChange w:id="1406" w:author="Stage 2" w:date="2019-09-04T20:28:00Z">
            <w:rPr>
              <w:rFonts w:ascii="Times New Roman" w:eastAsia="Times New Roman" w:hAnsi="Times New Roman" w:cs="Times New Roman"/>
              <w:sz w:val="24"/>
              <w:szCs w:val="24"/>
            </w:rPr>
          </w:rPrChange>
        </w:rPr>
        <w:t>Randomization</w:t>
      </w:r>
    </w:p>
    <w:p w14:paraId="57EAC720" w14:textId="3BC88C71" w:rsidR="00847E8C" w:rsidRDefault="003C1572">
      <w:pPr>
        <w:pStyle w:val="FirstParagraph"/>
        <w:rPr>
          <w:rPrChange w:id="1407" w:author="Stage 2" w:date="2019-09-04T20:28:00Z">
            <w:rPr>
              <w:rFonts w:ascii="Times New Roman" w:eastAsia="Times New Roman" w:hAnsi="Times New Roman" w:cs="Times New Roman"/>
              <w:i/>
              <w:sz w:val="24"/>
              <w:szCs w:val="24"/>
            </w:rPr>
          </w:rPrChange>
        </w:rPr>
        <w:pPrChange w:id="1408" w:author="Stage 2" w:date="2019-09-04T20:28:00Z">
          <w:pPr>
            <w:pBdr>
              <w:top w:val="nil"/>
              <w:left w:val="nil"/>
              <w:bottom w:val="nil"/>
              <w:right w:val="nil"/>
              <w:between w:val="nil"/>
            </w:pBdr>
            <w:spacing w:line="480" w:lineRule="auto"/>
            <w:ind w:firstLine="720"/>
          </w:pPr>
        </w:pPrChange>
      </w:pPr>
      <w:del w:id="1409" w:author="Stage 2" w:date="2019-09-04T20:28:00Z">
        <w:r>
          <w:rPr>
            <w:rFonts w:eastAsia="Times New Roman" w:cs="Times New Roman"/>
          </w:rPr>
          <w:delText xml:space="preserve">. </w:delText>
        </w:r>
      </w:del>
      <w:r>
        <w:rPr>
          <w:rPrChange w:id="1410" w:author="Stage 2" w:date="2019-09-04T20:28:00Z">
            <w:rPr>
              <w:rFonts w:ascii="Times New Roman" w:eastAsia="Times New Roman" w:hAnsi="Times New Roman" w:cs="Times New Roman"/>
              <w:sz w:val="24"/>
              <w:szCs w:val="24"/>
            </w:rPr>
          </w:rPrChange>
        </w:rPr>
        <w:t xml:space="preserve">Four pseudo-random trial </w:t>
      </w:r>
      <w:r>
        <w:rPr>
          <w:rPrChange w:id="1411" w:author="Stage 2" w:date="2019-09-04T20:28:00Z">
            <w:rPr>
              <w:rFonts w:ascii="Times New Roman" w:eastAsia="Times New Roman" w:hAnsi="Times New Roman" w:cs="Times New Roman"/>
              <w:sz w:val="24"/>
              <w:szCs w:val="24"/>
            </w:rPr>
          </w:rPrChange>
        </w:rPr>
        <w:t xml:space="preserve">orders were created. Each order contained four blocks, with each block containing </w:t>
      </w:r>
      <w:ins w:id="1412" w:author="Stage 2" w:date="2019-09-04T20:28:00Z">
        <w:r>
          <w:t>two</w:t>
        </w:r>
      </w:ins>
      <w:del w:id="1413" w:author="Stage 2" w:date="2019-09-04T20:28:00Z">
        <w:r>
          <w:rPr>
            <w:rFonts w:eastAsia="Times New Roman" w:cs="Times New Roman"/>
          </w:rPr>
          <w:delText>2</w:delText>
        </w:r>
      </w:del>
      <w:r>
        <w:rPr>
          <w:rPrChange w:id="1414" w:author="Stage 2" w:date="2019-09-04T20:28:00Z">
            <w:rPr>
              <w:rFonts w:ascii="Times New Roman" w:eastAsia="Times New Roman" w:hAnsi="Times New Roman" w:cs="Times New Roman"/>
              <w:sz w:val="24"/>
              <w:szCs w:val="24"/>
            </w:rPr>
          </w:rPrChange>
        </w:rPr>
        <w:t xml:space="preserve"> IDS and </w:t>
      </w:r>
      <w:ins w:id="1415" w:author="Stage 2" w:date="2019-09-04T20:28:00Z">
        <w:r>
          <w:t>two</w:t>
        </w:r>
      </w:ins>
      <w:del w:id="1416" w:author="Stage 2" w:date="2019-09-04T20:28:00Z">
        <w:r>
          <w:rPr>
            <w:rFonts w:eastAsia="Times New Roman" w:cs="Times New Roman"/>
          </w:rPr>
          <w:delText>2</w:delText>
        </w:r>
      </w:del>
      <w:r>
        <w:rPr>
          <w:rPrChange w:id="1417" w:author="Stage 2" w:date="2019-09-04T20:28:00Z">
            <w:rPr>
              <w:rFonts w:ascii="Times New Roman" w:eastAsia="Times New Roman" w:hAnsi="Times New Roman" w:cs="Times New Roman"/>
              <w:sz w:val="24"/>
              <w:szCs w:val="24"/>
            </w:rPr>
          </w:rPrChange>
        </w:rPr>
        <w:t xml:space="preserve"> ADS trials in alternating order. Two blocks in each order began with IDS and the other two began with ADS. To facilitate analyses of preference scores by item, th</w:t>
      </w:r>
      <w:r>
        <w:rPr>
          <w:rPrChange w:id="1418" w:author="Stage 2" w:date="2019-09-04T20:28:00Z">
            <w:rPr>
              <w:rFonts w:ascii="Times New Roman" w:eastAsia="Times New Roman" w:hAnsi="Times New Roman" w:cs="Times New Roman"/>
              <w:sz w:val="24"/>
              <w:szCs w:val="24"/>
            </w:rPr>
          </w:rPrChange>
        </w:rPr>
        <w:t>e same IDS and ADS stimuli were always paired with one another.</w:t>
      </w:r>
    </w:p>
    <w:p w14:paraId="17C0AEEF" w14:textId="77777777" w:rsidR="00D350E7" w:rsidRDefault="003C1572">
      <w:pPr>
        <w:pStyle w:val="Heading3"/>
        <w:framePr w:wrap="around"/>
        <w:rPr>
          <w:ins w:id="1419" w:author="Stage 2" w:date="2019-09-04T20:28:00Z"/>
        </w:rPr>
      </w:pPr>
      <w:bookmarkStart w:id="1420" w:name="volume"/>
      <w:bookmarkEnd w:id="1420"/>
      <w:r>
        <w:rPr>
          <w:rPrChange w:id="1421" w:author="Stage 2" w:date="2019-09-04T20:28:00Z">
            <w:rPr>
              <w:rFonts w:ascii="Times New Roman" w:eastAsia="Times New Roman" w:hAnsi="Times New Roman" w:cs="Times New Roman"/>
              <w:sz w:val="24"/>
              <w:szCs w:val="24"/>
            </w:rPr>
          </w:rPrChange>
        </w:rPr>
        <w:t>Volume</w:t>
      </w:r>
    </w:p>
    <w:p w14:paraId="64E5E9B8" w14:textId="5603BF2B" w:rsidR="00847E8C" w:rsidRDefault="003C1572">
      <w:pPr>
        <w:pStyle w:val="FirstParagraph"/>
        <w:rPr>
          <w:rPrChange w:id="1422" w:author="Stage 2" w:date="2019-09-04T20:28:00Z">
            <w:rPr>
              <w:rFonts w:ascii="Times New Roman" w:eastAsia="Times New Roman" w:hAnsi="Times New Roman" w:cs="Times New Roman"/>
              <w:sz w:val="24"/>
              <w:szCs w:val="24"/>
            </w:rPr>
          </w:rPrChange>
        </w:rPr>
        <w:pPrChange w:id="1423" w:author="Stage 2" w:date="2019-09-04T20:28:00Z">
          <w:pPr>
            <w:pBdr>
              <w:top w:val="nil"/>
              <w:left w:val="nil"/>
              <w:bottom w:val="nil"/>
              <w:right w:val="nil"/>
              <w:between w:val="nil"/>
            </w:pBdr>
            <w:spacing w:line="480" w:lineRule="auto"/>
            <w:ind w:firstLine="720"/>
          </w:pPr>
        </w:pPrChange>
      </w:pPr>
      <w:del w:id="1424" w:author="Stage 2" w:date="2019-09-04T20:28:00Z">
        <w:r>
          <w:rPr>
            <w:rFonts w:eastAsia="Times New Roman" w:cs="Times New Roman"/>
          </w:rPr>
          <w:delText xml:space="preserve">. </w:delText>
        </w:r>
      </w:del>
      <w:r>
        <w:rPr>
          <w:rPrChange w:id="1425" w:author="Stage 2" w:date="2019-09-04T20:28:00Z">
            <w:rPr>
              <w:rFonts w:ascii="Times New Roman" w:eastAsia="Times New Roman" w:hAnsi="Times New Roman" w:cs="Times New Roman"/>
              <w:sz w:val="24"/>
              <w:szCs w:val="24"/>
            </w:rPr>
          </w:rPrChange>
        </w:rPr>
        <w:t>Each lab was asked to use a stimulus volume level that was consistent with their general lab practices – this decision was not standardized across labs. Labs were instead instructed to</w:t>
      </w:r>
      <w:r>
        <w:rPr>
          <w:rPrChange w:id="1426" w:author="Stage 2" w:date="2019-09-04T20:28:00Z">
            <w:rPr>
              <w:rFonts w:ascii="Times New Roman" w:eastAsia="Times New Roman" w:hAnsi="Times New Roman" w:cs="Times New Roman"/>
              <w:sz w:val="24"/>
              <w:szCs w:val="24"/>
            </w:rPr>
          </w:rPrChange>
        </w:rPr>
        <w:t xml:space="preserve"> measure and report their average dB SPL level </w:t>
      </w:r>
      <w:ins w:id="1427" w:author="Stage 2" w:date="2019-09-04T20:28:00Z">
        <w:r>
          <w:t xml:space="preserve">with and without a white noise reference audio clip playing, though not all contributing labs reported these measurements (N: 47). From these values, we calculated a signal to noise </w:t>
        </w:r>
        <w:r>
          <w:t>ratio for each lab, mean: 1.95, SD: 0.43, range: 1.25 – 3.30.</w:t>
        </w:r>
      </w:ins>
      <w:del w:id="1428" w:author="Stage 2" w:date="2019-09-04T20:28:00Z">
        <w:r>
          <w:rPr>
            <w:rFonts w:eastAsia="Times New Roman" w:cs="Times New Roman"/>
          </w:rPr>
          <w:delText xml:space="preserve">(mean: </w:delText>
        </w:r>
        <w:r>
          <w:rPr>
            <w:rFonts w:eastAsia="Times New Roman" w:cs="Times New Roman"/>
            <w:highlight w:val="yellow"/>
          </w:rPr>
          <w:delText>XYZ</w:delText>
        </w:r>
        <w:r>
          <w:rPr>
            <w:rFonts w:eastAsia="Times New Roman" w:cs="Times New Roman"/>
          </w:rPr>
          <w:delText xml:space="preserve">, SD: </w:delText>
        </w:r>
        <w:r>
          <w:rPr>
            <w:rFonts w:eastAsia="Times New Roman" w:cs="Times New Roman"/>
            <w:highlight w:val="yellow"/>
          </w:rPr>
          <w:delText>XYZ</w:delText>
        </w:r>
        <w:r>
          <w:rPr>
            <w:rFonts w:eastAsia="Times New Roman" w:cs="Times New Roman"/>
          </w:rPr>
          <w:delText xml:space="preserve">, range: </w:delText>
        </w:r>
        <w:r>
          <w:rPr>
            <w:rFonts w:eastAsia="Times New Roman" w:cs="Times New Roman"/>
            <w:highlight w:val="yellow"/>
          </w:rPr>
          <w:delText>XYZ</w:delText>
        </w:r>
        <w:r>
          <w:rPr>
            <w:rFonts w:eastAsia="Times New Roman" w:cs="Times New Roman"/>
          </w:rPr>
          <w:delText xml:space="preserve">). </w:delText>
        </w:r>
      </w:del>
    </w:p>
    <w:p w14:paraId="68C9C53C" w14:textId="77777777" w:rsidR="00D350E7" w:rsidRDefault="003C1572">
      <w:pPr>
        <w:pStyle w:val="Heading3"/>
        <w:framePr w:wrap="around"/>
        <w:rPr>
          <w:ins w:id="1429" w:author="Stage 2" w:date="2019-09-04T20:28:00Z"/>
        </w:rPr>
      </w:pPr>
      <w:r>
        <w:rPr>
          <w:rPrChange w:id="1430" w:author="Stage 2" w:date="2019-09-04T20:28:00Z">
            <w:rPr>
              <w:rFonts w:ascii="Times New Roman" w:eastAsia="Times New Roman" w:hAnsi="Times New Roman" w:cs="Times New Roman"/>
              <w:sz w:val="24"/>
              <w:szCs w:val="24"/>
            </w:rPr>
          </w:rPrChange>
        </w:rPr>
        <w:t>Minimizing caregiver bias</w:t>
      </w:r>
    </w:p>
    <w:p w14:paraId="6344228A" w14:textId="304B118C" w:rsidR="00847E8C" w:rsidRDefault="003C1572">
      <w:pPr>
        <w:pStyle w:val="FirstParagraph"/>
        <w:rPr>
          <w:rFonts w:eastAsia="Times New Roman" w:cs="Times New Roman"/>
        </w:rPr>
        <w:pPrChange w:id="1431" w:author="Stage 2" w:date="2019-09-04T20:28:00Z">
          <w:pPr>
            <w:pBdr>
              <w:top w:val="nil"/>
              <w:left w:val="nil"/>
              <w:bottom w:val="nil"/>
              <w:right w:val="nil"/>
              <w:between w:val="nil"/>
            </w:pBdr>
            <w:spacing w:line="480" w:lineRule="auto"/>
            <w:ind w:firstLine="720"/>
          </w:pPr>
        </w:pPrChange>
      </w:pPr>
      <w:del w:id="1432" w:author="Stage 2" w:date="2019-09-04T20:28:00Z">
        <w:r>
          <w:rPr>
            <w:rFonts w:eastAsia="Times New Roman" w:cs="Times New Roman"/>
          </w:rPr>
          <w:delText xml:space="preserve">. </w:delText>
        </w:r>
      </w:del>
      <w:r>
        <w:rPr>
          <w:rPrChange w:id="1433" w:author="Stage 2" w:date="2019-09-04T20:28:00Z">
            <w:rPr>
              <w:rFonts w:ascii="Times New Roman" w:eastAsia="Times New Roman" w:hAnsi="Times New Roman" w:cs="Times New Roman"/>
              <w:sz w:val="24"/>
              <w:szCs w:val="24"/>
            </w:rPr>
          </w:rPrChange>
        </w:rPr>
        <w:t xml:space="preserve">We created a custom blend of instrumental music and a pastiche of </w:t>
      </w:r>
      <w:ins w:id="1434" w:author="Stage 2" w:date="2019-09-04T20:28:00Z">
        <w:r>
          <w:t>stimulus materials triggered at random times</w:t>
        </w:r>
      </w:ins>
      <w:del w:id="1435" w:author="Stage 2" w:date="2019-09-04T20:28:00Z">
        <w:r>
          <w:rPr>
            <w:rFonts w:eastAsia="Times New Roman" w:cs="Times New Roman"/>
          </w:rPr>
          <w:delText>randomly timed</w:delText>
        </w:r>
      </w:del>
      <w:r>
        <w:rPr>
          <w:rPrChange w:id="1436" w:author="Stage 2" w:date="2019-09-04T20:28:00Z">
            <w:rPr>
              <w:rFonts w:ascii="Times New Roman" w:eastAsia="Times New Roman" w:hAnsi="Times New Roman" w:cs="Times New Roman"/>
              <w:sz w:val="24"/>
              <w:szCs w:val="24"/>
            </w:rPr>
          </w:rPrChange>
        </w:rPr>
        <w:t xml:space="preserve"> and </w:t>
      </w:r>
      <w:ins w:id="1437" w:author="Stage 2" w:date="2019-09-04T20:28:00Z">
        <w:r>
          <w:t xml:space="preserve">with </w:t>
        </w:r>
      </w:ins>
      <w:r>
        <w:rPr>
          <w:rPrChange w:id="1438" w:author="Stage 2" w:date="2019-09-04T20:28:00Z">
            <w:rPr>
              <w:rFonts w:ascii="Times New Roman" w:eastAsia="Times New Roman" w:hAnsi="Times New Roman" w:cs="Times New Roman"/>
              <w:sz w:val="24"/>
              <w:szCs w:val="24"/>
            </w:rPr>
          </w:rPrChange>
        </w:rPr>
        <w:t>random amplitude</w:t>
      </w:r>
      <w:del w:id="1439" w:author="Stage 2" w:date="2019-09-04T20:28:00Z">
        <w:r>
          <w:rPr>
            <w:rFonts w:eastAsia="Times New Roman" w:cs="Times New Roman"/>
          </w:rPr>
          <w:delText xml:space="preserve"> stimulus materials</w:delText>
        </w:r>
      </w:del>
      <w:r>
        <w:rPr>
          <w:rPrChange w:id="1440" w:author="Stage 2" w:date="2019-09-04T20:28:00Z">
            <w:rPr>
              <w:rFonts w:ascii="Times New Roman" w:eastAsia="Times New Roman" w:hAnsi="Times New Roman" w:cs="Times New Roman"/>
              <w:sz w:val="24"/>
              <w:szCs w:val="24"/>
            </w:rPr>
          </w:rPrChange>
        </w:rPr>
        <w:t xml:space="preserve"> (available as part of the </w:t>
      </w:r>
      <w:r>
        <w:rPr>
          <w:rPrChange w:id="1441" w:author="Stage 2" w:date="2019-09-04T20:28:00Z">
            <w:rPr>
              <w:rFonts w:ascii="Times New Roman" w:eastAsia="Times New Roman" w:hAnsi="Times New Roman" w:cs="Times New Roman"/>
              <w:sz w:val="24"/>
              <w:szCs w:val="24"/>
            </w:rPr>
          </w:rPrChange>
        </w:rPr>
        <w:t>study materials). This masking stimulus was played to the caregiver over noise-</w:t>
      </w:r>
      <w:ins w:id="1442" w:author="Stage 2" w:date="2019-09-04T20:28:00Z">
        <w:r>
          <w:t>attenuating</w:t>
        </w:r>
      </w:ins>
      <w:del w:id="1443" w:author="Stage 2" w:date="2019-09-04T20:28:00Z">
        <w:r>
          <w:rPr>
            <w:rFonts w:eastAsia="Times New Roman" w:cs="Times New Roman"/>
          </w:rPr>
          <w:delText>reducing</w:delText>
        </w:r>
      </w:del>
      <w:r>
        <w:rPr>
          <w:rPrChange w:id="1444" w:author="Stage 2" w:date="2019-09-04T20:28:00Z">
            <w:rPr>
              <w:rFonts w:ascii="Times New Roman" w:eastAsia="Times New Roman" w:hAnsi="Times New Roman" w:cs="Times New Roman"/>
              <w:sz w:val="24"/>
              <w:szCs w:val="24"/>
            </w:rPr>
          </w:rPrChange>
        </w:rPr>
        <w:t xml:space="preserve"> headphones, to mask the IDS/ADS stimuli that the infant was hearing via external loudspeakers. Experimenters were instructed to play the masking music at a high (but co</w:t>
      </w:r>
      <w:r>
        <w:rPr>
          <w:rPrChange w:id="1445" w:author="Stage 2" w:date="2019-09-04T20:28:00Z">
            <w:rPr>
              <w:rFonts w:ascii="Times New Roman" w:eastAsia="Times New Roman" w:hAnsi="Times New Roman" w:cs="Times New Roman"/>
              <w:sz w:val="24"/>
              <w:szCs w:val="24"/>
            </w:rPr>
          </w:rPrChange>
        </w:rPr>
        <w:t>mfortable and safe) volume.</w:t>
      </w:r>
    </w:p>
    <w:p w14:paraId="4AECF735" w14:textId="77777777" w:rsidR="00D350E7" w:rsidRDefault="003C1572">
      <w:pPr>
        <w:pStyle w:val="Heading3"/>
        <w:framePr w:wrap="around"/>
        <w:rPr>
          <w:ins w:id="1446" w:author="Stage 2" w:date="2019-09-04T20:28:00Z"/>
        </w:rPr>
      </w:pPr>
      <w:bookmarkStart w:id="1447" w:name="coding"/>
      <w:bookmarkEnd w:id="1447"/>
      <w:ins w:id="1448" w:author="Stage 2" w:date="2019-09-04T20:28:00Z">
        <w:r>
          <w:t>Coding</w:t>
        </w:r>
      </w:ins>
    </w:p>
    <w:p w14:paraId="193720BA" w14:textId="77777777" w:rsidR="00D350E7" w:rsidRDefault="003C1572">
      <w:pPr>
        <w:pStyle w:val="FirstParagraph"/>
        <w:rPr>
          <w:ins w:id="1449" w:author="Stage 2" w:date="2019-09-04T20:28:00Z"/>
        </w:rPr>
      </w:pPr>
      <w:moveToRangeStart w:id="1450" w:author="Stage 2" w:date="2019-09-04T20:28:00Z" w:name="move18521350"/>
      <w:moveTo w:id="1451" w:author="Stage 2" w:date="2019-09-04T20:28:00Z">
        <w:r>
          <w:rPr>
            <w:rPrChange w:id="1452" w:author="Stage 2" w:date="2019-09-04T20:28:00Z">
              <w:rPr>
                <w:rFonts w:eastAsia="Times New Roman" w:cs="Times New Roman"/>
              </w:rPr>
            </w:rPrChange>
          </w:rPr>
          <w:t xml:space="preserve">Coding of looking times was conducted via the standard procedure in each lab. </w:t>
        </w:r>
      </w:moveTo>
      <w:moveToRangeEnd w:id="1450"/>
      <w:ins w:id="1453" w:author="Stage 2" w:date="2019-09-04T20:28:00Z">
        <w:r>
          <w:t>There were three methods of coding infant eye gaze: online coding by an experimenter via button press during the experimental session, offline co</w:t>
        </w:r>
        <w:r>
          <w:t xml:space="preserve">ding of a video after the experimental </w:t>
        </w:r>
        <w:r>
          <w:lastRenderedPageBreak/>
          <w:t>session, or automatic coding collected by an eye tracker.  In the case that we received online and offline coding data, we used the offline coding.</w:t>
        </w:r>
      </w:ins>
    </w:p>
    <w:p w14:paraId="72EF3FC8" w14:textId="77777777" w:rsidR="00D350E7" w:rsidRDefault="003C1572">
      <w:pPr>
        <w:pStyle w:val="Heading3"/>
        <w:framePr w:wrap="around"/>
        <w:rPr>
          <w:ins w:id="1454" w:author="Stage 2" w:date="2019-09-04T20:28:00Z"/>
        </w:rPr>
      </w:pPr>
      <w:r>
        <w:rPr>
          <w:rPrChange w:id="1455" w:author="Stage 2" w:date="2019-09-04T20:28:00Z">
            <w:rPr>
              <w:rFonts w:ascii="Times New Roman" w:eastAsia="Times New Roman" w:hAnsi="Times New Roman" w:cs="Times New Roman"/>
              <w:sz w:val="24"/>
              <w:szCs w:val="24"/>
            </w:rPr>
          </w:rPrChange>
        </w:rPr>
        <w:t>Minimizing experimenter bias</w:t>
      </w:r>
    </w:p>
    <w:p w14:paraId="47EDFB26" w14:textId="3909CEB6" w:rsidR="00847E8C" w:rsidRDefault="003C1572">
      <w:pPr>
        <w:pStyle w:val="FirstParagraph"/>
        <w:rPr>
          <w:rFonts w:eastAsia="Times New Roman" w:cs="Times New Roman"/>
        </w:rPr>
        <w:pPrChange w:id="1456" w:author="Stage 2" w:date="2019-09-04T20:28:00Z">
          <w:pPr>
            <w:pBdr>
              <w:top w:val="nil"/>
              <w:left w:val="nil"/>
              <w:bottom w:val="nil"/>
              <w:right w:val="nil"/>
              <w:between w:val="nil"/>
            </w:pBdr>
            <w:spacing w:line="480" w:lineRule="auto"/>
            <w:ind w:firstLine="720"/>
          </w:pPr>
        </w:pPrChange>
      </w:pPr>
      <w:del w:id="1457" w:author="Stage 2" w:date="2019-09-04T20:28:00Z">
        <w:r>
          <w:rPr>
            <w:rFonts w:eastAsia="Times New Roman" w:cs="Times New Roman"/>
          </w:rPr>
          <w:delText xml:space="preserve">. </w:delText>
        </w:r>
      </w:del>
      <w:r>
        <w:rPr>
          <w:rPrChange w:id="1458" w:author="Stage 2" w:date="2019-09-04T20:28:00Z">
            <w:rPr>
              <w:rFonts w:ascii="Times New Roman" w:eastAsia="Times New Roman" w:hAnsi="Times New Roman" w:cs="Times New Roman"/>
              <w:sz w:val="24"/>
              <w:szCs w:val="24"/>
            </w:rPr>
          </w:rPrChange>
        </w:rPr>
        <w:t xml:space="preserve">Experimenters making online coding decisions (in CF </w:t>
      </w:r>
      <w:ins w:id="1459" w:author="Stage 2" w:date="2019-09-04T20:28:00Z">
        <w:r>
          <w:t>and</w:t>
        </w:r>
      </w:ins>
      <w:del w:id="1460" w:author="Stage 2" w:date="2019-09-04T20:28:00Z">
        <w:r>
          <w:rPr>
            <w:rFonts w:eastAsia="Times New Roman" w:cs="Times New Roman"/>
          </w:rPr>
          <w:delText>&amp;</w:delText>
        </w:r>
      </w:del>
      <w:r>
        <w:rPr>
          <w:rPrChange w:id="1461" w:author="Stage 2" w:date="2019-09-04T20:28:00Z">
            <w:rPr>
              <w:rFonts w:ascii="Times New Roman" w:eastAsia="Times New Roman" w:hAnsi="Times New Roman" w:cs="Times New Roman"/>
              <w:sz w:val="24"/>
              <w:szCs w:val="24"/>
            </w:rPr>
          </w:rPrChange>
        </w:rPr>
        <w:t xml:space="preserve"> HPP methods) were blind to the particular stimulus presented during testing trials, as they were either located in a different room from the inf</w:t>
      </w:r>
      <w:r>
        <w:rPr>
          <w:rPrChange w:id="1462" w:author="Stage 2" w:date="2019-09-04T20:28:00Z">
            <w:rPr>
              <w:rFonts w:ascii="Times New Roman" w:eastAsia="Times New Roman" w:hAnsi="Times New Roman" w:cs="Times New Roman"/>
              <w:sz w:val="24"/>
              <w:szCs w:val="24"/>
            </w:rPr>
          </w:rPrChange>
        </w:rPr>
        <w:t xml:space="preserve">ant, or were in the same room but were wearing noise-attenuating headphones and hearing the same masking stimuli as the </w:t>
      </w:r>
      <w:ins w:id="1463" w:author="Stage 2" w:date="2019-09-04T20:28:00Z">
        <w:r>
          <w:t>infant’s</w:t>
        </w:r>
      </w:ins>
      <w:del w:id="1464" w:author="Stage 2" w:date="2019-09-04T20:28:00Z">
        <w:r>
          <w:rPr>
            <w:rFonts w:eastAsia="Times New Roman" w:cs="Times New Roman"/>
          </w:rPr>
          <w:delText>infant's</w:delText>
        </w:r>
      </w:del>
      <w:r>
        <w:rPr>
          <w:rPrChange w:id="1465" w:author="Stage 2" w:date="2019-09-04T20:28:00Z">
            <w:rPr>
              <w:rFonts w:ascii="Times New Roman" w:eastAsia="Times New Roman" w:hAnsi="Times New Roman" w:cs="Times New Roman"/>
              <w:sz w:val="24"/>
              <w:szCs w:val="24"/>
            </w:rPr>
          </w:rPrChange>
        </w:rPr>
        <w:t xml:space="preserve"> caregiver. Offline coding was conducted without direct access to the auditory stimuli.</w:t>
      </w:r>
    </w:p>
    <w:p w14:paraId="484BDD4E" w14:textId="77777777" w:rsidR="00D350E7" w:rsidRDefault="003C1572">
      <w:pPr>
        <w:pStyle w:val="Heading3"/>
        <w:framePr w:wrap="around"/>
        <w:rPr>
          <w:ins w:id="1466" w:author="Stage 2" w:date="2019-09-04T20:28:00Z"/>
        </w:rPr>
      </w:pPr>
      <w:bookmarkStart w:id="1467" w:name="demographics"/>
      <w:bookmarkEnd w:id="1467"/>
      <w:r>
        <w:rPr>
          <w:rPrChange w:id="1468" w:author="Stage 2" w:date="2019-09-04T20:28:00Z">
            <w:rPr>
              <w:rFonts w:ascii="Times New Roman" w:eastAsia="Times New Roman" w:hAnsi="Times New Roman" w:cs="Times New Roman"/>
              <w:sz w:val="24"/>
              <w:szCs w:val="24"/>
            </w:rPr>
          </w:rPrChange>
        </w:rPr>
        <w:t>Demographics</w:t>
      </w:r>
    </w:p>
    <w:p w14:paraId="0FC8B3AE" w14:textId="6A68989A" w:rsidR="00847E8C" w:rsidRDefault="003C1572">
      <w:pPr>
        <w:pStyle w:val="FirstParagraph"/>
        <w:rPr>
          <w:rFonts w:eastAsia="Times New Roman" w:cs="Times New Roman"/>
        </w:rPr>
        <w:pPrChange w:id="1469" w:author="Stage 2" w:date="2019-09-04T20:28:00Z">
          <w:pPr>
            <w:pBdr>
              <w:top w:val="nil"/>
              <w:left w:val="nil"/>
              <w:bottom w:val="nil"/>
              <w:right w:val="nil"/>
              <w:between w:val="nil"/>
            </w:pBdr>
            <w:spacing w:line="480" w:lineRule="auto"/>
            <w:ind w:firstLine="720"/>
          </w:pPr>
        </w:pPrChange>
      </w:pPr>
      <w:del w:id="1470" w:author="Stage 2" w:date="2019-09-04T20:28:00Z">
        <w:r>
          <w:rPr>
            <w:rFonts w:eastAsia="Times New Roman" w:cs="Times New Roman"/>
          </w:rPr>
          <w:delText xml:space="preserve">. </w:delText>
        </w:r>
      </w:del>
      <w:r>
        <w:rPr>
          <w:rPrChange w:id="1471" w:author="Stage 2" w:date="2019-09-04T20:28:00Z">
            <w:rPr>
              <w:rFonts w:ascii="Times New Roman" w:eastAsia="Times New Roman" w:hAnsi="Times New Roman" w:cs="Times New Roman"/>
              <w:sz w:val="24"/>
              <w:szCs w:val="24"/>
            </w:rPr>
          </w:rPrChange>
        </w:rPr>
        <w:t>All labs were instructed t</w:t>
      </w:r>
      <w:r>
        <w:rPr>
          <w:rPrChange w:id="1472" w:author="Stage 2" w:date="2019-09-04T20:28:00Z">
            <w:rPr>
              <w:rFonts w:ascii="Times New Roman" w:eastAsia="Times New Roman" w:hAnsi="Times New Roman" w:cs="Times New Roman"/>
              <w:sz w:val="24"/>
              <w:szCs w:val="24"/>
            </w:rPr>
          </w:rPrChange>
        </w:rPr>
        <w:t xml:space="preserve">o collect a set of basic participant demographic information: </w:t>
      </w:r>
      <w:ins w:id="1473" w:author="Stage 2" w:date="2019-09-04T20:28:00Z">
        <w:r>
          <w:t>sex</w:t>
        </w:r>
      </w:ins>
      <w:del w:id="1474" w:author="Stage 2" w:date="2019-09-04T20:28:00Z">
        <w:r>
          <w:rPr>
            <w:rFonts w:eastAsia="Times New Roman" w:cs="Times New Roman"/>
          </w:rPr>
          <w:delText>gender</w:delText>
        </w:r>
      </w:del>
      <w:r>
        <w:rPr>
          <w:rPrChange w:id="1475" w:author="Stage 2" w:date="2019-09-04T20:28:00Z">
            <w:rPr>
              <w:rFonts w:ascii="Times New Roman" w:eastAsia="Times New Roman" w:hAnsi="Times New Roman" w:cs="Times New Roman"/>
              <w:sz w:val="24"/>
              <w:szCs w:val="24"/>
            </w:rPr>
          </w:rPrChange>
        </w:rPr>
        <w:t>, date of birth, estimated proportion language exposure for the language(s) that they hear in their daily life, race/ethnicity (using categories appropriate for the cultural and geographic</w:t>
      </w:r>
      <w:r>
        <w:rPr>
          <w:rPrChange w:id="1476" w:author="Stage 2" w:date="2019-09-04T20:28:00Z">
            <w:rPr>
              <w:rFonts w:ascii="Times New Roman" w:eastAsia="Times New Roman" w:hAnsi="Times New Roman" w:cs="Times New Roman"/>
              <w:sz w:val="24"/>
              <w:szCs w:val="24"/>
            </w:rPr>
          </w:rPrChange>
        </w:rPr>
        <w:t xml:space="preserve"> context), preterm/fullterm status, history of ear infections, known hearing or visual impairments, and known developmental concerns (e.g., developmental disorders). Parents were also asked to report information about themselves (gender, level of education</w:t>
      </w:r>
      <w:r>
        <w:rPr>
          <w:rPrChange w:id="1477" w:author="Stage 2" w:date="2019-09-04T20:28:00Z">
            <w:rPr>
              <w:rFonts w:ascii="Times New Roman" w:eastAsia="Times New Roman" w:hAnsi="Times New Roman" w:cs="Times New Roman"/>
              <w:sz w:val="24"/>
              <w:szCs w:val="24"/>
            </w:rPr>
          </w:rPrChange>
        </w:rPr>
        <w:t xml:space="preserve">, and native language/languages) and </w:t>
      </w:r>
      <w:ins w:id="1478" w:author="Stage 2" w:date="2019-09-04T20:28:00Z">
        <w:r>
          <w:t xml:space="preserve">the child’s </w:t>
        </w:r>
      </w:ins>
      <w:r>
        <w:rPr>
          <w:rPrChange w:id="1479" w:author="Stage 2" w:date="2019-09-04T20:28:00Z">
            <w:rPr>
              <w:rFonts w:ascii="Times New Roman" w:eastAsia="Times New Roman" w:hAnsi="Times New Roman" w:cs="Times New Roman"/>
              <w:sz w:val="24"/>
              <w:szCs w:val="24"/>
            </w:rPr>
          </w:rPrChange>
        </w:rPr>
        <w:t>siblings (</w:t>
      </w:r>
      <w:ins w:id="1480" w:author="Stage 2" w:date="2019-09-04T20:28:00Z">
        <w:r>
          <w:t>sex/</w:t>
        </w:r>
      </w:ins>
      <w:r>
        <w:rPr>
          <w:rPrChange w:id="1481" w:author="Stage 2" w:date="2019-09-04T20:28:00Z">
            <w:rPr>
              <w:rFonts w:ascii="Times New Roman" w:eastAsia="Times New Roman" w:hAnsi="Times New Roman" w:cs="Times New Roman"/>
              <w:sz w:val="24"/>
              <w:szCs w:val="24"/>
            </w:rPr>
          </w:rPrChange>
        </w:rPr>
        <w:t xml:space="preserve">gender and date of birth). A standard recommended participant questionnaire was distributed to participating labs </w:t>
      </w:r>
      <w:ins w:id="1482" w:author="Stage 2" w:date="2019-09-04T20:28:00Z">
        <w:r>
          <w:t>as part of the instructions,</w:t>
        </w:r>
      </w:ins>
      <w:del w:id="1483" w:author="Stage 2" w:date="2019-09-04T20:28:00Z">
        <w:r>
          <w:rPr>
            <w:rFonts w:eastAsia="Times New Roman" w:cs="Times New Roman"/>
          </w:rPr>
          <w:delText>(</w:delText>
        </w:r>
        <w:r>
          <w:rPr>
            <w:rFonts w:eastAsia="Times New Roman" w:cs="Times New Roman"/>
            <w:highlight w:val="yellow"/>
          </w:rPr>
          <w:delText>LINK</w:delText>
        </w:r>
        <w:r>
          <w:rPr>
            <w:rFonts w:eastAsia="Times New Roman" w:cs="Times New Roman"/>
          </w:rPr>
          <w:delText>),</w:delText>
        </w:r>
      </w:del>
      <w:r>
        <w:rPr>
          <w:rPrChange w:id="1484" w:author="Stage 2" w:date="2019-09-04T20:28:00Z">
            <w:rPr>
              <w:rFonts w:ascii="Times New Roman" w:eastAsia="Times New Roman" w:hAnsi="Times New Roman" w:cs="Times New Roman"/>
              <w:sz w:val="24"/>
              <w:szCs w:val="24"/>
            </w:rPr>
          </w:rPrChange>
        </w:rPr>
        <w:t xml:space="preserve"> although labs were permitted to use their own forms as long as they gathered the necess</w:t>
      </w:r>
      <w:r>
        <w:rPr>
          <w:rPrChange w:id="1485" w:author="Stage 2" w:date="2019-09-04T20:28:00Z">
            <w:rPr>
              <w:rFonts w:ascii="Times New Roman" w:eastAsia="Times New Roman" w:hAnsi="Times New Roman" w:cs="Times New Roman"/>
              <w:sz w:val="24"/>
              <w:szCs w:val="24"/>
            </w:rPr>
          </w:rPrChange>
        </w:rPr>
        <w:t>ary information</w:t>
      </w:r>
      <w:ins w:id="1486" w:author="Stage 2" w:date="2019-09-04T20:28:00Z">
        <w:r>
          <w:t>. In addition, a subset of participating laborat</w:t>
        </w:r>
        <w:r>
          <w:t>ories provided extensive additional information about infants and testing circumstances (not analyzed here), for use in planned followup projects</w:t>
        </w:r>
      </w:ins>
      <w:r>
        <w:rPr>
          <w:rPrChange w:id="1487" w:author="Stage 2" w:date="2019-09-04T20:28:00Z">
            <w:rPr>
              <w:rFonts w:ascii="Times New Roman" w:eastAsia="Times New Roman" w:hAnsi="Times New Roman" w:cs="Times New Roman"/>
              <w:sz w:val="24"/>
              <w:szCs w:val="24"/>
            </w:rPr>
          </w:rPrChange>
        </w:rPr>
        <w:t>.</w:t>
      </w:r>
    </w:p>
    <w:p w14:paraId="21A1C9A5" w14:textId="77777777" w:rsidR="00847E8C" w:rsidRDefault="003C1572">
      <w:pPr>
        <w:pBdr>
          <w:top w:val="nil"/>
          <w:left w:val="nil"/>
          <w:bottom w:val="nil"/>
          <w:right w:val="nil"/>
          <w:between w:val="nil"/>
        </w:pBdr>
        <w:spacing w:line="480" w:lineRule="auto"/>
        <w:ind w:firstLine="720"/>
        <w:rPr>
          <w:del w:id="1488" w:author="Stage 2" w:date="2019-09-04T20:28:00Z"/>
          <w:rFonts w:ascii="Times New Roman" w:eastAsia="Times New Roman" w:hAnsi="Times New Roman" w:cs="Times New Roman"/>
          <w:sz w:val="24"/>
          <w:szCs w:val="24"/>
        </w:rPr>
      </w:pPr>
      <w:del w:id="1489" w:author="Stage 2" w:date="2019-09-04T20:28:00Z">
        <w:r>
          <w:rPr>
            <w:rFonts w:ascii="Times New Roman" w:eastAsia="Times New Roman" w:hAnsi="Times New Roman" w:cs="Times New Roman"/>
            <w:i/>
            <w:sz w:val="24"/>
            <w:szCs w:val="24"/>
          </w:rPr>
          <w:delText>Coding</w:delText>
        </w:r>
        <w:r>
          <w:rPr>
            <w:rFonts w:ascii="Times New Roman" w:eastAsia="Times New Roman" w:hAnsi="Times New Roman" w:cs="Times New Roman"/>
            <w:sz w:val="24"/>
            <w:szCs w:val="24"/>
          </w:rPr>
          <w:delText xml:space="preserve">. </w:delText>
        </w:r>
      </w:del>
      <w:moveFromRangeStart w:id="1490" w:author="Stage 2" w:date="2019-09-04T20:28:00Z" w:name="move18521350"/>
      <w:moveFrom w:id="1491" w:author="Stage 2" w:date="2019-09-04T20:28:00Z">
        <w:r w:rsidRPr="002D2A45">
          <w:t xml:space="preserve">Coding of looking times was conducted via the standard procedure in each lab. </w:t>
        </w:r>
      </w:moveFrom>
      <w:moveFromRangeEnd w:id="1490"/>
      <w:del w:id="1492" w:author="Stage 2" w:date="2019-09-04T20:28:00Z">
        <w:r>
          <w:rPr>
            <w:rFonts w:ascii="Times New Roman" w:eastAsia="Times New Roman" w:hAnsi="Times New Roman" w:cs="Times New Roman"/>
            <w:sz w:val="24"/>
            <w:szCs w:val="24"/>
          </w:rPr>
          <w:delText xml:space="preserve">There were three methods of coding infant eye gaze: online coding by an experimenter via button press during the experimental session, offline coding of </w:delText>
        </w:r>
        <w:r>
          <w:rPr>
            <w:rFonts w:ascii="Times New Roman" w:eastAsia="Times New Roman" w:hAnsi="Times New Roman" w:cs="Times New Roman"/>
            <w:sz w:val="24"/>
            <w:szCs w:val="24"/>
          </w:rPr>
          <w:delText xml:space="preserve">a video after the experimental session, or automatic coding collected by an eye-tracker. </w:delText>
        </w:r>
        <w:r>
          <w:rPr>
            <w:rFonts w:ascii="Times New Roman" w:eastAsia="Times New Roman" w:hAnsi="Times New Roman" w:cs="Times New Roman"/>
            <w:sz w:val="24"/>
            <w:szCs w:val="24"/>
            <w:highlight w:val="yellow"/>
          </w:rPr>
          <w:delText>XXX</w:delText>
        </w:r>
        <w:r>
          <w:rPr>
            <w:rFonts w:ascii="Times New Roman" w:eastAsia="Times New Roman" w:hAnsi="Times New Roman" w:cs="Times New Roman"/>
            <w:sz w:val="24"/>
            <w:szCs w:val="24"/>
          </w:rPr>
          <w:delText xml:space="preserve"> laboratories provided online data only, </w:delText>
        </w:r>
        <w:r>
          <w:rPr>
            <w:rFonts w:ascii="Times New Roman" w:eastAsia="Times New Roman" w:hAnsi="Times New Roman" w:cs="Times New Roman"/>
            <w:sz w:val="24"/>
            <w:szCs w:val="24"/>
            <w:highlight w:val="yellow"/>
          </w:rPr>
          <w:delText>YYY</w:delText>
        </w:r>
        <w:r>
          <w:rPr>
            <w:rFonts w:ascii="Times New Roman" w:eastAsia="Times New Roman" w:hAnsi="Times New Roman" w:cs="Times New Roman"/>
            <w:sz w:val="24"/>
            <w:szCs w:val="24"/>
          </w:rPr>
          <w:delText xml:space="preserve"> laboratories provided offline data only, </w:delText>
        </w:r>
        <w:r>
          <w:rPr>
            <w:rFonts w:ascii="Times New Roman" w:eastAsia="Times New Roman" w:hAnsi="Times New Roman" w:cs="Times New Roman"/>
            <w:sz w:val="24"/>
            <w:szCs w:val="24"/>
            <w:highlight w:val="yellow"/>
          </w:rPr>
          <w:delText>ZZZ</w:delText>
        </w:r>
        <w:r>
          <w:rPr>
            <w:rFonts w:ascii="Times New Roman" w:eastAsia="Times New Roman" w:hAnsi="Times New Roman" w:cs="Times New Roman"/>
            <w:sz w:val="24"/>
            <w:szCs w:val="24"/>
          </w:rPr>
          <w:delText xml:space="preserve"> laboratories analyzed gaze via eye-tracking, and </w:delText>
        </w:r>
        <w:r>
          <w:rPr>
            <w:rFonts w:ascii="Times New Roman" w:eastAsia="Times New Roman" w:hAnsi="Times New Roman" w:cs="Times New Roman"/>
            <w:sz w:val="24"/>
            <w:szCs w:val="24"/>
            <w:highlight w:val="yellow"/>
          </w:rPr>
          <w:delText>QQQ</w:delText>
        </w:r>
        <w:r>
          <w:rPr>
            <w:rFonts w:ascii="Times New Roman" w:eastAsia="Times New Roman" w:hAnsi="Times New Roman" w:cs="Times New Roman"/>
            <w:sz w:val="24"/>
            <w:szCs w:val="24"/>
          </w:rPr>
          <w:delText xml:space="preserve"> laboratories provided</w:delText>
        </w:r>
        <w:r>
          <w:rPr>
            <w:rFonts w:ascii="Times New Roman" w:eastAsia="Times New Roman" w:hAnsi="Times New Roman" w:cs="Times New Roman"/>
            <w:sz w:val="24"/>
            <w:szCs w:val="24"/>
          </w:rPr>
          <w:delText xml:space="preserve"> both online and offline coding. In the case that we received online and offline coding data, we used the offline coding. </w:delText>
        </w:r>
      </w:del>
    </w:p>
    <w:p w14:paraId="56C17198" w14:textId="77777777" w:rsidR="00847E8C" w:rsidRDefault="003C1572">
      <w:pPr>
        <w:pStyle w:val="Heading2"/>
        <w:pPrChange w:id="1493" w:author="Stage 2" w:date="2019-09-04T20:28:00Z">
          <w:pPr>
            <w:pStyle w:val="Heading2"/>
            <w:pBdr>
              <w:top w:val="nil"/>
              <w:left w:val="nil"/>
              <w:bottom w:val="nil"/>
              <w:right w:val="nil"/>
              <w:between w:val="nil"/>
            </w:pBdr>
          </w:pPr>
        </w:pPrChange>
      </w:pPr>
      <w:bookmarkStart w:id="1494" w:name="_vwp8j97ryahk" w:colFirst="0" w:colLast="0"/>
      <w:bookmarkEnd w:id="1494"/>
      <w:r>
        <w:rPr>
          <w:rFonts w:eastAsia="Times New Roman" w:cs="Times New Roman"/>
          <w:szCs w:val="24"/>
        </w:rPr>
        <w:t>General Lab Practices</w:t>
      </w:r>
    </w:p>
    <w:p w14:paraId="49B32A5B" w14:textId="77777777" w:rsidR="00D350E7" w:rsidRDefault="003C1572">
      <w:pPr>
        <w:pStyle w:val="Heading3"/>
        <w:framePr w:wrap="around"/>
        <w:rPr>
          <w:ins w:id="1495" w:author="Stage 2" w:date="2019-09-04T20:28:00Z"/>
        </w:rPr>
      </w:pPr>
      <w:r>
        <w:rPr>
          <w:rPrChange w:id="1496" w:author="Stage 2" w:date="2019-09-04T20:28:00Z">
            <w:rPr>
              <w:rFonts w:ascii="Times New Roman" w:eastAsia="Times New Roman" w:hAnsi="Times New Roman" w:cs="Times New Roman"/>
              <w:sz w:val="24"/>
              <w:szCs w:val="24"/>
            </w:rPr>
          </w:rPrChange>
        </w:rPr>
        <w:t>Training of research assistants</w:t>
      </w:r>
    </w:p>
    <w:p w14:paraId="562FA5F7" w14:textId="77777777" w:rsidR="00847E8C" w:rsidRDefault="003C1572">
      <w:pPr>
        <w:pStyle w:val="FirstParagraph"/>
        <w:rPr>
          <w:rPrChange w:id="1497" w:author="Stage 2" w:date="2019-09-04T20:28:00Z">
            <w:rPr>
              <w:rFonts w:ascii="Times New Roman" w:eastAsia="Times New Roman" w:hAnsi="Times New Roman" w:cs="Times New Roman"/>
              <w:sz w:val="24"/>
              <w:szCs w:val="24"/>
            </w:rPr>
          </w:rPrChange>
        </w:rPr>
        <w:pPrChange w:id="1498" w:author="Stage 2" w:date="2019-09-04T20:28:00Z">
          <w:pPr>
            <w:pBdr>
              <w:top w:val="nil"/>
              <w:left w:val="nil"/>
              <w:bottom w:val="nil"/>
              <w:right w:val="nil"/>
              <w:between w:val="nil"/>
            </w:pBdr>
            <w:spacing w:line="480" w:lineRule="auto"/>
            <w:ind w:firstLine="720"/>
          </w:pPr>
        </w:pPrChange>
      </w:pPr>
      <w:del w:id="1499" w:author="Stage 2" w:date="2019-09-04T20:28:00Z">
        <w:r>
          <w:rPr>
            <w:rFonts w:eastAsia="Times New Roman" w:cs="Times New Roman"/>
          </w:rPr>
          <w:delText xml:space="preserve">. </w:delText>
        </w:r>
      </w:del>
      <w:r>
        <w:rPr>
          <w:rPrChange w:id="1500" w:author="Stage 2" w:date="2019-09-04T20:28:00Z">
            <w:rPr>
              <w:rFonts w:ascii="Times New Roman" w:eastAsia="Times New Roman" w:hAnsi="Times New Roman" w:cs="Times New Roman"/>
              <w:sz w:val="24"/>
              <w:szCs w:val="24"/>
            </w:rPr>
          </w:rPrChange>
        </w:rPr>
        <w:t>Each lab was responsible for maintaining good experimenter training practices,</w:t>
      </w:r>
      <w:r>
        <w:rPr>
          <w:rPrChange w:id="1501" w:author="Stage 2" w:date="2019-09-04T20:28:00Z">
            <w:rPr>
              <w:rFonts w:ascii="Times New Roman" w:eastAsia="Times New Roman" w:hAnsi="Times New Roman" w:cs="Times New Roman"/>
              <w:sz w:val="24"/>
              <w:szCs w:val="24"/>
            </w:rPr>
          </w:rPrChange>
        </w:rPr>
        <w:t xml:space="preserve"> and was expected to use the same rigor with the ManyBabies </w:t>
      </w:r>
      <w:r>
        <w:rPr>
          <w:rPrChange w:id="1502" w:author="Stage 2" w:date="2019-09-04T20:28:00Z">
            <w:rPr>
              <w:rFonts w:ascii="Times New Roman" w:eastAsia="Times New Roman" w:hAnsi="Times New Roman" w:cs="Times New Roman"/>
              <w:sz w:val="24"/>
              <w:szCs w:val="24"/>
            </w:rPr>
          </w:rPrChange>
        </w:rPr>
        <w:lastRenderedPageBreak/>
        <w:t xml:space="preserve">study as with any other study in their laboratory. Laboratories reported on which research assistant ran each infant using pseudonyms or numerical codes. Each laboratory completed a questionnaire </w:t>
      </w:r>
      <w:r>
        <w:rPr>
          <w:rPrChange w:id="1503" w:author="Stage 2" w:date="2019-09-04T20:28:00Z">
            <w:rPr>
              <w:rFonts w:ascii="Times New Roman" w:eastAsia="Times New Roman" w:hAnsi="Times New Roman" w:cs="Times New Roman"/>
              <w:sz w:val="24"/>
              <w:szCs w:val="24"/>
            </w:rPr>
          </w:rPrChange>
        </w:rPr>
        <w:t>regarding their training practices, the experience and academic status of each experimenter, and their basic participant greeting practices.</w:t>
      </w:r>
      <w:del w:id="1504" w:author="Stage 2" w:date="2019-09-04T20:28:00Z">
        <w:r>
          <w:rPr>
            <w:rFonts w:eastAsia="Times New Roman" w:cs="Times New Roman"/>
          </w:rPr>
          <w:delText xml:space="preserve"> </w:delText>
        </w:r>
      </w:del>
    </w:p>
    <w:p w14:paraId="796CB9CD" w14:textId="77777777" w:rsidR="00D350E7" w:rsidRDefault="003C1572">
      <w:pPr>
        <w:pStyle w:val="Heading3"/>
        <w:framePr w:wrap="around"/>
        <w:rPr>
          <w:ins w:id="1505" w:author="Stage 2" w:date="2019-09-04T20:28:00Z"/>
        </w:rPr>
      </w:pPr>
      <w:r>
        <w:rPr>
          <w:rPrChange w:id="1506" w:author="Stage 2" w:date="2019-09-04T20:28:00Z">
            <w:rPr>
              <w:rFonts w:ascii="Times New Roman" w:eastAsia="Times New Roman" w:hAnsi="Times New Roman" w:cs="Times New Roman"/>
              <w:sz w:val="24"/>
              <w:szCs w:val="24"/>
            </w:rPr>
          </w:rPrChange>
        </w:rPr>
        <w:t>Reporting of technology mishaps and infant/parent behavior</w:t>
      </w:r>
    </w:p>
    <w:p w14:paraId="7CFED516" w14:textId="5B20D805" w:rsidR="00847E8C" w:rsidRDefault="003C1572">
      <w:pPr>
        <w:pStyle w:val="FirstParagraph"/>
        <w:rPr>
          <w:rPrChange w:id="1507" w:author="Stage 2" w:date="2019-09-04T20:28:00Z">
            <w:rPr>
              <w:rFonts w:ascii="Times New Roman" w:eastAsia="Times New Roman" w:hAnsi="Times New Roman" w:cs="Times New Roman"/>
              <w:sz w:val="24"/>
              <w:szCs w:val="24"/>
            </w:rPr>
          </w:rPrChange>
        </w:rPr>
        <w:pPrChange w:id="1508" w:author="Stage 2" w:date="2019-09-04T20:28:00Z">
          <w:pPr>
            <w:pBdr>
              <w:top w:val="nil"/>
              <w:left w:val="nil"/>
              <w:bottom w:val="nil"/>
              <w:right w:val="nil"/>
              <w:between w:val="nil"/>
            </w:pBdr>
            <w:spacing w:line="480" w:lineRule="auto"/>
            <w:ind w:firstLine="720"/>
          </w:pPr>
        </w:pPrChange>
      </w:pPr>
      <w:del w:id="1509" w:author="Stage 2" w:date="2019-09-04T20:28:00Z">
        <w:r>
          <w:rPr>
            <w:rFonts w:eastAsia="Times New Roman" w:cs="Times New Roman"/>
          </w:rPr>
          <w:delText xml:space="preserve">. </w:delText>
        </w:r>
      </w:del>
      <w:r>
        <w:rPr>
          <w:rPrChange w:id="1510" w:author="Stage 2" w:date="2019-09-04T20:28:00Z">
            <w:rPr>
              <w:rFonts w:ascii="Times New Roman" w:eastAsia="Times New Roman" w:hAnsi="Times New Roman" w:cs="Times New Roman"/>
              <w:sz w:val="24"/>
              <w:szCs w:val="24"/>
            </w:rPr>
          </w:rPrChange>
        </w:rPr>
        <w:t>Laboratories were asked to note relevant concerns, ano</w:t>
      </w:r>
      <w:r>
        <w:rPr>
          <w:rPrChange w:id="1511" w:author="Stage 2" w:date="2019-09-04T20:28:00Z">
            <w:rPr>
              <w:rFonts w:ascii="Times New Roman" w:eastAsia="Times New Roman" w:hAnsi="Times New Roman" w:cs="Times New Roman"/>
              <w:sz w:val="24"/>
              <w:szCs w:val="24"/>
            </w:rPr>
          </w:rPrChange>
        </w:rPr>
        <w:t xml:space="preserve">malies and </w:t>
      </w:r>
      <w:ins w:id="1512" w:author="Stage 2" w:date="2019-09-04T20:28:00Z">
        <w:r>
          <w:t>comments</w:t>
        </w:r>
      </w:ins>
      <w:del w:id="1513" w:author="Stage 2" w:date="2019-09-04T20:28:00Z">
        <w:r>
          <w:rPr>
            <w:rFonts w:eastAsia="Times New Roman" w:cs="Times New Roman"/>
          </w:rPr>
          <w:delText>notes</w:delText>
        </w:r>
      </w:del>
      <w:r>
        <w:rPr>
          <w:rPrChange w:id="1514" w:author="Stage 2" w:date="2019-09-04T20:28:00Z">
            <w:rPr>
              <w:rFonts w:ascii="Times New Roman" w:eastAsia="Times New Roman" w:hAnsi="Times New Roman" w:cs="Times New Roman"/>
              <w:sz w:val="24"/>
              <w:szCs w:val="24"/>
            </w:rPr>
          </w:rPrChange>
        </w:rPr>
        <w:t xml:space="preserve"> according to their standard lab practices and these were provided along with the looking time data and converted to a standardized form during the central analysis. Examples of relevant concerns included the infant crying during testing, p</w:t>
      </w:r>
      <w:r>
        <w:rPr>
          <w:rPrChange w:id="1515" w:author="Stage 2" w:date="2019-09-04T20:28:00Z">
            <w:rPr>
              <w:rFonts w:ascii="Times New Roman" w:eastAsia="Times New Roman" w:hAnsi="Times New Roman" w:cs="Times New Roman"/>
              <w:sz w:val="24"/>
              <w:szCs w:val="24"/>
            </w:rPr>
          </w:rPrChange>
        </w:rPr>
        <w:t>arents intervening in a way that would affect their infant’s looking behavior (e.g., talking or pointing), or technical problems that prevented the normal presentation of experimental stimuli.</w:t>
      </w:r>
      <w:del w:id="1516" w:author="Stage 2" w:date="2019-09-04T20:28:00Z">
        <w:r>
          <w:rPr>
            <w:rFonts w:eastAsia="Times New Roman" w:cs="Times New Roman"/>
          </w:rPr>
          <w:delText xml:space="preserve"> </w:delText>
        </w:r>
      </w:del>
    </w:p>
    <w:p w14:paraId="160C1D0C" w14:textId="77777777" w:rsidR="00D350E7" w:rsidRDefault="003C1572">
      <w:pPr>
        <w:pStyle w:val="Heading2"/>
        <w:rPr>
          <w:ins w:id="1517" w:author="Stage 2" w:date="2019-09-04T20:28:00Z"/>
        </w:rPr>
      </w:pPr>
      <w:bookmarkStart w:id="1518" w:name="videos"/>
      <w:bookmarkEnd w:id="1518"/>
      <w:r>
        <w:rPr>
          <w:rPrChange w:id="1519" w:author="Stage 2" w:date="2019-09-04T20:28:00Z">
            <w:rPr>
              <w:i/>
            </w:rPr>
          </w:rPrChange>
        </w:rPr>
        <w:t>Videos</w:t>
      </w:r>
    </w:p>
    <w:p w14:paraId="57419D75" w14:textId="14FC72B4" w:rsidR="00847E8C" w:rsidRDefault="003C1572">
      <w:pPr>
        <w:pStyle w:val="FirstParagraph"/>
        <w:rPr>
          <w:rPrChange w:id="1520" w:author="Stage 2" w:date="2019-09-04T20:28:00Z">
            <w:rPr>
              <w:rFonts w:ascii="Times New Roman" w:eastAsia="Times New Roman" w:hAnsi="Times New Roman" w:cs="Times New Roman"/>
              <w:sz w:val="24"/>
              <w:szCs w:val="24"/>
            </w:rPr>
          </w:rPrChange>
        </w:rPr>
        <w:pPrChange w:id="1521" w:author="Stage 2" w:date="2019-09-04T20:28:00Z">
          <w:pPr>
            <w:pBdr>
              <w:top w:val="nil"/>
              <w:left w:val="nil"/>
              <w:bottom w:val="nil"/>
              <w:right w:val="nil"/>
              <w:between w:val="nil"/>
            </w:pBdr>
            <w:spacing w:line="480" w:lineRule="auto"/>
            <w:ind w:firstLine="720"/>
          </w:pPr>
        </w:pPrChange>
      </w:pPr>
      <w:ins w:id="1522" w:author="Stage 2" w:date="2019-09-04T20:28:00Z">
        <w:r>
          <w:t>All laboratories provided a “walk-through” video that detailed their basic processes including greeting, consent and data collection and showing the physical characteristics</w:t>
        </w:r>
      </w:ins>
      <w:r>
        <w:rPr>
          <w:rPrChange w:id="1523" w:author="Stage 2" w:date="2019-09-04T20:28:00Z">
            <w:rPr>
              <w:rFonts w:ascii="Times New Roman" w:eastAsia="Times New Roman" w:hAnsi="Times New Roman" w:cs="Times New Roman"/>
              <w:i/>
              <w:sz w:val="24"/>
              <w:szCs w:val="24"/>
            </w:rPr>
          </w:rPrChange>
        </w:rPr>
        <w:t xml:space="preserve"> of </w:t>
      </w:r>
      <w:ins w:id="1524" w:author="Stage 2" w:date="2019-09-04T20:28:00Z">
        <w:r>
          <w:t>their laboratory. (In our preregistration we stated that further procedural doc</w:t>
        </w:r>
        <w:r>
          <w:t>umentation would be available, but standardized reporting for procedural decision-making proved difficult to develop and deploy.) In addition, we</w:t>
        </w:r>
      </w:ins>
      <w:del w:id="1525" w:author="Stage 2" w:date="2019-09-04T20:28:00Z">
        <w:r>
          <w:rPr>
            <w:rFonts w:eastAsia="Times New Roman" w:cs="Times New Roman"/>
            <w:i/>
          </w:rPr>
          <w:delText>participants</w:delText>
        </w:r>
        <w:r>
          <w:rPr>
            <w:rFonts w:eastAsia="Times New Roman" w:cs="Times New Roman"/>
          </w:rPr>
          <w:delText>. We</w:delText>
        </w:r>
      </w:del>
      <w:r>
        <w:rPr>
          <w:rPrChange w:id="1526" w:author="Stage 2" w:date="2019-09-04T20:28:00Z">
            <w:rPr>
              <w:rFonts w:ascii="Times New Roman" w:eastAsia="Times New Roman" w:hAnsi="Times New Roman" w:cs="Times New Roman"/>
              <w:sz w:val="24"/>
              <w:szCs w:val="24"/>
            </w:rPr>
          </w:rPrChange>
        </w:rPr>
        <w:t xml:space="preserve"> strongly encouraged laboratories to</w:t>
      </w:r>
      <w:r>
        <w:rPr>
          <w:rPrChange w:id="1527" w:author="Stage 2" w:date="2019-09-04T20:28:00Z">
            <w:rPr>
              <w:rFonts w:ascii="Times New Roman" w:eastAsia="Times New Roman" w:hAnsi="Times New Roman" w:cs="Times New Roman"/>
              <w:sz w:val="24"/>
              <w:szCs w:val="24"/>
            </w:rPr>
          </w:rPrChange>
        </w:rPr>
        <w:t xml:space="preserve"> collect and share video recordings of their data collection according to what was permissible given their ethics approval and participant consent. </w:t>
      </w:r>
      <w:del w:id="1528" w:author="Stage 2" w:date="2019-09-04T20:28:00Z">
        <w:r>
          <w:rPr>
            <w:rFonts w:eastAsia="Times New Roman" w:cs="Times New Roman"/>
            <w:highlight w:val="yellow"/>
          </w:rPr>
          <w:delText>DATABRARY LINKS TO BE ADDED LATER</w:delText>
        </w:r>
        <w:r>
          <w:rPr>
            <w:rFonts w:eastAsia="Times New Roman" w:cs="Times New Roman"/>
          </w:rPr>
          <w:delText xml:space="preserve"> </w:delText>
        </w:r>
      </w:del>
      <w:r>
        <w:rPr>
          <w:rPrChange w:id="1529" w:author="Stage 2" w:date="2019-09-04T20:28:00Z">
            <w:rPr>
              <w:rFonts w:ascii="Times New Roman" w:eastAsia="Times New Roman" w:hAnsi="Times New Roman" w:cs="Times New Roman"/>
              <w:sz w:val="24"/>
              <w:szCs w:val="24"/>
            </w:rPr>
          </w:rPrChange>
        </w:rPr>
        <w:t>If labs could not provide participant videos, they were asked to provide a</w:t>
      </w:r>
      <w:r>
        <w:rPr>
          <w:rPrChange w:id="1530" w:author="Stage 2" w:date="2019-09-04T20:28:00Z">
            <w:rPr>
              <w:rFonts w:ascii="Times New Roman" w:eastAsia="Times New Roman" w:hAnsi="Times New Roman" w:cs="Times New Roman"/>
              <w:sz w:val="24"/>
              <w:szCs w:val="24"/>
            </w:rPr>
          </w:rPrChange>
        </w:rPr>
        <w:t xml:space="preserve"> video showing a run-through of their procedure and/or pictures and information regarding the study setup.</w:t>
      </w:r>
      <w:ins w:id="1531" w:author="Stage 2" w:date="2019-09-04T20:28:00Z">
        <w:r>
          <w:t xml:space="preserve"> A </w:t>
        </w:r>
        <w:r>
          <w:t>number of laboratories contributed these video recordings to Databrary, where they can be found by searching for “ManyBabies 1.”</w:t>
        </w:r>
      </w:ins>
    </w:p>
    <w:p w14:paraId="0B428413" w14:textId="77777777" w:rsidR="00847E8C" w:rsidRDefault="003C1572">
      <w:pPr>
        <w:pStyle w:val="Heading2"/>
        <w:pPrChange w:id="1532" w:author="Stage 2" w:date="2019-09-04T20:28:00Z">
          <w:pPr>
            <w:pStyle w:val="Heading2"/>
            <w:pBdr>
              <w:top w:val="nil"/>
              <w:left w:val="nil"/>
              <w:bottom w:val="nil"/>
              <w:right w:val="nil"/>
              <w:between w:val="nil"/>
            </w:pBdr>
          </w:pPr>
        </w:pPrChange>
      </w:pPr>
      <w:bookmarkStart w:id="1533" w:name="_pilnikvt3kpn" w:colFirst="0" w:colLast="0"/>
      <w:bookmarkEnd w:id="1533"/>
      <w:r>
        <w:rPr>
          <w:rFonts w:eastAsia="Times New Roman" w:cs="Times New Roman"/>
          <w:szCs w:val="24"/>
        </w:rPr>
        <w:lastRenderedPageBreak/>
        <w:t>Exclusion Criteria</w:t>
      </w:r>
    </w:p>
    <w:p w14:paraId="11D175F7" w14:textId="33C930F1" w:rsidR="00847E8C" w:rsidRDefault="003C1572">
      <w:pPr>
        <w:pStyle w:val="FirstParagraph"/>
        <w:rPr>
          <w:rPrChange w:id="1534" w:author="Stage 2" w:date="2019-09-04T20:28:00Z">
            <w:rPr>
              <w:rFonts w:ascii="Times New Roman" w:eastAsia="Times New Roman" w:hAnsi="Times New Roman" w:cs="Times New Roman"/>
              <w:sz w:val="24"/>
              <w:szCs w:val="24"/>
            </w:rPr>
          </w:rPrChange>
        </w:rPr>
        <w:pPrChange w:id="1535" w:author="Stage 2" w:date="2019-09-04T20:28:00Z">
          <w:pPr>
            <w:pBdr>
              <w:top w:val="nil"/>
              <w:left w:val="nil"/>
              <w:bottom w:val="nil"/>
              <w:right w:val="nil"/>
              <w:between w:val="nil"/>
            </w:pBdr>
            <w:spacing w:line="480" w:lineRule="auto"/>
          </w:pPr>
        </w:pPrChange>
      </w:pPr>
      <w:r>
        <w:rPr>
          <w:rPrChange w:id="1536" w:author="Stage 2" w:date="2019-09-04T20:28:00Z">
            <w:rPr>
              <w:rFonts w:ascii="Times New Roman" w:eastAsia="Times New Roman" w:hAnsi="Times New Roman" w:cs="Times New Roman"/>
              <w:sz w:val="24"/>
              <w:szCs w:val="24"/>
            </w:rPr>
          </w:rPrChange>
        </w:rPr>
        <w:t xml:space="preserve">All data collected for the study (i.e., </w:t>
      </w:r>
      <w:r>
        <w:rPr>
          <w:rPrChange w:id="1537" w:author="Stage 2" w:date="2019-09-04T20:28:00Z">
            <w:rPr>
              <w:rFonts w:ascii="Times New Roman" w:eastAsia="Times New Roman" w:hAnsi="Times New Roman" w:cs="Times New Roman"/>
              <w:sz w:val="24"/>
              <w:szCs w:val="24"/>
            </w:rPr>
          </w:rPrChange>
        </w:rPr>
        <w:t xml:space="preserve">every infant for whom a data file was generated, regardless of how many trials were completed) were given to the analysis team for confirmatory analyses. Participants were only included in analysis if they met all of the criteria below. </w:t>
      </w:r>
      <w:ins w:id="1538" w:author="Stage 2" w:date="2019-09-04T20:28:00Z">
        <w:r>
          <w:t xml:space="preserve">All exclusion rules are applied sequentially, and percentages reflect this sequential application to an initial sample prior to exclusions of 2754. </w:t>
        </w:r>
      </w:ins>
      <w:r>
        <w:rPr>
          <w:rPrChange w:id="1539" w:author="Stage 2" w:date="2019-09-04T20:28:00Z">
            <w:rPr>
              <w:rFonts w:ascii="Times New Roman" w:eastAsia="Times New Roman" w:hAnsi="Times New Roman" w:cs="Times New Roman"/>
              <w:sz w:val="24"/>
              <w:szCs w:val="24"/>
            </w:rPr>
          </w:rPrChange>
        </w:rPr>
        <w:t>N.B.: the first thr</w:t>
      </w:r>
      <w:r>
        <w:rPr>
          <w:rPrChange w:id="1540" w:author="Stage 2" w:date="2019-09-04T20:28:00Z">
            <w:rPr>
              <w:rFonts w:ascii="Times New Roman" w:eastAsia="Times New Roman" w:hAnsi="Times New Roman" w:cs="Times New Roman"/>
              <w:sz w:val="24"/>
              <w:szCs w:val="24"/>
            </w:rPr>
          </w:rPrChange>
        </w:rPr>
        <w:t>ee criteria preemptively prevent participation (except in case of erroneously running the experiment with children outside of the inclusion guidelines).</w:t>
      </w:r>
      <w:del w:id="1541" w:author="Stage 2" w:date="2019-09-04T20:28:00Z">
        <w:r>
          <w:rPr>
            <w:rFonts w:eastAsia="Times New Roman" w:cs="Times New Roman"/>
          </w:rPr>
          <w:delText xml:space="preserve"> </w:delText>
        </w:r>
      </w:del>
    </w:p>
    <w:p w14:paraId="2BA74CE3" w14:textId="48676751" w:rsidR="00847E8C" w:rsidRDefault="003C1572">
      <w:pPr>
        <w:numPr>
          <w:ilvl w:val="0"/>
          <w:numId w:val="16"/>
        </w:numPr>
        <w:rPr>
          <w:rPrChange w:id="1542" w:author="Stage 2" w:date="2019-09-04T20:28:00Z">
            <w:rPr>
              <w:rFonts w:ascii="Times New Roman" w:eastAsia="Times New Roman" w:hAnsi="Times New Roman" w:cs="Times New Roman"/>
              <w:sz w:val="24"/>
              <w:szCs w:val="24"/>
            </w:rPr>
          </w:rPrChange>
        </w:rPr>
        <w:pPrChange w:id="1543" w:author="Stage 2" w:date="2019-09-04T20:28:00Z">
          <w:pPr>
            <w:numPr>
              <w:numId w:val="1"/>
            </w:numPr>
            <w:pBdr>
              <w:top w:val="nil"/>
              <w:left w:val="nil"/>
              <w:bottom w:val="nil"/>
              <w:right w:val="nil"/>
              <w:between w:val="nil"/>
            </w:pBdr>
            <w:spacing w:line="480" w:lineRule="auto"/>
            <w:ind w:left="720" w:hanging="360"/>
          </w:pPr>
        </w:pPrChange>
      </w:pPr>
      <w:r>
        <w:rPr>
          <w:i/>
          <w:rPrChange w:id="1544" w:author="Stage 2" w:date="2019-09-04T20:28:00Z">
            <w:rPr>
              <w:rFonts w:ascii="Times New Roman" w:eastAsia="Times New Roman" w:hAnsi="Times New Roman" w:cs="Times New Roman"/>
              <w:sz w:val="24"/>
              <w:szCs w:val="24"/>
            </w:rPr>
          </w:rPrChange>
        </w:rPr>
        <w:t>Monolingual</w:t>
      </w:r>
      <w:r>
        <w:rPr>
          <w:rPrChange w:id="1545" w:author="Stage 2" w:date="2019-09-04T20:28:00Z">
            <w:rPr>
              <w:rFonts w:ascii="Times New Roman" w:eastAsia="Times New Roman" w:hAnsi="Times New Roman" w:cs="Times New Roman"/>
              <w:sz w:val="24"/>
              <w:szCs w:val="24"/>
            </w:rPr>
          </w:rPrChange>
        </w:rPr>
        <w:t>. Monolingual infants of any language background were included in the sample. Monolingual w</w:t>
      </w:r>
      <w:r>
        <w:rPr>
          <w:rPrChange w:id="1546" w:author="Stage 2" w:date="2019-09-04T20:28:00Z">
            <w:rPr>
              <w:rFonts w:ascii="Times New Roman" w:eastAsia="Times New Roman" w:hAnsi="Times New Roman" w:cs="Times New Roman"/>
              <w:sz w:val="24"/>
              <w:szCs w:val="24"/>
            </w:rPr>
          </w:rPrChange>
        </w:rPr>
        <w:t>as defined as 90% parent-reported exposure to the native language. This cutoff score struck a balance between including most infants who are typically considered monolingual in infant language studies, while excluding those who might be considered bilingua</w:t>
      </w:r>
      <w:r>
        <w:rPr>
          <w:rPrChange w:id="1547" w:author="Stage 2" w:date="2019-09-04T20:28:00Z">
            <w:rPr>
              <w:rFonts w:ascii="Times New Roman" w:eastAsia="Times New Roman" w:hAnsi="Times New Roman" w:cs="Times New Roman"/>
              <w:sz w:val="24"/>
              <w:szCs w:val="24"/>
            </w:rPr>
          </w:rPrChange>
        </w:rPr>
        <w:t xml:space="preserve">l (Byers-Heinlein, 2015). </w:t>
      </w:r>
      <w:ins w:id="1548" w:author="Stage 2" w:date="2019-09-04T20:28:00Z">
        <w:r>
          <w:t>162 (5.88%)</w:t>
        </w:r>
      </w:ins>
      <w:del w:id="1549" w:author="Stage 2" w:date="2019-09-04T20:28:00Z">
        <w:r>
          <w:rPr>
            <w:rFonts w:ascii="Times New Roman" w:eastAsia="Times New Roman" w:hAnsi="Times New Roman" w:cs="Times New Roman"/>
            <w:sz w:val="24"/>
            <w:szCs w:val="24"/>
            <w:highlight w:val="yellow"/>
          </w:rPr>
          <w:delText>XYZ (%XYZ)</w:delText>
        </w:r>
      </w:del>
      <w:r>
        <w:rPr>
          <w:rPrChange w:id="1550" w:author="Stage 2" w:date="2019-09-04T20:28:00Z">
            <w:rPr>
              <w:rFonts w:ascii="Times New Roman" w:eastAsia="Times New Roman" w:hAnsi="Times New Roman" w:cs="Times New Roman"/>
              <w:sz w:val="24"/>
              <w:szCs w:val="24"/>
              <w:highlight w:val="yellow"/>
            </w:rPr>
          </w:rPrChange>
        </w:rPr>
        <w:t xml:space="preserve"> infants were tested but did not meet this criterion.</w:t>
      </w:r>
    </w:p>
    <w:p w14:paraId="4C3D773B" w14:textId="41F35921" w:rsidR="00847E8C" w:rsidRDefault="003C1572">
      <w:pPr>
        <w:numPr>
          <w:ilvl w:val="0"/>
          <w:numId w:val="16"/>
        </w:numPr>
        <w:rPr>
          <w:rPrChange w:id="1551" w:author="Stage 2" w:date="2019-09-04T20:28:00Z">
            <w:rPr>
              <w:rFonts w:ascii="Times New Roman" w:eastAsia="Times New Roman" w:hAnsi="Times New Roman" w:cs="Times New Roman"/>
              <w:sz w:val="24"/>
              <w:szCs w:val="24"/>
            </w:rPr>
          </w:rPrChange>
        </w:rPr>
        <w:pPrChange w:id="1552" w:author="Stage 2" w:date="2019-09-04T20:28:00Z">
          <w:pPr>
            <w:numPr>
              <w:numId w:val="1"/>
            </w:numPr>
            <w:pBdr>
              <w:top w:val="nil"/>
              <w:left w:val="nil"/>
              <w:bottom w:val="nil"/>
              <w:right w:val="nil"/>
              <w:between w:val="nil"/>
            </w:pBdr>
            <w:spacing w:line="480" w:lineRule="auto"/>
            <w:ind w:left="720" w:hanging="360"/>
          </w:pPr>
        </w:pPrChange>
      </w:pPr>
      <w:r>
        <w:rPr>
          <w:i/>
          <w:rPrChange w:id="1553" w:author="Stage 2" w:date="2019-09-04T20:28:00Z">
            <w:rPr>
              <w:rFonts w:ascii="Times New Roman" w:eastAsia="Times New Roman" w:hAnsi="Times New Roman" w:cs="Times New Roman"/>
              <w:sz w:val="24"/>
              <w:szCs w:val="24"/>
            </w:rPr>
          </w:rPrChange>
        </w:rPr>
        <w:t>Full-term</w:t>
      </w:r>
      <w:r>
        <w:rPr>
          <w:rPrChange w:id="1554" w:author="Stage 2" w:date="2019-09-04T20:28:00Z">
            <w:rPr>
              <w:rFonts w:ascii="Times New Roman" w:eastAsia="Times New Roman" w:hAnsi="Times New Roman" w:cs="Times New Roman"/>
              <w:sz w:val="24"/>
              <w:szCs w:val="24"/>
            </w:rPr>
          </w:rPrChange>
        </w:rPr>
        <w:t xml:space="preserve">. We defined full term as gestation times greater than or equal to 37 weeks. </w:t>
      </w:r>
      <w:ins w:id="1555" w:author="Stage 2" w:date="2019-09-04T20:28:00Z">
        <w:r>
          <w:t>Of the remaining sample, 62 (2.39%)</w:t>
        </w:r>
      </w:ins>
      <w:del w:id="1556" w:author="Stage 2" w:date="2019-09-04T20:28:00Z">
        <w:r>
          <w:rPr>
            <w:rFonts w:ascii="Times New Roman" w:eastAsia="Times New Roman" w:hAnsi="Times New Roman" w:cs="Times New Roman"/>
            <w:sz w:val="24"/>
            <w:szCs w:val="24"/>
            <w:highlight w:val="yellow"/>
          </w:rPr>
          <w:delText>XYZ (%XYZ)</w:delText>
        </w:r>
      </w:del>
      <w:r>
        <w:rPr>
          <w:rPrChange w:id="1557" w:author="Stage 2" w:date="2019-09-04T20:28:00Z">
            <w:rPr>
              <w:rFonts w:ascii="Times New Roman" w:eastAsia="Times New Roman" w:hAnsi="Times New Roman" w:cs="Times New Roman"/>
              <w:sz w:val="24"/>
              <w:szCs w:val="24"/>
              <w:highlight w:val="yellow"/>
            </w:rPr>
          </w:rPrChange>
        </w:rPr>
        <w:t xml:space="preserve"> infants were tested but did not meet this criterion.</w:t>
      </w:r>
    </w:p>
    <w:p w14:paraId="6D13F94F" w14:textId="7AD0AB77" w:rsidR="00847E8C" w:rsidRDefault="003C1572">
      <w:pPr>
        <w:numPr>
          <w:ilvl w:val="0"/>
          <w:numId w:val="16"/>
        </w:numPr>
        <w:rPr>
          <w:rPrChange w:id="1558" w:author="Stage 2" w:date="2019-09-04T20:28:00Z">
            <w:rPr>
              <w:rFonts w:ascii="Times New Roman" w:eastAsia="Times New Roman" w:hAnsi="Times New Roman" w:cs="Times New Roman"/>
              <w:sz w:val="24"/>
              <w:szCs w:val="24"/>
            </w:rPr>
          </w:rPrChange>
        </w:rPr>
        <w:pPrChange w:id="1559" w:author="Stage 2" w:date="2019-09-04T20:28:00Z">
          <w:pPr>
            <w:numPr>
              <w:numId w:val="1"/>
            </w:numPr>
            <w:pBdr>
              <w:top w:val="nil"/>
              <w:left w:val="nil"/>
              <w:bottom w:val="nil"/>
              <w:right w:val="nil"/>
              <w:between w:val="nil"/>
            </w:pBdr>
            <w:spacing w:line="480" w:lineRule="auto"/>
            <w:ind w:left="720" w:hanging="360"/>
          </w:pPr>
        </w:pPrChange>
      </w:pPr>
      <w:r>
        <w:rPr>
          <w:i/>
          <w:rPrChange w:id="1560" w:author="Stage 2" w:date="2019-09-04T20:28:00Z">
            <w:rPr>
              <w:rFonts w:ascii="Times New Roman" w:eastAsia="Times New Roman" w:hAnsi="Times New Roman" w:cs="Times New Roman"/>
              <w:sz w:val="24"/>
              <w:szCs w:val="24"/>
            </w:rPr>
          </w:rPrChange>
        </w:rPr>
        <w:t>No diagnosed dev</w:t>
      </w:r>
      <w:r>
        <w:rPr>
          <w:i/>
          <w:rPrChange w:id="1561" w:author="Stage 2" w:date="2019-09-04T20:28:00Z">
            <w:rPr>
              <w:rFonts w:ascii="Times New Roman" w:eastAsia="Times New Roman" w:hAnsi="Times New Roman" w:cs="Times New Roman"/>
              <w:sz w:val="24"/>
              <w:szCs w:val="24"/>
            </w:rPr>
          </w:rPrChange>
        </w:rPr>
        <w:t>elopmental disorders</w:t>
      </w:r>
      <w:r>
        <w:rPr>
          <w:rPrChange w:id="1562" w:author="Stage 2" w:date="2019-09-04T20:28:00Z">
            <w:rPr>
              <w:rFonts w:ascii="Times New Roman" w:eastAsia="Times New Roman" w:hAnsi="Times New Roman" w:cs="Times New Roman"/>
              <w:sz w:val="24"/>
              <w:szCs w:val="24"/>
            </w:rPr>
          </w:rPrChange>
        </w:rPr>
        <w:t>. We excluded infants with parent-reported developmental disorders (e.g., chromosomal abnormalities</w:t>
      </w:r>
      <w:ins w:id="1563" w:author="Stage 2" w:date="2019-09-04T20:28:00Z">
        <w:r>
          <w:t>)</w:t>
        </w:r>
      </w:ins>
      <w:del w:id="1564" w:author="Stage 2" w:date="2019-09-04T20:28:00Z">
        <w:r>
          <w:rPr>
            <w:rFonts w:ascii="Times New Roman" w:eastAsia="Times New Roman" w:hAnsi="Times New Roman" w:cs="Times New Roman"/>
            <w:sz w:val="24"/>
            <w:szCs w:val="24"/>
          </w:rPr>
          <w:delText>, etc.)</w:delText>
        </w:r>
      </w:del>
      <w:r>
        <w:rPr>
          <w:rPrChange w:id="1565" w:author="Stage 2" w:date="2019-09-04T20:28:00Z">
            <w:rPr>
              <w:rFonts w:ascii="Times New Roman" w:eastAsia="Times New Roman" w:hAnsi="Times New Roman" w:cs="Times New Roman"/>
              <w:sz w:val="24"/>
              <w:szCs w:val="24"/>
            </w:rPr>
          </w:rPrChange>
        </w:rPr>
        <w:t xml:space="preserve"> or diagnosed hearing impairments. </w:t>
      </w:r>
      <w:ins w:id="1566" w:author="Stage 2" w:date="2019-09-04T20:28:00Z">
        <w:r>
          <w:t>Of the remaining sample, 2 (</w:t>
        </w:r>
      </w:ins>
      <w:del w:id="1567" w:author="Stage 2" w:date="2019-09-04T20:28:00Z">
        <w:r>
          <w:rPr>
            <w:rFonts w:ascii="Times New Roman" w:eastAsia="Times New Roman" w:hAnsi="Times New Roman" w:cs="Times New Roman"/>
            <w:sz w:val="24"/>
            <w:szCs w:val="24"/>
            <w:highlight w:val="yellow"/>
          </w:rPr>
          <w:delText>XYZ (%XYZ)</w:delText>
        </w:r>
      </w:del>
      <w:ins w:id="1568" w:author="Stage 2" w:date="2019-09-04T20:28:00Z">
        <w:r>
          <w:t>0.08%)</w:t>
        </w:r>
      </w:ins>
      <w:r>
        <w:rPr>
          <w:rPrChange w:id="1569" w:author="Stage 2" w:date="2019-09-04T20:28:00Z">
            <w:rPr>
              <w:rFonts w:ascii="Times New Roman" w:eastAsia="Times New Roman" w:hAnsi="Times New Roman" w:cs="Times New Roman"/>
              <w:sz w:val="24"/>
              <w:szCs w:val="24"/>
              <w:highlight w:val="yellow"/>
            </w:rPr>
          </w:rPrChange>
        </w:rPr>
        <w:t xml:space="preserve"> infants were tested but did not meet this criterion.</w:t>
      </w:r>
      <w:r>
        <w:rPr>
          <w:rPrChange w:id="1570" w:author="Stage 2" w:date="2019-09-04T20:28:00Z">
            <w:rPr>
              <w:rFonts w:ascii="Times New Roman" w:eastAsia="Times New Roman" w:hAnsi="Times New Roman" w:cs="Times New Roman"/>
              <w:sz w:val="24"/>
              <w:szCs w:val="24"/>
            </w:rPr>
          </w:rPrChange>
        </w:rPr>
        <w:t xml:space="preserve"> Due to concerns about the accur</w:t>
      </w:r>
      <w:r>
        <w:rPr>
          <w:rPrChange w:id="1571" w:author="Stage 2" w:date="2019-09-04T20:28:00Z">
            <w:rPr>
              <w:rFonts w:ascii="Times New Roman" w:eastAsia="Times New Roman" w:hAnsi="Times New Roman" w:cs="Times New Roman"/>
              <w:sz w:val="24"/>
              <w:szCs w:val="24"/>
            </w:rPr>
          </w:rPrChange>
        </w:rPr>
        <w:t xml:space="preserve">acy of parent reports, we did not </w:t>
      </w:r>
      <w:ins w:id="1572" w:author="Stage 2" w:date="2019-09-04T20:28:00Z">
        <w:r>
          <w:t>exclude infants</w:t>
        </w:r>
      </w:ins>
      <w:del w:id="1573" w:author="Stage 2" w:date="2019-09-04T20:28:00Z">
        <w:r>
          <w:rPr>
            <w:rFonts w:ascii="Times New Roman" w:eastAsia="Times New Roman" w:hAnsi="Times New Roman" w:cs="Times New Roman"/>
            <w:sz w:val="24"/>
            <w:szCs w:val="24"/>
          </w:rPr>
          <w:delText>plan exclusions</w:delText>
        </w:r>
      </w:del>
      <w:r>
        <w:rPr>
          <w:rPrChange w:id="1574" w:author="Stage 2" w:date="2019-09-04T20:28:00Z">
            <w:rPr>
              <w:rFonts w:ascii="Times New Roman" w:eastAsia="Times New Roman" w:hAnsi="Times New Roman" w:cs="Times New Roman"/>
              <w:sz w:val="24"/>
              <w:szCs w:val="24"/>
            </w:rPr>
          </w:rPrChange>
        </w:rPr>
        <w:t xml:space="preserve"> based on </w:t>
      </w:r>
      <w:ins w:id="1575" w:author="Stage 2" w:date="2019-09-04T20:28:00Z">
        <w:r>
          <w:t>parent</w:t>
        </w:r>
      </w:ins>
      <w:del w:id="1576" w:author="Stage 2" w:date="2019-09-04T20:28:00Z">
        <w:r>
          <w:rPr>
            <w:rFonts w:ascii="Times New Roman" w:eastAsia="Times New Roman" w:hAnsi="Times New Roman" w:cs="Times New Roman"/>
            <w:sz w:val="24"/>
            <w:szCs w:val="24"/>
          </w:rPr>
          <w:delText>self</w:delText>
        </w:r>
      </w:del>
      <w:r>
        <w:rPr>
          <w:rPrChange w:id="1577" w:author="Stage 2" w:date="2019-09-04T20:28:00Z">
            <w:rPr>
              <w:rFonts w:ascii="Times New Roman" w:eastAsia="Times New Roman" w:hAnsi="Times New Roman" w:cs="Times New Roman"/>
              <w:sz w:val="24"/>
              <w:szCs w:val="24"/>
            </w:rPr>
          </w:rPrChange>
        </w:rPr>
        <w:t>-reported ear infections unless parents reported medically-confirmed hearing loss.</w:t>
      </w:r>
      <w:del w:id="1578" w:author="Stage 2" w:date="2019-09-04T20:28:00Z">
        <w:r>
          <w:rPr>
            <w:rFonts w:ascii="Times New Roman" w:eastAsia="Times New Roman" w:hAnsi="Times New Roman" w:cs="Times New Roman"/>
            <w:sz w:val="24"/>
            <w:szCs w:val="24"/>
          </w:rPr>
          <w:delText xml:space="preserve"> </w:delText>
        </w:r>
      </w:del>
    </w:p>
    <w:p w14:paraId="3250349A" w14:textId="0176DFCD" w:rsidR="00847E8C" w:rsidRDefault="003C1572">
      <w:pPr>
        <w:numPr>
          <w:ilvl w:val="0"/>
          <w:numId w:val="16"/>
        </w:numPr>
        <w:rPr>
          <w:rPrChange w:id="1579" w:author="Stage 2" w:date="2019-09-04T20:28:00Z">
            <w:rPr>
              <w:rFonts w:ascii="Times New Roman" w:eastAsia="Times New Roman" w:hAnsi="Times New Roman" w:cs="Times New Roman"/>
              <w:sz w:val="24"/>
              <w:szCs w:val="24"/>
            </w:rPr>
          </w:rPrChange>
        </w:rPr>
        <w:pPrChange w:id="1580" w:author="Stage 2" w:date="2019-09-04T20:28:00Z">
          <w:pPr>
            <w:numPr>
              <w:numId w:val="1"/>
            </w:numPr>
            <w:pBdr>
              <w:top w:val="nil"/>
              <w:left w:val="nil"/>
              <w:bottom w:val="nil"/>
              <w:right w:val="nil"/>
              <w:between w:val="nil"/>
            </w:pBdr>
            <w:spacing w:line="480" w:lineRule="auto"/>
            <w:ind w:left="720" w:hanging="360"/>
          </w:pPr>
        </w:pPrChange>
      </w:pPr>
      <w:r>
        <w:rPr>
          <w:i/>
          <w:rPrChange w:id="1581" w:author="Stage 2" w:date="2019-09-04T20:28:00Z">
            <w:rPr>
              <w:rFonts w:ascii="Times New Roman" w:eastAsia="Times New Roman" w:hAnsi="Times New Roman" w:cs="Times New Roman"/>
              <w:sz w:val="24"/>
              <w:szCs w:val="24"/>
            </w:rPr>
          </w:rPrChange>
        </w:rPr>
        <w:t>Contributed usable data</w:t>
      </w:r>
      <w:r>
        <w:rPr>
          <w:rPrChange w:id="1582" w:author="Stage 2" w:date="2019-09-04T20:28:00Z">
            <w:rPr>
              <w:rFonts w:ascii="Times New Roman" w:eastAsia="Times New Roman" w:hAnsi="Times New Roman" w:cs="Times New Roman"/>
              <w:sz w:val="24"/>
              <w:szCs w:val="24"/>
            </w:rPr>
          </w:rPrChange>
        </w:rPr>
        <w:t xml:space="preserve">. A child must have contributed non-zero looking time on a pair of test trials (i.e., </w:t>
      </w:r>
      <w:r>
        <w:rPr>
          <w:rPrChange w:id="1583" w:author="Stage 2" w:date="2019-09-04T20:28:00Z">
            <w:rPr>
              <w:rFonts w:ascii="Times New Roman" w:eastAsia="Times New Roman" w:hAnsi="Times New Roman" w:cs="Times New Roman"/>
              <w:sz w:val="24"/>
              <w:szCs w:val="24"/>
            </w:rPr>
          </w:rPrChange>
        </w:rPr>
        <w:t xml:space="preserve">one trial each of IDS and ADS from a particular stimulus pair), after trial-level exclusions were applied, to be included in the study. </w:t>
      </w:r>
      <w:ins w:id="1584" w:author="Stage 2" w:date="2019-09-04T20:28:00Z">
        <w:r>
          <w:t>Of the remaining sample, 41 (1.65%)</w:t>
        </w:r>
      </w:ins>
      <w:del w:id="1585" w:author="Stage 2" w:date="2019-09-04T20:28:00Z">
        <w:r>
          <w:rPr>
            <w:rFonts w:ascii="Times New Roman" w:eastAsia="Times New Roman" w:hAnsi="Times New Roman" w:cs="Times New Roman"/>
            <w:sz w:val="24"/>
            <w:szCs w:val="24"/>
            <w:highlight w:val="yellow"/>
          </w:rPr>
          <w:delText>XYZ (%XYZ)</w:delText>
        </w:r>
      </w:del>
      <w:r>
        <w:rPr>
          <w:rPrChange w:id="1586" w:author="Stage 2" w:date="2019-09-04T20:28:00Z">
            <w:rPr>
              <w:rFonts w:ascii="Times New Roman" w:eastAsia="Times New Roman" w:hAnsi="Times New Roman" w:cs="Times New Roman"/>
              <w:sz w:val="24"/>
              <w:szCs w:val="24"/>
            </w:rPr>
          </w:rPrChange>
        </w:rPr>
        <w:t xml:space="preserve"> infants were tested but did not meet these criteria. We adopted this relatively liberal inclusion criterion e</w:t>
      </w:r>
      <w:r>
        <w:rPr>
          <w:rPrChange w:id="1587" w:author="Stage 2" w:date="2019-09-04T20:28:00Z">
            <w:rPr>
              <w:rFonts w:ascii="Times New Roman" w:eastAsia="Times New Roman" w:hAnsi="Times New Roman" w:cs="Times New Roman"/>
              <w:sz w:val="24"/>
              <w:szCs w:val="24"/>
            </w:rPr>
          </w:rPrChange>
        </w:rPr>
        <w:t>ven though it is at variance with the more stringent standards that are typically used in infancy research. We were interested in maximizing the amount of data from each lab we were able to include in the initial analysis, and our paradigm was</w:t>
      </w:r>
      <w:ins w:id="1588" w:author="Stage 2" w:date="2019-09-04T20:28:00Z">
        <w:r>
          <w:t>,</w:t>
        </w:r>
      </w:ins>
      <w:r>
        <w:rPr>
          <w:rPrChange w:id="1589" w:author="Stage 2" w:date="2019-09-04T20:28:00Z">
            <w:rPr>
              <w:rFonts w:ascii="Times New Roman" w:eastAsia="Times New Roman" w:hAnsi="Times New Roman" w:cs="Times New Roman"/>
              <w:sz w:val="24"/>
              <w:szCs w:val="24"/>
            </w:rPr>
          </w:rPrChange>
        </w:rPr>
        <w:t xml:space="preserve"> by design</w:t>
      </w:r>
      <w:ins w:id="1590" w:author="Stage 2" w:date="2019-09-04T20:28:00Z">
        <w:r>
          <w:t>,</w:t>
        </w:r>
      </w:ins>
      <w:r>
        <w:rPr>
          <w:rPrChange w:id="1591" w:author="Stage 2" w:date="2019-09-04T20:28:00Z">
            <w:rPr>
              <w:rFonts w:ascii="Times New Roman" w:eastAsia="Times New Roman" w:hAnsi="Times New Roman" w:cs="Times New Roman"/>
              <w:sz w:val="24"/>
              <w:szCs w:val="24"/>
            </w:rPr>
          </w:rPrChange>
        </w:rPr>
        <w:t xml:space="preserve"> le</w:t>
      </w:r>
      <w:r>
        <w:rPr>
          <w:rPrChange w:id="1592" w:author="Stage 2" w:date="2019-09-04T20:28:00Z">
            <w:rPr>
              <w:rFonts w:ascii="Times New Roman" w:eastAsia="Times New Roman" w:hAnsi="Times New Roman" w:cs="Times New Roman"/>
              <w:sz w:val="24"/>
              <w:szCs w:val="24"/>
            </w:rPr>
          </w:rPrChange>
        </w:rPr>
        <w:t>ss customized for any particular age group (and hence likely to produce greater data loss, especially for older children</w:t>
      </w:r>
      <w:ins w:id="1593" w:author="Stage 2" w:date="2019-09-04T20:28:00Z">
        <w:r>
          <w:t>, who tend to habituate more quickly).</w:t>
        </w:r>
      </w:ins>
      <w:del w:id="1594" w:author="Stage 2" w:date="2019-09-04T20:28:00Z">
        <w:r>
          <w:rPr>
            <w:rFonts w:ascii="Times New Roman" w:eastAsia="Times New Roman" w:hAnsi="Times New Roman" w:cs="Times New Roman"/>
            <w:sz w:val="24"/>
            <w:szCs w:val="24"/>
          </w:rPr>
          <w:delText>).</w:delText>
        </w:r>
      </w:del>
      <w:r>
        <w:rPr>
          <w:rPrChange w:id="1595" w:author="Stage 2" w:date="2019-09-04T20:28:00Z">
            <w:rPr>
              <w:rFonts w:ascii="Times New Roman" w:eastAsia="Times New Roman" w:hAnsi="Times New Roman" w:cs="Times New Roman"/>
              <w:sz w:val="24"/>
              <w:szCs w:val="24"/>
            </w:rPr>
          </w:rPrChange>
        </w:rPr>
        <w:t xml:space="preserve"> In the exploratory analyses below, we consider how exclusion decisions affected our effect size estimates.</w:t>
      </w:r>
    </w:p>
    <w:p w14:paraId="49FEB6CF" w14:textId="6D1A7264" w:rsidR="00847E8C" w:rsidRDefault="003C1572">
      <w:pPr>
        <w:pStyle w:val="FirstParagraph"/>
        <w:rPr>
          <w:rPrChange w:id="1596" w:author="Stage 2" w:date="2019-09-04T20:28:00Z">
            <w:rPr>
              <w:rFonts w:ascii="Times New Roman" w:eastAsia="Times New Roman" w:hAnsi="Times New Roman" w:cs="Times New Roman"/>
              <w:sz w:val="24"/>
              <w:szCs w:val="24"/>
            </w:rPr>
          </w:rPrChange>
        </w:rPr>
        <w:pPrChange w:id="1597" w:author="Stage 2" w:date="2019-09-04T20:28:00Z">
          <w:pPr>
            <w:numPr>
              <w:numId w:val="1"/>
            </w:numPr>
            <w:pBdr>
              <w:top w:val="nil"/>
              <w:left w:val="nil"/>
              <w:bottom w:val="nil"/>
              <w:right w:val="nil"/>
              <w:between w:val="nil"/>
            </w:pBdr>
            <w:spacing w:line="480" w:lineRule="auto"/>
            <w:ind w:left="720" w:hanging="360"/>
          </w:pPr>
        </w:pPrChange>
      </w:pPr>
      <w:ins w:id="1598" w:author="Stage 2" w:date="2019-09-04T20:28:00Z">
        <w:r>
          <w:t>After these exclusions were applied, participants</w:t>
        </w:r>
      </w:ins>
      <w:del w:id="1599" w:author="Stage 2" w:date="2019-09-04T20:28:00Z">
        <w:r>
          <w:rPr>
            <w:rFonts w:eastAsia="Times New Roman" w:cs="Times New Roman"/>
          </w:rPr>
          <w:delText>Participants</w:delText>
        </w:r>
      </w:del>
      <w:r>
        <w:rPr>
          <w:rPrChange w:id="1600" w:author="Stage 2" w:date="2019-09-04T20:28:00Z">
            <w:rPr>
              <w:rFonts w:ascii="Times New Roman" w:eastAsia="Times New Roman" w:hAnsi="Times New Roman" w:cs="Times New Roman"/>
              <w:sz w:val="24"/>
              <w:szCs w:val="24"/>
            </w:rPr>
          </w:rPrChange>
        </w:rPr>
        <w:t xml:space="preserve"> could also be</w:t>
      </w:r>
      <w:r>
        <w:rPr>
          <w:rPrChange w:id="1601" w:author="Stage 2" w:date="2019-09-04T20:28:00Z">
            <w:rPr>
              <w:rFonts w:ascii="Times New Roman" w:eastAsia="Times New Roman" w:hAnsi="Times New Roman" w:cs="Times New Roman"/>
              <w:sz w:val="24"/>
              <w:szCs w:val="24"/>
            </w:rPr>
          </w:rPrChange>
        </w:rPr>
        <w:t xml:space="preserve"> excluded for analysis based on session-level errors, including: equipment error (e.g., no sound or visuals on the first pair of </w:t>
      </w:r>
      <w:r>
        <w:rPr>
          <w:rPrChange w:id="1602" w:author="Stage 2" w:date="2019-09-04T20:28:00Z">
            <w:rPr>
              <w:rFonts w:ascii="Times New Roman" w:eastAsia="Times New Roman" w:hAnsi="Times New Roman" w:cs="Times New Roman"/>
              <w:sz w:val="24"/>
              <w:szCs w:val="24"/>
            </w:rPr>
          </w:rPrChange>
        </w:rPr>
        <w:lastRenderedPageBreak/>
        <w:t>trials), experimenter error (e.g., an experimenter was unblinded in setups where infant looking was measured by live button pre</w:t>
      </w:r>
      <w:r>
        <w:rPr>
          <w:rPrChange w:id="1603" w:author="Stage 2" w:date="2019-09-04T20:28:00Z">
            <w:rPr>
              <w:rFonts w:ascii="Times New Roman" w:eastAsia="Times New Roman" w:hAnsi="Times New Roman" w:cs="Times New Roman"/>
              <w:sz w:val="24"/>
              <w:szCs w:val="24"/>
            </w:rPr>
          </w:rPrChange>
        </w:rPr>
        <w:t xml:space="preserve">ss), or evidence of </w:t>
      </w:r>
      <w:ins w:id="1604" w:author="Stage 2" w:date="2019-09-04T20:28:00Z">
        <w:r>
          <w:t xml:space="preserve">consistent </w:t>
        </w:r>
      </w:ins>
      <w:r>
        <w:rPr>
          <w:rPrChange w:id="1605" w:author="Stage 2" w:date="2019-09-04T20:28:00Z">
            <w:rPr>
              <w:rFonts w:ascii="Times New Roman" w:eastAsia="Times New Roman" w:hAnsi="Times New Roman" w:cs="Times New Roman"/>
              <w:sz w:val="24"/>
              <w:szCs w:val="24"/>
            </w:rPr>
          </w:rPrChange>
        </w:rPr>
        <w:t xml:space="preserve">parent/outside interference noted by participating labs (e.g., talking or pointing by parents, construction noise, sibling pounding on door). </w:t>
      </w:r>
      <w:ins w:id="1606" w:author="Stage 2" w:date="2019-09-04T20:28:00Z">
        <w:r>
          <w:t>78 (3.1</w:t>
        </w:r>
        <w:r>
          <w:t>8</w:t>
        </w:r>
      </w:ins>
      <w:del w:id="1607" w:author="Stage 2" w:date="2019-09-04T20:28:00Z">
        <w:r>
          <w:rPr>
            <w:rFonts w:eastAsia="Times New Roman" w:cs="Times New Roman"/>
            <w:highlight w:val="yellow"/>
          </w:rPr>
          <w:delText>XYZ</w:delText>
        </w:r>
        <w:r>
          <w:rPr>
            <w:rFonts w:eastAsia="Times New Roman" w:cs="Times New Roman"/>
          </w:rPr>
          <w:delText xml:space="preserve"> (</w:delText>
        </w:r>
        <w:r>
          <w:rPr>
            <w:rFonts w:eastAsia="Times New Roman" w:cs="Times New Roman"/>
            <w:highlight w:val="yellow"/>
          </w:rPr>
          <w:delText>XYZ</w:delText>
        </w:r>
      </w:del>
      <w:r>
        <w:rPr>
          <w:rPrChange w:id="1608" w:author="Stage 2" w:date="2019-09-04T20:28:00Z">
            <w:rPr>
              <w:rFonts w:ascii="Times New Roman" w:eastAsia="Times New Roman" w:hAnsi="Times New Roman" w:cs="Times New Roman"/>
              <w:sz w:val="24"/>
              <w:szCs w:val="24"/>
              <w:highlight w:val="yellow"/>
            </w:rPr>
          </w:rPrChange>
        </w:rPr>
        <w:t>%</w:t>
      </w:r>
      <w:r>
        <w:rPr>
          <w:rPrChange w:id="1609" w:author="Stage 2" w:date="2019-09-04T20:28:00Z">
            <w:rPr>
              <w:rFonts w:ascii="Times New Roman" w:eastAsia="Times New Roman" w:hAnsi="Times New Roman" w:cs="Times New Roman"/>
              <w:sz w:val="24"/>
              <w:szCs w:val="24"/>
            </w:rPr>
          </w:rPrChange>
        </w:rPr>
        <w:t xml:space="preserve">) infants </w:t>
      </w:r>
      <w:ins w:id="1610" w:author="Stage 2" w:date="2019-09-04T20:28:00Z">
        <w:r>
          <w:t xml:space="preserve">for whom we had other reported data </w:t>
        </w:r>
      </w:ins>
      <w:r>
        <w:rPr>
          <w:rPrChange w:id="1611" w:author="Stage 2" w:date="2019-09-04T20:28:00Z">
            <w:rPr>
              <w:rFonts w:ascii="Times New Roman" w:eastAsia="Times New Roman" w:hAnsi="Times New Roman" w:cs="Times New Roman"/>
              <w:sz w:val="24"/>
              <w:szCs w:val="24"/>
            </w:rPr>
          </w:rPrChange>
        </w:rPr>
        <w:t xml:space="preserve">were dropped from analysis due to session-level </w:t>
      </w:r>
      <w:del w:id="1612" w:author="Stage 2" w:date="2019-09-04T20:28:00Z">
        <w:r>
          <w:rPr>
            <w:rFonts w:eastAsia="Times New Roman" w:cs="Times New Roman"/>
          </w:rPr>
          <w:delText>errors (</w:delText>
        </w:r>
        <w:r>
          <w:rPr>
            <w:rFonts w:eastAsia="Times New Roman" w:cs="Times New Roman"/>
            <w:highlight w:val="yellow"/>
          </w:rPr>
          <w:delText>XYZ</w:delText>
        </w:r>
        <w:r>
          <w:rPr>
            <w:rFonts w:eastAsia="Times New Roman" w:cs="Times New Roman"/>
          </w:rPr>
          <w:delText xml:space="preserve"> for equipment </w:delText>
        </w:r>
      </w:del>
      <w:r>
        <w:rPr>
          <w:rPrChange w:id="1613" w:author="Stage 2" w:date="2019-09-04T20:28:00Z">
            <w:rPr>
              <w:rFonts w:ascii="Times New Roman" w:eastAsia="Times New Roman" w:hAnsi="Times New Roman" w:cs="Times New Roman"/>
              <w:sz w:val="24"/>
              <w:szCs w:val="24"/>
            </w:rPr>
          </w:rPrChange>
        </w:rPr>
        <w:t>error</w:t>
      </w:r>
      <w:ins w:id="1614" w:author="Stage 2" w:date="2019-09-04T20:28:00Z">
        <w:r>
          <w:t>. This number is likely an underestimate, however. Many participating labs did not provide data</w:t>
        </w:r>
      </w:ins>
      <w:del w:id="1615" w:author="Stage 2" w:date="2019-09-04T20:28:00Z">
        <w:r>
          <w:rPr>
            <w:rFonts w:eastAsia="Times New Roman" w:cs="Times New Roman"/>
          </w:rPr>
          <w:delText xml:space="preserve">, </w:delText>
        </w:r>
        <w:r>
          <w:rPr>
            <w:rFonts w:eastAsia="Times New Roman" w:cs="Times New Roman"/>
            <w:highlight w:val="yellow"/>
          </w:rPr>
          <w:delText>XYZ</w:delText>
        </w:r>
      </w:del>
      <w:r>
        <w:rPr>
          <w:rPrChange w:id="1616" w:author="Stage 2" w:date="2019-09-04T20:28:00Z">
            <w:rPr>
              <w:rFonts w:ascii="Times New Roman" w:eastAsia="Times New Roman" w:hAnsi="Times New Roman" w:cs="Times New Roman"/>
              <w:sz w:val="24"/>
              <w:szCs w:val="24"/>
            </w:rPr>
          </w:rPrChange>
        </w:rPr>
        <w:t xml:space="preserve"> for </w:t>
      </w:r>
      <w:ins w:id="1617" w:author="Stage 2" w:date="2019-09-04T20:28:00Z">
        <w:r>
          <w:t>all children with session-level errors; in addition, se</w:t>
        </w:r>
        <w:r>
          <w:t>ssion-level errors were not classified consistently across labs, so an accurate classification of the proportion of different types of errors was not possible.</w:t>
        </w:r>
      </w:ins>
      <w:del w:id="1618" w:author="Stage 2" w:date="2019-09-04T20:28:00Z">
        <w:r>
          <w:rPr>
            <w:rFonts w:eastAsia="Times New Roman" w:cs="Times New Roman"/>
          </w:rPr>
          <w:delText xml:space="preserve">experimenter error, </w:delText>
        </w:r>
        <w:r>
          <w:rPr>
            <w:rFonts w:eastAsia="Times New Roman" w:cs="Times New Roman"/>
            <w:highlight w:val="yellow"/>
          </w:rPr>
          <w:delText>XYZ</w:delText>
        </w:r>
        <w:r>
          <w:rPr>
            <w:rFonts w:eastAsia="Times New Roman" w:cs="Times New Roman"/>
          </w:rPr>
          <w:delText xml:space="preserve"> for parental interference).</w:delText>
        </w:r>
      </w:del>
    </w:p>
    <w:p w14:paraId="2AA368B4" w14:textId="77777777" w:rsidR="00D350E7" w:rsidRDefault="003C1572">
      <w:pPr>
        <w:pStyle w:val="BodyText"/>
        <w:rPr>
          <w:ins w:id="1619" w:author="Stage 2" w:date="2019-09-04T20:28:00Z"/>
        </w:rPr>
      </w:pPr>
      <w:ins w:id="1620" w:author="Stage 2" w:date="2019-09-04T20:28:00Z">
        <w:r>
          <w:t>We further excluded individual trials that were reported as having issues (e.g., fussiness, inco</w:t>
        </w:r>
        <w:r>
          <w:t>rrect stimulus, single instance of parent or sibling interference). A total of 4471 (10.61%) trials were affected by such errors. As with session level errors, classification of these was inconsistent across participating labs, but the most common source o</w:t>
        </w:r>
        <w:r>
          <w:t>f trial-level errors was infant fussiness.</w:t>
        </w:r>
      </w:ins>
    </w:p>
    <w:p w14:paraId="59F49D54" w14:textId="77777777" w:rsidR="00D350E7" w:rsidRDefault="003C1572">
      <w:pPr>
        <w:pStyle w:val="BodyText"/>
        <w:rPr>
          <w:ins w:id="1621" w:author="Stage 2" w:date="2019-09-04T20:28:00Z"/>
        </w:rPr>
      </w:pPr>
      <w:ins w:id="1622" w:author="Stage 2" w:date="2019-09-04T20:28:00Z">
        <w:r>
          <w:t>Based on our trial-length minimum, we also excluded 6027 (16.13%) trials with total looking times shorter than 2 s. These trials are analyzed as “missing” in our planned analysis below.</w:t>
        </w:r>
      </w:ins>
    </w:p>
    <w:p w14:paraId="1844747D" w14:textId="77777777" w:rsidR="00D350E7" w:rsidRDefault="003C1572">
      <w:pPr>
        <w:pStyle w:val="BodyText"/>
        <w:rPr>
          <w:ins w:id="1623" w:author="Stage 2" w:date="2019-09-04T20:28:00Z"/>
        </w:rPr>
      </w:pPr>
      <w:ins w:id="1624" w:author="Stage 2" w:date="2019-09-04T20:28:00Z">
        <w:r>
          <w:t>As discussed above, we incl</w:t>
        </w:r>
        <w:r>
          <w:t>uded a lab’s data if they were able to achieve the minimum N required for a half-sample and if, after exclusions, they contributed 10 or more data points. 11 (0.47%) infants from 2 labs were not included in the final sample because of this criterion.</w:t>
        </w:r>
      </w:ins>
    </w:p>
    <w:p w14:paraId="15359224" w14:textId="77777777" w:rsidR="00D350E7" w:rsidRDefault="003C1572">
      <w:pPr>
        <w:pStyle w:val="Heading2"/>
        <w:rPr>
          <w:ins w:id="1625" w:author="Stage 2" w:date="2019-09-04T20:28:00Z"/>
        </w:rPr>
      </w:pPr>
      <w:bookmarkStart w:id="1626" w:name="post-data-collection-methods-addendum"/>
      <w:bookmarkEnd w:id="1626"/>
      <w:ins w:id="1627" w:author="Stage 2" w:date="2019-09-04T20:28:00Z">
        <w:r>
          <w:t>Post-</w:t>
        </w:r>
        <w:r>
          <w:t>Data Collection Methods Addendum</w:t>
        </w:r>
      </w:ins>
    </w:p>
    <w:p w14:paraId="4334216E" w14:textId="77777777" w:rsidR="00D350E7" w:rsidRDefault="003C1572">
      <w:pPr>
        <w:pStyle w:val="FirstParagraph"/>
        <w:rPr>
          <w:ins w:id="1628" w:author="Stage 2" w:date="2019-09-04T20:28:00Z"/>
        </w:rPr>
      </w:pPr>
      <w:ins w:id="1629" w:author="Stage 2" w:date="2019-09-04T20:28:00Z">
        <w:r>
          <w:t xml:space="preserve">As the first experimental cross-laboratory infant study of this scale, there were a number of unanticipated issues that arose during data collection within individual labs and at the study </w:t>
        </w:r>
        <w:r>
          <w:lastRenderedPageBreak/>
          <w:t>level, which resulted in deviation</w:t>
        </w:r>
        <w:r>
          <w:t>s from our registered protocol. All such cases were documented and decisions were made without consideration of their impact on the results. Fuller documentation can be found accompanying our shared data; here we summarize the nature and extent of these de</w:t>
        </w:r>
        <w:r>
          <w:t>viations. Note that some of these deviations were the result of typical within-laboratory protocol deviation (experimenter error, etc.) while others stemmed from the additional challenges inherent in harmonizing methodology and data format across such a la</w:t>
        </w:r>
        <w:r>
          <w:t>rge number of laboratories with different lab-internal protocols and standards.</w:t>
        </w:r>
      </w:ins>
    </w:p>
    <w:p w14:paraId="41F35533" w14:textId="77777777" w:rsidR="00D350E7" w:rsidRDefault="003C1572">
      <w:pPr>
        <w:pStyle w:val="BodyText"/>
        <w:rPr>
          <w:ins w:id="1630" w:author="Stage 2" w:date="2019-09-04T20:28:00Z"/>
        </w:rPr>
      </w:pPr>
      <w:ins w:id="1631" w:author="Stage 2" w:date="2019-09-04T20:28:00Z">
        <w:r>
          <w:t>These protocol deviations include the following:</w:t>
        </w:r>
      </w:ins>
    </w:p>
    <w:p w14:paraId="2F185002" w14:textId="77777777" w:rsidR="00D350E7" w:rsidRDefault="003C1572">
      <w:pPr>
        <w:pStyle w:val="Compact"/>
        <w:numPr>
          <w:ilvl w:val="0"/>
          <w:numId w:val="16"/>
        </w:numPr>
        <w:rPr>
          <w:ins w:id="1632" w:author="Stage 2" w:date="2019-09-04T20:28:00Z"/>
        </w:rPr>
      </w:pPr>
      <w:ins w:id="1633" w:author="Stage 2" w:date="2019-09-04T20:28:00Z">
        <w:r>
          <w:t>Before labs had commenced data collection, we altered our attention-getter stimulus to be a precessing annulus accompanied by c</w:t>
        </w:r>
        <w:r>
          <w:t>himes (to address the concern that a laughing baby might be more associated with infant-directed speech); some labs used the old stimulus.</w:t>
        </w:r>
      </w:ins>
    </w:p>
    <w:p w14:paraId="52C22555" w14:textId="77777777" w:rsidR="00D350E7" w:rsidRDefault="003C1572">
      <w:pPr>
        <w:pStyle w:val="Compact"/>
        <w:numPr>
          <w:ilvl w:val="0"/>
          <w:numId w:val="16"/>
        </w:numPr>
        <w:rPr>
          <w:ins w:id="1634" w:author="Stage 2" w:date="2019-09-04T20:28:00Z"/>
        </w:rPr>
      </w:pPr>
      <w:ins w:id="1635" w:author="Stage 2" w:date="2019-09-04T20:28:00Z">
        <w:r>
          <w:t>Variation in trial length beyond the assumed maximum of 18 s emerged due to deviations in lab’s protocols for a varie</w:t>
        </w:r>
        <w:r>
          <w:t>ty of reasons. In all cases, looking times on these trials were truncated to 18 s.</w:t>
        </w:r>
      </w:ins>
    </w:p>
    <w:p w14:paraId="7D1F0817" w14:textId="77777777" w:rsidR="00D350E7" w:rsidRDefault="003C1572">
      <w:pPr>
        <w:pStyle w:val="Compact"/>
        <w:numPr>
          <w:ilvl w:val="0"/>
          <w:numId w:val="16"/>
        </w:numPr>
        <w:rPr>
          <w:ins w:id="1636" w:author="Stage 2" w:date="2019-09-04T20:28:00Z"/>
        </w:rPr>
      </w:pPr>
      <w:ins w:id="1637" w:author="Stage 2" w:date="2019-09-04T20:28:00Z">
        <w:r>
          <w:t>A number of labs provided data from infants that were within the 3–15 month age range, but outside of the submitting lab’s pre-registered age bin. These infants were include</w:t>
        </w:r>
        <w:r>
          <w:t>d in the analyses.</w:t>
        </w:r>
      </w:ins>
    </w:p>
    <w:p w14:paraId="2A864EDF" w14:textId="77777777" w:rsidR="00D350E7" w:rsidRDefault="003C1572">
      <w:pPr>
        <w:pStyle w:val="Compact"/>
        <w:numPr>
          <w:ilvl w:val="0"/>
          <w:numId w:val="16"/>
        </w:numPr>
        <w:rPr>
          <w:ins w:id="1638" w:author="Stage 2" w:date="2019-09-04T20:28:00Z"/>
        </w:rPr>
      </w:pPr>
      <w:ins w:id="1639" w:author="Stage 2" w:date="2019-09-04T20:28:00Z">
        <w:r>
          <w:t>Many labs deviated from their pre-registered sample size due to constraints on testing resources. We included these labs provided they met the minimum inclusion criteria for the study as a whole. All such labs certified that they did not</w:t>
        </w:r>
        <w:r>
          <w:t xml:space="preserve"> make decisions regarding sample size on a data-dependent basis.</w:t>
        </w:r>
      </w:ins>
    </w:p>
    <w:p w14:paraId="7D8C85DE" w14:textId="77777777" w:rsidR="00D350E7" w:rsidRDefault="003C1572">
      <w:pPr>
        <w:pStyle w:val="Compact"/>
        <w:numPr>
          <w:ilvl w:val="0"/>
          <w:numId w:val="16"/>
        </w:numPr>
        <w:rPr>
          <w:ins w:id="1640" w:author="Stage 2" w:date="2019-09-04T20:28:00Z"/>
        </w:rPr>
      </w:pPr>
      <w:ins w:id="1641" w:author="Stage 2" w:date="2019-09-04T20:28:00Z">
        <w:r>
          <w:lastRenderedPageBreak/>
          <w:t>A number of laboratories marked participants as session-level errors for reasons other than equipment error, experimenter error or outside interference.</w:t>
        </w:r>
      </w:ins>
    </w:p>
    <w:p w14:paraId="12F89315" w14:textId="77777777" w:rsidR="00D350E7" w:rsidRDefault="003C1572">
      <w:pPr>
        <w:pStyle w:val="FirstParagraph"/>
        <w:rPr>
          <w:ins w:id="1642" w:author="Stage 2" w:date="2019-09-04T20:28:00Z"/>
        </w:rPr>
      </w:pPr>
      <w:ins w:id="1643" w:author="Stage 2" w:date="2019-09-04T20:28:00Z">
        <w:r>
          <w:t>This last point bears further discussi</w:t>
        </w:r>
        <w:r>
          <w:t>on. Some labs marked participants as exclusions at the participant level for trial-level errors (e.g. infant fussy, parental interference), even though there was sufficient trial-level data available for analysis. Similarly, individual trials were sometime</w:t>
        </w:r>
        <w:r>
          <w:t>s marked as errors for reasons related to participant-level issues. All trial-level and participant-level errors were reviewed centrally by at least two coders using all available information in the spreadsheet to determine whether a trial-level or partici</w:t>
        </w:r>
        <w:r>
          <w:t>pant-level error was appropriate. Specific information about each trial or participant error coding that was changed during this process can be found by reviewing metadata within the data analysis codebase.</w:t>
        </w:r>
      </w:ins>
    </w:p>
    <w:p w14:paraId="652F42CD" w14:textId="77777777" w:rsidR="00D350E7" w:rsidRDefault="003C1572">
      <w:pPr>
        <w:pStyle w:val="BodyText"/>
        <w:rPr>
          <w:ins w:id="1644" w:author="Stage 2" w:date="2019-09-04T20:28:00Z"/>
        </w:rPr>
      </w:pPr>
      <w:ins w:id="1645" w:author="Stage 2" w:date="2019-09-04T20:28:00Z">
        <w:r>
          <w:t>In total, 313 participants from 50 labs previousl</w:t>
        </w:r>
        <w:r>
          <w:t>y marked as participant-level exclusions were retained for further processing and analysis. Participants originally coded as having session-level errors were recoded for the following reasons: when the participant-level exclusion was based solely on the ex</w:t>
        </w:r>
        <w:r>
          <w:t>istence of trial-level errors (190 infants), when exclusion was based on a different exclusion criterion (e.g., participants were out of the age range or were preterm) (93 infants), or if an issue identified by the lab at the participant level was deemed a</w:t>
        </w:r>
        <w:r>
          <w:t>cceptable by the central analysis team (e.g., if a lab implemented a slightly different look-away criterion, see below) (30 infants). Note that many of the retained participants were subsequently excluded at other points in the analysis pipeline because, a</w:t>
        </w:r>
        <w:r>
          <w:t>lthough they did not meet the criteria for session-level errors, they did meet the conditions for other exclusion criteria (e.g., participants did not contribute enough useable trials or were excluded based on language exposure).</w:t>
        </w:r>
      </w:ins>
    </w:p>
    <w:p w14:paraId="612298D3" w14:textId="77777777" w:rsidR="00D350E7" w:rsidRDefault="003C1572">
      <w:pPr>
        <w:pStyle w:val="BodyText"/>
        <w:rPr>
          <w:ins w:id="1646" w:author="Stage 2" w:date="2019-09-04T20:28:00Z"/>
        </w:rPr>
      </w:pPr>
      <w:ins w:id="1647" w:author="Stage 2" w:date="2019-09-04T20:28:00Z">
        <w:r>
          <w:lastRenderedPageBreak/>
          <w:t>In addition to recoding se</w:t>
        </w:r>
        <w:r>
          <w:t>ssion-level errors, we also corrected the coding of trial-level errors where appropriate. 778 total trial-level errors from 62 participants in 16 different labs were recoded. The majority of trials were corrected when labs coded a participant-level error (</w:t>
        </w:r>
        <w:r>
          <w:t>e.g. age exclusion) on the trial level (584 trials) or coded a trial-level error on the participant level (e.g., if labs marked a participant as a session-level error for fussiness on a specific trial, but did not code the affected trials as errors) (133 t</w:t>
        </w:r>
        <w:r>
          <w:t>rials). Other trials were corrected when subsequent investigation of lab notes and discussion with lab members revealed that the original trial-level error code needed to be changed (61 trials).</w:t>
        </w:r>
      </w:ins>
    </w:p>
    <w:p w14:paraId="074DB524" w14:textId="77777777" w:rsidR="00D350E7" w:rsidRDefault="003C1572">
      <w:pPr>
        <w:pStyle w:val="BodyText"/>
        <w:rPr>
          <w:ins w:id="1648" w:author="Stage 2" w:date="2019-09-04T20:28:00Z"/>
        </w:rPr>
      </w:pPr>
      <w:ins w:id="1649" w:author="Stage 2" w:date="2019-09-04T20:28:00Z">
        <w:r>
          <w:t>In addition, a variety of errors were found (e.g., pilot part</w:t>
        </w:r>
        <w:r>
          <w:t>icipants not properly excluded but noted in the comments) and fixed within the spreadsheets. Video data were not reviewed centrally, although in some cases where a question arose, the laboratory reviewed their own video in-house in order to respond. The en</w:t>
        </w:r>
        <w:r>
          <w:t>tire process has been carefully documented and can be accessed upon request, but because in some cases this included identifiable information about participants, it is not possible to share it publicly.</w:t>
        </w:r>
      </w:ins>
    </w:p>
    <w:p w14:paraId="4B2ADB6D" w14:textId="77777777" w:rsidR="00D350E7" w:rsidRDefault="003C1572">
      <w:pPr>
        <w:pStyle w:val="BodyText"/>
        <w:rPr>
          <w:ins w:id="1650" w:author="Stage 2" w:date="2019-09-04T20:28:00Z"/>
        </w:rPr>
      </w:pPr>
      <w:ins w:id="1651" w:author="Stage 2" w:date="2019-09-04T20:28:00Z">
        <w:r>
          <w:t>Other reported protocol deviations included: No prere</w:t>
        </w:r>
        <w:r>
          <w:t>gistration form submitted (1 lab); trial look-away time set to 3 s for some participants (1 lab); lab temporarily moved location during data collection (1 lab); minor protocol technical changes after start of data collection (2 labs); alternated left-right</w:t>
        </w:r>
        <w:r>
          <w:t xml:space="preserve"> presentation and tested skin conduction during procedure (1 lab); procedural differences related to high-chair usage (1 lab); attention-getter deviation (4 labs); use of a pinwheel rather than checkerboard as the main visual fixation stimulus in HPP (1 la</w:t>
        </w:r>
        <w:r>
          <w:t>b).</w:t>
        </w:r>
      </w:ins>
    </w:p>
    <w:p w14:paraId="4630CB06" w14:textId="77777777" w:rsidR="00D350E7" w:rsidRDefault="003C1572">
      <w:pPr>
        <w:pStyle w:val="BodyText"/>
        <w:rPr>
          <w:ins w:id="1652" w:author="Stage 2" w:date="2019-09-04T20:28:00Z"/>
        </w:rPr>
      </w:pPr>
      <w:ins w:id="1653" w:author="Stage 2" w:date="2019-09-04T20:28:00Z">
        <w:r>
          <w:t xml:space="preserve">We also detected a large number of data submission errors (typographical or otherwise) as a result of the comprehensive checking process in analysis. These were resolved when necessary </w:t>
        </w:r>
        <w:r>
          <w:lastRenderedPageBreak/>
          <w:t>by contacting the original lab. In general, we were inclusive of da</w:t>
        </w:r>
        <w:r>
          <w:t>ta with minor protocol deviations, and erred on the side of excluding data, when necessary, at the trial rather than participant level. A few demographic variables required greater central scrutiny than originally anticipated. Most notably, there was consi</w:t>
        </w:r>
        <w:r>
          <w:t>derable variability in the interpretation of preterm and bilingual designations (despite centrally-dictated standards). When necessary, we recoded lab data so as to conform to the original protocol definitions.</w:t>
        </w:r>
      </w:ins>
    </w:p>
    <w:p w14:paraId="58E98AA2" w14:textId="77777777" w:rsidR="00D350E7" w:rsidRDefault="003C1572">
      <w:pPr>
        <w:pStyle w:val="BodyText"/>
        <w:rPr>
          <w:ins w:id="1654" w:author="Stage 2" w:date="2019-09-04T20:28:00Z"/>
        </w:rPr>
      </w:pPr>
      <w:ins w:id="1655" w:author="Stage 2" w:date="2019-09-04T20:28:00Z">
        <w:r>
          <w:t>There was an ambiguity in our lab-level exclu</w:t>
        </w:r>
        <w:r>
          <w:t>sion criteria between whether labs would be included if they contributed 10 or more datapoints, or more than 10 datapoints. We chose the more liberal of these two criteria.</w:t>
        </w:r>
      </w:ins>
    </w:p>
    <w:p w14:paraId="12784072" w14:textId="77777777" w:rsidR="00D350E7" w:rsidRDefault="003C1572">
      <w:pPr>
        <w:pStyle w:val="BodyText"/>
        <w:rPr>
          <w:ins w:id="1656" w:author="Stage 2" w:date="2019-09-04T20:28:00Z"/>
        </w:rPr>
      </w:pPr>
      <w:ins w:id="1657" w:author="Stage 2" w:date="2019-09-04T20:28:00Z">
        <w:r>
          <w:t>Finally, two labs submitted data after the deadline. In one case this was due to a communication error; in the other case, the lab continued data collection, resulting in 8 additional infants being tested. Both datasets are included in the final analysis h</w:t>
        </w:r>
        <w:r>
          <w:t>ere.</w:t>
        </w:r>
      </w:ins>
    </w:p>
    <w:p w14:paraId="4BB80C40" w14:textId="77777777" w:rsidR="00847E8C" w:rsidRDefault="00847E8C">
      <w:pPr>
        <w:pBdr>
          <w:top w:val="nil"/>
          <w:left w:val="nil"/>
          <w:bottom w:val="nil"/>
          <w:right w:val="nil"/>
          <w:between w:val="nil"/>
        </w:pBdr>
        <w:spacing w:line="480" w:lineRule="auto"/>
        <w:rPr>
          <w:del w:id="1658" w:author="Stage 2" w:date="2019-09-04T20:28:00Z"/>
          <w:rFonts w:ascii="Times New Roman" w:eastAsia="Times New Roman" w:hAnsi="Times New Roman" w:cs="Times New Roman"/>
          <w:sz w:val="24"/>
          <w:szCs w:val="24"/>
        </w:rPr>
      </w:pPr>
    </w:p>
    <w:p w14:paraId="6EBAC00D" w14:textId="77777777" w:rsidR="00847E8C" w:rsidRDefault="003C1572">
      <w:pPr>
        <w:pStyle w:val="Heading1"/>
      </w:pPr>
      <w:bookmarkStart w:id="1659" w:name="_8vip1odi9w07" w:colFirst="0" w:colLast="0"/>
      <w:bookmarkStart w:id="1660" w:name="results"/>
      <w:bookmarkEnd w:id="1659"/>
      <w:bookmarkEnd w:id="1660"/>
      <w:r>
        <w:t>Results</w:t>
      </w:r>
    </w:p>
    <w:p w14:paraId="0D669389" w14:textId="77777777" w:rsidR="00847E8C" w:rsidRDefault="003C1572">
      <w:pPr>
        <w:pStyle w:val="Heading2"/>
        <w:pBdr>
          <w:top w:val="nil"/>
          <w:left w:val="nil"/>
          <w:bottom w:val="nil"/>
          <w:right w:val="nil"/>
          <w:between w:val="nil"/>
        </w:pBdr>
        <w:rPr>
          <w:del w:id="1661" w:author="Stage 2" w:date="2019-09-04T20:28:00Z"/>
          <w:b w:val="0"/>
          <w:highlight w:val="yellow"/>
        </w:rPr>
      </w:pPr>
      <w:bookmarkStart w:id="1662" w:name="_23j5coa7g6e2" w:colFirst="0" w:colLast="0"/>
      <w:bookmarkEnd w:id="1662"/>
      <w:del w:id="1663" w:author="Stage 2" w:date="2019-09-04T20:28:00Z">
        <w:r>
          <w:rPr>
            <w:b w:val="0"/>
            <w:highlight w:val="yellow"/>
          </w:rPr>
          <w:delText>ALL PLANNED ANALYSES ARE DETAILED BELOW IN OUR PRE-SUBMISSION MS, BUT SOME ANALYSES MAY APPEAR I</w:delText>
        </w:r>
        <w:r>
          <w:rPr>
            <w:b w:val="0"/>
            <w:highlight w:val="yellow"/>
          </w:rPr>
          <w:delText>N AN ONLINE SUPPLEMENT RATHER THAN THE MAIN TEXT.</w:delText>
        </w:r>
      </w:del>
    </w:p>
    <w:p w14:paraId="333695F5" w14:textId="77777777" w:rsidR="00847E8C" w:rsidRDefault="003C1572">
      <w:pPr>
        <w:pStyle w:val="Heading2"/>
        <w:pPrChange w:id="1664" w:author="Stage 2" w:date="2019-09-04T20:28:00Z">
          <w:pPr>
            <w:pStyle w:val="Heading2"/>
            <w:pBdr>
              <w:top w:val="nil"/>
              <w:left w:val="nil"/>
              <w:bottom w:val="nil"/>
              <w:right w:val="nil"/>
              <w:between w:val="nil"/>
            </w:pBdr>
          </w:pPr>
        </w:pPrChange>
      </w:pPr>
      <w:bookmarkStart w:id="1665" w:name="_8vjg2beh8taf" w:colFirst="0" w:colLast="0"/>
      <w:bookmarkEnd w:id="1665"/>
      <w:r>
        <w:rPr>
          <w:rFonts w:eastAsia="Times New Roman" w:cs="Times New Roman"/>
          <w:szCs w:val="24"/>
        </w:rPr>
        <w:t>Confirmatory Analyses</w:t>
      </w:r>
    </w:p>
    <w:p w14:paraId="2A4D15DB" w14:textId="77777777" w:rsidR="00D350E7" w:rsidRDefault="003C1572">
      <w:pPr>
        <w:pStyle w:val="Heading3"/>
        <w:framePr w:wrap="around"/>
        <w:rPr>
          <w:ins w:id="1666" w:author="Stage 2" w:date="2019-09-04T20:28:00Z"/>
        </w:rPr>
      </w:pPr>
      <w:bookmarkStart w:id="1667" w:name="_fb0yn2e79aqk" w:colFirst="0" w:colLast="0"/>
      <w:bookmarkEnd w:id="1667"/>
      <w:r>
        <w:rPr>
          <w:rPrChange w:id="1668" w:author="Stage 2" w:date="2019-09-04T20:28:00Z">
            <w:rPr>
              <w:rFonts w:ascii="Times New Roman" w:eastAsia="Times New Roman" w:hAnsi="Times New Roman" w:cs="Times New Roman"/>
              <w:sz w:val="24"/>
              <w:szCs w:val="24"/>
            </w:rPr>
          </w:rPrChange>
        </w:rPr>
        <w:t>Data processing and analytic framework.</w:t>
      </w:r>
    </w:p>
    <w:p w14:paraId="5023B1C4" w14:textId="600C013B" w:rsidR="00847E8C" w:rsidRDefault="003C1572">
      <w:pPr>
        <w:pStyle w:val="FirstParagraph"/>
        <w:rPr>
          <w:rPrChange w:id="1669" w:author="Stage 2" w:date="2019-09-04T20:28:00Z">
            <w:rPr>
              <w:rFonts w:ascii="Times New Roman" w:eastAsia="Times New Roman" w:hAnsi="Times New Roman" w:cs="Times New Roman"/>
              <w:sz w:val="24"/>
              <w:szCs w:val="24"/>
            </w:rPr>
          </w:rPrChange>
        </w:rPr>
        <w:pPrChange w:id="1670" w:author="Stage 2" w:date="2019-09-04T20:28:00Z">
          <w:pPr>
            <w:pStyle w:val="Heading3"/>
            <w:pBdr>
              <w:top w:val="nil"/>
              <w:left w:val="nil"/>
              <w:bottom w:val="nil"/>
              <w:right w:val="nil"/>
              <w:between w:val="nil"/>
            </w:pBdr>
            <w:spacing w:line="480" w:lineRule="auto"/>
            <w:ind w:firstLine="720"/>
          </w:pPr>
        </w:pPrChange>
      </w:pPr>
      <w:del w:id="1671" w:author="Stage 2" w:date="2019-09-04T20:28:00Z">
        <w:r>
          <w:rPr>
            <w:rFonts w:eastAsia="Times New Roman" w:cs="Times New Roman"/>
          </w:rPr>
          <w:delText xml:space="preserve"> </w:delText>
        </w:r>
      </w:del>
      <w:r>
        <w:rPr>
          <w:rPrChange w:id="1672" w:author="Stage 2" w:date="2019-09-04T20:28:00Z">
            <w:rPr>
              <w:rFonts w:ascii="Times New Roman" w:eastAsia="Times New Roman" w:hAnsi="Times New Roman" w:cs="Times New Roman"/>
              <w:i w:val="0"/>
              <w:sz w:val="24"/>
              <w:szCs w:val="24"/>
            </w:rPr>
          </w:rPrChange>
        </w:rPr>
        <w:t xml:space="preserve">All planned analyses were pre-registered </w:t>
      </w:r>
      <w:ins w:id="1673" w:author="Stage 2" w:date="2019-09-04T20:28:00Z">
        <w:r>
          <w:t xml:space="preserve">in our initial registered report submission (available at </w:t>
        </w:r>
        <w:r>
          <w:fldChar w:fldCharType="begin"/>
        </w:r>
        <w:r>
          <w:instrText xml:space="preserve"> HYPERLINK \h </w:instrText>
        </w:r>
        <w:r>
          <w:fldChar w:fldCharType="separate"/>
        </w:r>
        <w:r>
          <w:rPr>
            <w:rStyle w:val="Hyperlink"/>
          </w:rPr>
          <w:t>https://osf.io/vd789/</w:t>
        </w:r>
        <w:r>
          <w:rPr>
            <w:rStyle w:val="Hyperlink"/>
          </w:rPr>
          <w:fldChar w:fldCharType="end"/>
        </w:r>
        <w:r>
          <w:t>).</w:t>
        </w:r>
      </w:ins>
      <w:del w:id="1674" w:author="Stage 2" w:date="2019-09-04T20:28:00Z">
        <w:r>
          <w:rPr>
            <w:rFonts w:eastAsia="Times New Roman" w:cs="Times New Roman"/>
          </w:rPr>
          <w:delText xml:space="preserve">at </w:delText>
        </w:r>
        <w:r>
          <w:rPr>
            <w:rFonts w:eastAsia="Times New Roman" w:cs="Times New Roman"/>
            <w:highlight w:val="yellow"/>
          </w:rPr>
          <w:delText>LINK</w:delText>
        </w:r>
        <w:r>
          <w:rPr>
            <w:rFonts w:eastAsia="Times New Roman" w:cs="Times New Roman"/>
          </w:rPr>
          <w:delText>.</w:delText>
        </w:r>
      </w:del>
      <w:r>
        <w:rPr>
          <w:rPrChange w:id="1675" w:author="Stage 2" w:date="2019-09-04T20:28:00Z">
            <w:rPr>
              <w:rFonts w:ascii="Times New Roman" w:eastAsia="Times New Roman" w:hAnsi="Times New Roman" w:cs="Times New Roman"/>
              <w:i w:val="0"/>
              <w:sz w:val="24"/>
              <w:szCs w:val="24"/>
            </w:rPr>
          </w:rPrChange>
        </w:rPr>
        <w:t xml:space="preserve"> Our primary dependent variable of interest was looking time (LT). Looking time was defined as time spent fixating the screen (for </w:t>
      </w:r>
      <w:ins w:id="1676" w:author="Stage 2" w:date="2019-09-04T20:28:00Z">
        <w:r>
          <w:t>central fixation</w:t>
        </w:r>
      </w:ins>
      <w:del w:id="1677" w:author="Stage 2" w:date="2019-09-04T20:28:00Z">
        <w:r>
          <w:rPr>
            <w:rFonts w:eastAsia="Times New Roman" w:cs="Times New Roman"/>
          </w:rPr>
          <w:delText>CP</w:delText>
        </w:r>
      </w:del>
      <w:r>
        <w:rPr>
          <w:rPrChange w:id="1678" w:author="Stage 2" w:date="2019-09-04T20:28:00Z">
            <w:rPr>
              <w:rFonts w:ascii="Times New Roman" w:eastAsia="Times New Roman" w:hAnsi="Times New Roman" w:cs="Times New Roman"/>
              <w:i w:val="0"/>
              <w:sz w:val="24"/>
              <w:szCs w:val="24"/>
            </w:rPr>
          </w:rPrChange>
        </w:rPr>
        <w:t xml:space="preserve"> and </w:t>
      </w:r>
      <w:ins w:id="1679" w:author="Stage 2" w:date="2019-09-04T20:28:00Z">
        <w:r>
          <w:t>eye tracking</w:t>
        </w:r>
      </w:ins>
      <w:del w:id="1680" w:author="Stage 2" w:date="2019-09-04T20:28:00Z">
        <w:r>
          <w:rPr>
            <w:rFonts w:eastAsia="Times New Roman" w:cs="Times New Roman"/>
          </w:rPr>
          <w:delText>ET</w:delText>
        </w:r>
      </w:del>
      <w:r>
        <w:rPr>
          <w:rPrChange w:id="1681" w:author="Stage 2" w:date="2019-09-04T20:28:00Z">
            <w:rPr>
              <w:rFonts w:ascii="Times New Roman" w:eastAsia="Times New Roman" w:hAnsi="Times New Roman" w:cs="Times New Roman"/>
              <w:i w:val="0"/>
              <w:sz w:val="24"/>
              <w:szCs w:val="24"/>
            </w:rPr>
          </w:rPrChange>
        </w:rPr>
        <w:t xml:space="preserve"> methods</w:t>
      </w:r>
      <w:ins w:id="1682" w:author="Stage 2" w:date="2019-09-04T20:28:00Z">
        <w:r>
          <w:t>,</w:t>
        </w:r>
      </w:ins>
      <w:r>
        <w:rPr>
          <w:rPrChange w:id="1683" w:author="Stage 2" w:date="2019-09-04T20:28:00Z">
            <w:rPr>
              <w:rFonts w:ascii="Times New Roman" w:eastAsia="Times New Roman" w:hAnsi="Times New Roman" w:cs="Times New Roman"/>
              <w:i w:val="0"/>
              <w:sz w:val="24"/>
              <w:szCs w:val="24"/>
            </w:rPr>
          </w:rPrChange>
        </w:rPr>
        <w:t xml:space="preserve"> and some HPP set-ups) or light (HPP) during test trials; LT scores did not count any time spent looking aw</w:t>
      </w:r>
      <w:r>
        <w:rPr>
          <w:rPrChange w:id="1684" w:author="Stage 2" w:date="2019-09-04T20:28:00Z">
            <w:rPr>
              <w:rFonts w:ascii="Times New Roman" w:eastAsia="Times New Roman" w:hAnsi="Times New Roman" w:cs="Times New Roman"/>
              <w:i w:val="0"/>
              <w:sz w:val="24"/>
              <w:szCs w:val="24"/>
            </w:rPr>
          </w:rPrChange>
        </w:rPr>
        <w:t xml:space="preserve">ay from the screen, even if looks away were below the threshold for terminating a trial. Since looking times are non-normally distributed, following Csibra, Hernik, Mascaro, Tatone, and Lengyel (2016), </w:t>
      </w:r>
      <w:r>
        <w:rPr>
          <w:rPrChange w:id="1685" w:author="Stage 2" w:date="2019-09-04T20:28:00Z">
            <w:rPr>
              <w:rFonts w:ascii="Times New Roman" w:eastAsia="Times New Roman" w:hAnsi="Times New Roman" w:cs="Times New Roman"/>
              <w:i w:val="0"/>
              <w:sz w:val="24"/>
              <w:szCs w:val="24"/>
            </w:rPr>
          </w:rPrChange>
        </w:rPr>
        <w:lastRenderedPageBreak/>
        <w:t>we log-transformed all looking times prior to statisti</w:t>
      </w:r>
      <w:r>
        <w:rPr>
          <w:rPrChange w:id="1686" w:author="Stage 2" w:date="2019-09-04T20:28:00Z">
            <w:rPr>
              <w:rFonts w:ascii="Times New Roman" w:eastAsia="Times New Roman" w:hAnsi="Times New Roman" w:cs="Times New Roman"/>
              <w:i w:val="0"/>
              <w:sz w:val="24"/>
              <w:szCs w:val="24"/>
            </w:rPr>
          </w:rPrChange>
        </w:rPr>
        <w:t xml:space="preserve">cal analysis (we refer to this transformed variable as </w:t>
      </w:r>
      <w:ins w:id="1687" w:author="Stage 2" w:date="2019-09-04T20:28:00Z">
        <w:r>
          <w:t>“</w:t>
        </w:r>
      </w:ins>
      <w:r>
        <w:rPr>
          <w:rPrChange w:id="1688" w:author="Stage 2" w:date="2019-09-04T20:28:00Z">
            <w:rPr>
              <w:rFonts w:ascii="Times New Roman" w:eastAsia="Times New Roman" w:hAnsi="Times New Roman" w:cs="Times New Roman"/>
              <w:i w:val="0"/>
              <w:sz w:val="24"/>
              <w:szCs w:val="24"/>
            </w:rPr>
          </w:rPrChange>
        </w:rPr>
        <w:t>log LT</w:t>
      </w:r>
      <w:ins w:id="1689" w:author="Stage 2" w:date="2019-09-04T20:28:00Z">
        <w:r>
          <w:t>”).</w:t>
        </w:r>
      </w:ins>
      <w:del w:id="1690" w:author="Stage 2" w:date="2019-09-04T20:28:00Z">
        <w:r>
          <w:rPr>
            <w:rFonts w:eastAsia="Times New Roman" w:cs="Times New Roman"/>
          </w:rPr>
          <w:delText xml:space="preserve">). </w:delText>
        </w:r>
      </w:del>
    </w:p>
    <w:p w14:paraId="04679D46" w14:textId="77777777" w:rsidR="00847E8C" w:rsidRDefault="003C1572">
      <w:pPr>
        <w:pStyle w:val="BodyText"/>
        <w:rPr>
          <w:rFonts w:eastAsia="Times New Roman" w:cs="Times New Roman"/>
        </w:rPr>
        <w:pPrChange w:id="1691" w:author="Stage 2" w:date="2019-09-04T20:28:00Z">
          <w:pPr>
            <w:pBdr>
              <w:top w:val="nil"/>
              <w:left w:val="nil"/>
              <w:bottom w:val="nil"/>
              <w:right w:val="nil"/>
              <w:between w:val="nil"/>
            </w:pBdr>
            <w:spacing w:line="480" w:lineRule="auto"/>
            <w:ind w:firstLine="720"/>
          </w:pPr>
        </w:pPrChange>
      </w:pPr>
      <w:r>
        <w:rPr>
          <w:rPrChange w:id="1692" w:author="Stage 2" w:date="2019-09-04T20:28:00Z">
            <w:rPr>
              <w:rFonts w:ascii="Times New Roman" w:eastAsia="Times New Roman" w:hAnsi="Times New Roman" w:cs="Times New Roman"/>
              <w:sz w:val="24"/>
              <w:szCs w:val="24"/>
            </w:rPr>
          </w:rPrChange>
        </w:rPr>
        <w:t>We adopted two complementary analytic frameworks: meta-analysis and mixed-effects regression. In the meta-analytic framework, we conducted standard analyses within each lab and then estimated</w:t>
      </w:r>
      <w:r>
        <w:rPr>
          <w:rPrChange w:id="1693" w:author="Stage 2" w:date="2019-09-04T20:28:00Z">
            <w:rPr>
              <w:rFonts w:ascii="Times New Roman" w:eastAsia="Times New Roman" w:hAnsi="Times New Roman" w:cs="Times New Roman"/>
              <w:sz w:val="24"/>
              <w:szCs w:val="24"/>
            </w:rPr>
          </w:rPrChange>
        </w:rPr>
        <w:t xml:space="preserve"> variability in the result of this analysis across labs. The meta-analytic approach has a number of advantages over the mixed-effects approach, including the use of simple within-lab analyses, the ability to estimate cross-lab variability directly, and the</w:t>
      </w:r>
      <w:r>
        <w:rPr>
          <w:rPrChange w:id="1694" w:author="Stage 2" w:date="2019-09-04T20:28:00Z">
            <w:rPr>
              <w:rFonts w:ascii="Times New Roman" w:eastAsia="Times New Roman" w:hAnsi="Times New Roman" w:cs="Times New Roman"/>
              <w:sz w:val="24"/>
              <w:szCs w:val="24"/>
            </w:rPr>
          </w:rPrChange>
        </w:rPr>
        <w:t xml:space="preserve"> possibility of making direct comparisons with the standardized effect sizes that have been estimated in previous meta-analyses. However, the standard random-effects meta-analytic model is designed for a case where the raw data are unavailable and procedur</w:t>
      </w:r>
      <w:r>
        <w:rPr>
          <w:rPrChange w:id="1695" w:author="Stage 2" w:date="2019-09-04T20:28:00Z">
            <w:rPr>
              <w:rFonts w:ascii="Times New Roman" w:eastAsia="Times New Roman" w:hAnsi="Times New Roman" w:cs="Times New Roman"/>
              <w:sz w:val="24"/>
              <w:szCs w:val="24"/>
            </w:rPr>
          </w:rPrChange>
        </w:rPr>
        <w:t>es and data-types are not standardized. In contrast, in our situation, procedures and data were standardized across labs and relevant moderators were recorded. The availability of trial-by-trial data across all labs allows us to use mixed-effects models, w</w:t>
      </w:r>
      <w:r>
        <w:rPr>
          <w:rPrChange w:id="1696" w:author="Stage 2" w:date="2019-09-04T20:28:00Z">
            <w:rPr>
              <w:rFonts w:ascii="Times New Roman" w:eastAsia="Times New Roman" w:hAnsi="Times New Roman" w:cs="Times New Roman"/>
              <w:sz w:val="24"/>
              <w:szCs w:val="24"/>
            </w:rPr>
          </w:rPrChange>
        </w:rPr>
        <w:t>hich account for the nesting and crossing of random effects (e.g., subjects nested within labs, items crossed across labs), and can provide more accurate estimates of the main effect and moderators. Both analyses were therefore included to allow for the mo</w:t>
      </w:r>
      <w:r>
        <w:rPr>
          <w:rPrChange w:id="1697" w:author="Stage 2" w:date="2019-09-04T20:28:00Z">
            <w:rPr>
              <w:rFonts w:ascii="Times New Roman" w:eastAsia="Times New Roman" w:hAnsi="Times New Roman" w:cs="Times New Roman"/>
              <w:sz w:val="24"/>
              <w:szCs w:val="24"/>
            </w:rPr>
          </w:rPrChange>
        </w:rPr>
        <w:t>st comprehensive understanding of the variance in the data.</w:t>
      </w:r>
    </w:p>
    <w:p w14:paraId="16093D94" w14:textId="47981FF5" w:rsidR="00847E8C" w:rsidRDefault="003C1572">
      <w:pPr>
        <w:pStyle w:val="BodyText"/>
        <w:rPr>
          <w:rFonts w:eastAsia="Times New Roman" w:cs="Times New Roman"/>
        </w:rPr>
        <w:pPrChange w:id="1698" w:author="Stage 2" w:date="2019-09-04T20:28:00Z">
          <w:pPr>
            <w:pBdr>
              <w:top w:val="nil"/>
              <w:left w:val="nil"/>
              <w:bottom w:val="nil"/>
              <w:right w:val="nil"/>
              <w:between w:val="nil"/>
            </w:pBdr>
            <w:spacing w:line="480" w:lineRule="auto"/>
            <w:ind w:firstLine="720"/>
          </w:pPr>
        </w:pPrChange>
      </w:pPr>
      <w:r>
        <w:rPr>
          <w:rPrChange w:id="1699" w:author="Stage 2" w:date="2019-09-04T20:28:00Z">
            <w:rPr>
              <w:rFonts w:ascii="Times New Roman" w:eastAsia="Times New Roman" w:hAnsi="Times New Roman" w:cs="Times New Roman"/>
              <w:sz w:val="24"/>
              <w:szCs w:val="24"/>
            </w:rPr>
          </w:rPrChange>
        </w:rPr>
        <w:t>Our meta-analyses were conducted as follows. The datasets provided by each lab were considered as separate “studies.” For each lab’s dataset, we first computed individual infants’ IDS preference</w:t>
      </w:r>
      <w:del w:id="1700" w:author="Stage 2" w:date="2019-09-04T20:28:00Z">
        <w:r>
          <w:rPr>
            <w:rFonts w:eastAsia="Times New Roman" w:cs="Times New Roman"/>
          </w:rPr>
          <w:delText>,</w:delText>
        </w:r>
      </w:del>
      <w:r>
        <w:rPr>
          <w:rPrChange w:id="1701" w:author="Stage 2" w:date="2019-09-04T20:28:00Z">
            <w:rPr>
              <w:rFonts w:ascii="Times New Roman" w:eastAsia="Times New Roman" w:hAnsi="Times New Roman" w:cs="Times New Roman"/>
              <w:sz w:val="24"/>
              <w:szCs w:val="24"/>
            </w:rPr>
          </w:rPrChange>
        </w:rPr>
        <w:t xml:space="preserve"> </w:t>
      </w:r>
      <w:r>
        <w:rPr>
          <w:rPrChange w:id="1702" w:author="Stage 2" w:date="2019-09-04T20:28:00Z">
            <w:rPr>
              <w:rFonts w:ascii="Times New Roman" w:eastAsia="Times New Roman" w:hAnsi="Times New Roman" w:cs="Times New Roman"/>
              <w:sz w:val="24"/>
              <w:szCs w:val="24"/>
            </w:rPr>
          </w:rPrChange>
        </w:rPr>
        <w:t>by 1) subtracting looking times to each IDS trial from its paired ADS trial (excluding trial pairs with missing data) and 2) computing a mean difference score (across trial pairs). Then we computed a group IDS preference for each lab and infant age group u</w:t>
      </w:r>
      <w:r>
        <w:rPr>
          <w:rPrChange w:id="1703" w:author="Stage 2" w:date="2019-09-04T20:28:00Z">
            <w:rPr>
              <w:rFonts w:ascii="Times New Roman" w:eastAsia="Times New Roman" w:hAnsi="Times New Roman" w:cs="Times New Roman"/>
              <w:sz w:val="24"/>
              <w:szCs w:val="24"/>
            </w:rPr>
          </w:rPrChange>
        </w:rPr>
        <w:t xml:space="preserve">sing </w:t>
      </w:r>
      <m:oMath>
        <m:r>
          <w:ins w:id="1704" w:author="Stage 2" w:date="2019-09-04T20:28:00Z">
            <w:rPr>
              <w:rFonts w:ascii="Cambria Math" w:hAnsi="Cambria Math"/>
            </w:rPr>
            <m:t>dz</m:t>
          </w:ins>
        </m:r>
      </m:oMath>
      <w:del w:id="1705" w:author="Stage 2" w:date="2019-09-04T20:28:00Z">
        <w:r>
          <w:rPr>
            <w:rFonts w:eastAsia="Times New Roman" w:cs="Times New Roman"/>
            <w:i/>
          </w:rPr>
          <w:delText>d</w:delText>
        </w:r>
        <w:r>
          <w:rPr>
            <w:rFonts w:eastAsia="Times New Roman" w:cs="Times New Roman"/>
            <w:i/>
            <w:vertAlign w:val="subscript"/>
          </w:rPr>
          <w:delText>z</w:delText>
        </w:r>
      </w:del>
      <w:r>
        <w:rPr>
          <w:rPrChange w:id="1706" w:author="Stage 2" w:date="2019-09-04T20:28:00Z">
            <w:rPr>
              <w:rFonts w:ascii="Times New Roman" w:eastAsia="Times New Roman" w:hAnsi="Times New Roman" w:cs="Times New Roman"/>
              <w:sz w:val="24"/>
              <w:szCs w:val="24"/>
            </w:rPr>
          </w:rPrChange>
        </w:rPr>
        <w:t xml:space="preserve">, a version of Cohen’s standard </w:t>
      </w:r>
      <w:r>
        <w:rPr>
          <w:rFonts w:eastAsia="Times New Roman" w:cs="Times New Roman"/>
          <w:i/>
        </w:rPr>
        <w:t>d</w:t>
      </w:r>
      <w:r>
        <w:rPr>
          <w:rPrChange w:id="1707" w:author="Stage 2" w:date="2019-09-04T20:28:00Z">
            <w:rPr>
              <w:rFonts w:ascii="Times New Roman" w:eastAsia="Times New Roman" w:hAnsi="Times New Roman" w:cs="Times New Roman"/>
              <w:i/>
              <w:sz w:val="24"/>
              <w:szCs w:val="24"/>
            </w:rPr>
          </w:rPrChange>
        </w:rPr>
        <w:t xml:space="preserve"> </w:t>
      </w:r>
      <w:r>
        <w:rPr>
          <w:rFonts w:eastAsia="Times New Roman" w:cs="Times New Roman"/>
        </w:rPr>
        <w:t xml:space="preserve">statistic, computed as the average of infants’ IDS preference scores </w:t>
      </w:r>
      <w:r>
        <w:rPr>
          <w:rFonts w:eastAsia="Times New Roman" w:cs="Times New Roman"/>
        </w:rPr>
        <w:lastRenderedPageBreak/>
        <w:t>divided by the standard deviation of those scores. We then used standard random effects meta-analysis fit using REML with the</w:t>
      </w:r>
      <w:r>
        <w:t xml:space="preserve"> </w:t>
      </w:r>
      <w:r>
        <w:rPr>
          <w:rStyle w:val="VerbatimChar"/>
          <w:rPrChange w:id="1708" w:author="Stage 2" w:date="2019-09-04T20:28:00Z">
            <w:rPr>
              <w:rFonts w:ascii="Courier New" w:eastAsia="Courier New" w:hAnsi="Courier New" w:cs="Courier New"/>
              <w:sz w:val="24"/>
              <w:szCs w:val="24"/>
            </w:rPr>
          </w:rPrChange>
        </w:rPr>
        <w:t>metafor</w:t>
      </w:r>
      <w:r>
        <w:t xml:space="preserve"> </w:t>
      </w:r>
      <w:r>
        <w:rPr>
          <w:rFonts w:eastAsia="Times New Roman" w:cs="Times New Roman"/>
        </w:rPr>
        <w:t>package (Vie</w:t>
      </w:r>
      <w:r>
        <w:rPr>
          <w:rFonts w:eastAsia="Times New Roman" w:cs="Times New Roman"/>
        </w:rPr>
        <w:t>chtbauer, 2010).</w:t>
      </w:r>
    </w:p>
    <w:p w14:paraId="320EC695" w14:textId="77777777" w:rsidR="00D350E7" w:rsidRDefault="003C1572">
      <w:pPr>
        <w:pStyle w:val="BodyText"/>
        <w:rPr>
          <w:ins w:id="1709" w:author="Stage 2" w:date="2019-09-04T20:28:00Z"/>
        </w:rPr>
      </w:pPr>
      <w:ins w:id="1710" w:author="Stage 2" w:date="2019-09-04T20:28:00Z">
        <w:r>
          <w:t>In our initial analysis plan, we did not anticipate that a large number of labs would collect data outside of their planned samples. For example, many labs contributed a sample of children within a specific age bin as well as several children that fell ou</w:t>
        </w:r>
        <w:r>
          <w:t>tside of that age bin, or a sample of children using one method and a handful of children with another. While we include these children in the mixed-effects analyses described below, we worried that the inclusion of many unplanned samples of just one or tw</w:t>
        </w:r>
        <w:r>
          <w:t>o infants in the meta-analytic models would excessively increase lab-level variance. Thus, for only the meta-analyses, we include only samples (e.g., age, language, or method groups) with ten or more infants.</w:t>
        </w:r>
      </w:ins>
    </w:p>
    <w:p w14:paraId="7B8C249D" w14:textId="7BE50E07" w:rsidR="00847E8C" w:rsidRDefault="003C1572">
      <w:pPr>
        <w:pStyle w:val="BodyText"/>
        <w:rPr>
          <w:rFonts w:eastAsia="Times New Roman" w:cs="Times New Roman"/>
        </w:rPr>
        <w:pPrChange w:id="1711" w:author="Stage 2" w:date="2019-09-04T20:28:00Z">
          <w:pPr>
            <w:pBdr>
              <w:top w:val="nil"/>
              <w:left w:val="nil"/>
              <w:bottom w:val="nil"/>
              <w:right w:val="nil"/>
              <w:between w:val="nil"/>
            </w:pBdr>
            <w:spacing w:line="480" w:lineRule="auto"/>
          </w:pPr>
        </w:pPrChange>
      </w:pPr>
      <w:del w:id="1712" w:author="Stage 2" w:date="2019-09-04T20:28:00Z">
        <w:r>
          <w:rPr>
            <w:rFonts w:eastAsia="Times New Roman" w:cs="Times New Roman"/>
          </w:rPr>
          <w:tab/>
        </w:r>
      </w:del>
      <w:r>
        <w:rPr>
          <w:rPrChange w:id="1713" w:author="Stage 2" w:date="2019-09-04T20:28:00Z">
            <w:rPr>
              <w:rFonts w:ascii="Times New Roman" w:eastAsia="Times New Roman" w:hAnsi="Times New Roman" w:cs="Times New Roman"/>
              <w:sz w:val="24"/>
              <w:szCs w:val="24"/>
            </w:rPr>
          </w:rPrChange>
        </w:rPr>
        <w:t xml:space="preserve">Our mixed effects models, fit to the entire dataset collected from the </w:t>
      </w:r>
      <w:ins w:id="1714" w:author="Stage 2" w:date="2019-09-04T20:28:00Z">
        <w:r>
          <w:t>67</w:t>
        </w:r>
      </w:ins>
      <w:del w:id="1715" w:author="Stage 2" w:date="2019-09-04T20:28:00Z">
        <w:r>
          <w:rPr>
            <w:rFonts w:eastAsia="Times New Roman" w:cs="Times New Roman"/>
            <w:highlight w:val="yellow"/>
          </w:rPr>
          <w:delText>XXX</w:delText>
        </w:r>
      </w:del>
      <w:r>
        <w:rPr>
          <w:rPrChange w:id="1716" w:author="Stage 2" w:date="2019-09-04T20:28:00Z">
            <w:rPr>
              <w:rFonts w:ascii="Times New Roman" w:eastAsia="Times New Roman" w:hAnsi="Times New Roman" w:cs="Times New Roman"/>
              <w:sz w:val="24"/>
              <w:szCs w:val="24"/>
            </w:rPr>
          </w:rPrChange>
        </w:rPr>
        <w:t xml:space="preserve"> labs, were specified as:</w:t>
      </w:r>
    </w:p>
    <w:p w14:paraId="1D5822D3" w14:textId="77777777" w:rsidR="00D350E7" w:rsidRDefault="003C1572">
      <w:pPr>
        <w:pStyle w:val="BodyText"/>
        <w:rPr>
          <w:ins w:id="1717" w:author="Stage 2" w:date="2019-09-04T20:28:00Z"/>
        </w:rPr>
      </w:pPr>
      <m:oMathPara>
        <m:oMathParaPr>
          <m:jc m:val="center"/>
        </m:oMathParaPr>
        <m:oMath>
          <m:r>
            <w:ins w:id="1718" w:author="Stage 2" w:date="2019-09-04T20:28:00Z">
              <w:rPr>
                <w:rFonts w:ascii="Cambria Math" w:hAnsi="Cambria Math"/>
              </w:rPr>
              <m:t>DV</m:t>
            </w:ins>
          </m:r>
          <m:r>
            <w:ins w:id="1719" w:author="Stage 2" w:date="2019-09-04T20:28:00Z">
              <w:rPr>
                <w:rFonts w:ascii="Cambria Math" w:hAnsi="Cambria Math"/>
              </w:rPr>
              <m:t>∼</m:t>
            </w:ins>
          </m:r>
          <m:r>
            <w:ins w:id="1720" w:author="Stage 2" w:date="2019-09-04T20:28:00Z">
              <w:rPr>
                <w:rFonts w:ascii="Cambria Math" w:hAnsi="Cambria Math"/>
              </w:rPr>
              <m:t>I</m:t>
            </w:ins>
          </m:r>
          <m:sSub>
            <m:sSubPr>
              <m:ctrlPr>
                <w:ins w:id="1721" w:author="Stage 2" w:date="2019-09-04T20:28:00Z">
                  <w:rPr>
                    <w:rFonts w:ascii="Cambria Math" w:hAnsi="Cambria Math"/>
                  </w:rPr>
                </w:ins>
              </m:ctrlPr>
            </m:sSubPr>
            <m:e>
              <m:r>
                <w:ins w:id="1722" w:author="Stage 2" w:date="2019-09-04T20:28:00Z">
                  <w:rPr>
                    <w:rFonts w:ascii="Cambria Math" w:hAnsi="Cambria Math"/>
                  </w:rPr>
                  <m:t>V</m:t>
                </w:ins>
              </m:r>
            </m:e>
            <m:sub>
              <m:r>
                <w:ins w:id="1723" w:author="Stage 2" w:date="2019-09-04T20:28:00Z">
                  <w:rPr>
                    <w:rFonts w:ascii="Cambria Math" w:hAnsi="Cambria Math"/>
                  </w:rPr>
                  <m:t>1</m:t>
                </w:ins>
              </m:r>
            </m:sub>
          </m:sSub>
          <m:r>
            <w:ins w:id="1724" w:author="Stage 2" w:date="2019-09-04T20:28:00Z">
              <w:rPr>
                <w:rFonts w:ascii="Cambria Math" w:hAnsi="Cambria Math"/>
              </w:rPr>
              <m:t>+</m:t>
            </w:ins>
          </m:r>
          <m:r>
            <w:ins w:id="1725" w:author="Stage 2" w:date="2019-09-04T20:28:00Z">
              <w:rPr>
                <w:rFonts w:ascii="Cambria Math" w:hAnsi="Cambria Math"/>
              </w:rPr>
              <m:t>I</m:t>
            </w:ins>
          </m:r>
          <m:sSub>
            <m:sSubPr>
              <m:ctrlPr>
                <w:ins w:id="1726" w:author="Stage 2" w:date="2019-09-04T20:28:00Z">
                  <w:rPr>
                    <w:rFonts w:ascii="Cambria Math" w:hAnsi="Cambria Math"/>
                  </w:rPr>
                </w:ins>
              </m:ctrlPr>
            </m:sSubPr>
            <m:e>
              <m:r>
                <w:ins w:id="1727" w:author="Stage 2" w:date="2019-09-04T20:28:00Z">
                  <w:rPr>
                    <w:rFonts w:ascii="Cambria Math" w:hAnsi="Cambria Math"/>
                  </w:rPr>
                  <m:t>V</m:t>
                </w:ins>
              </m:r>
            </m:e>
            <m:sub>
              <m:r>
                <w:ins w:id="1728" w:author="Stage 2" w:date="2019-09-04T20:28:00Z">
                  <w:rPr>
                    <w:rFonts w:ascii="Cambria Math" w:hAnsi="Cambria Math"/>
                  </w:rPr>
                  <m:t>2</m:t>
                </w:ins>
              </m:r>
            </m:sub>
          </m:sSub>
          <m:r>
            <w:ins w:id="1729" w:author="Stage 2" w:date="2019-09-04T20:28:00Z">
              <w:rPr>
                <w:rFonts w:ascii="Cambria Math" w:hAnsi="Cambria Math"/>
              </w:rPr>
              <m:t>+</m:t>
            </w:ins>
          </m:r>
          <m:r>
            <w:ins w:id="1730" w:author="Stage 2" w:date="2019-09-04T20:28:00Z">
              <m:rPr>
                <m:sty m:val="p"/>
              </m:rPr>
              <w:rPr>
                <w:rFonts w:ascii="Cambria Math" w:hAnsi="Cambria Math"/>
              </w:rPr>
              <m:t>...</m:t>
            </w:ins>
          </m:r>
          <m:r>
            <w:ins w:id="1731" w:author="Stage 2" w:date="2019-09-04T20:28:00Z">
              <w:rPr>
                <w:rFonts w:ascii="Cambria Math" w:hAnsi="Cambria Math"/>
              </w:rPr>
              <m:t>+(</m:t>
            </w:ins>
          </m:r>
          <m:r>
            <w:ins w:id="1732" w:author="Stage 2" w:date="2019-09-04T20:28:00Z">
              <m:rPr>
                <m:sty m:val="p"/>
              </m:rPr>
              <w:rPr>
                <w:rFonts w:ascii="Cambria Math" w:hAnsi="Cambria Math"/>
              </w:rPr>
              <m:t>...</m:t>
            </w:ins>
          </m:r>
          <m:r>
            <w:ins w:id="1733" w:author="Stage 2" w:date="2019-09-04T20:28:00Z">
              <w:rPr>
                <w:rFonts w:ascii="Cambria Math" w:hAnsi="Cambria Math"/>
              </w:rPr>
              <m:t>|</m:t>
            </w:ins>
          </m:r>
          <m:r>
            <w:ins w:id="1734" w:author="Stage 2" w:date="2019-09-04T20:28:00Z">
              <m:rPr>
                <m:sty m:val="p"/>
              </m:rPr>
              <w:rPr>
                <w:rFonts w:ascii="Cambria Math" w:hAnsi="Cambria Math"/>
              </w:rPr>
              <m:t>subject</m:t>
            </w:ins>
          </m:r>
          <m:r>
            <w:ins w:id="1735" w:author="Stage 2" w:date="2019-09-04T20:28:00Z">
              <w:rPr>
                <w:rFonts w:ascii="Cambria Math" w:hAnsi="Cambria Math"/>
              </w:rPr>
              <m:t>)+(</m:t>
            </w:ins>
          </m:r>
          <m:r>
            <w:ins w:id="1736" w:author="Stage 2" w:date="2019-09-04T20:28:00Z">
              <m:rPr>
                <m:sty m:val="p"/>
              </m:rPr>
              <w:rPr>
                <w:rFonts w:ascii="Cambria Math" w:hAnsi="Cambria Math"/>
              </w:rPr>
              <m:t>...</m:t>
            </w:ins>
          </m:r>
          <m:r>
            <w:ins w:id="1737" w:author="Stage 2" w:date="2019-09-04T20:28:00Z">
              <w:rPr>
                <w:rFonts w:ascii="Cambria Math" w:hAnsi="Cambria Math"/>
              </w:rPr>
              <m:t>|</m:t>
            </w:ins>
          </m:r>
          <m:r>
            <w:ins w:id="1738" w:author="Stage 2" w:date="2019-09-04T20:28:00Z">
              <m:rPr>
                <m:sty m:val="p"/>
              </m:rPr>
              <w:rPr>
                <w:rFonts w:ascii="Cambria Math" w:hAnsi="Cambria Math"/>
              </w:rPr>
              <m:t>item</m:t>
            </w:ins>
          </m:r>
          <m:r>
            <w:ins w:id="1739" w:author="Stage 2" w:date="2019-09-04T20:28:00Z">
              <w:rPr>
                <w:rFonts w:ascii="Cambria Math" w:hAnsi="Cambria Math"/>
              </w:rPr>
              <m:t>)+(</m:t>
            </w:ins>
          </m:r>
          <m:r>
            <w:ins w:id="1740" w:author="Stage 2" w:date="2019-09-04T20:28:00Z">
              <m:rPr>
                <m:sty m:val="p"/>
              </m:rPr>
              <w:rPr>
                <w:rFonts w:ascii="Cambria Math" w:hAnsi="Cambria Math"/>
              </w:rPr>
              <m:t>...</m:t>
            </w:ins>
          </m:r>
          <m:r>
            <w:ins w:id="1741" w:author="Stage 2" w:date="2019-09-04T20:28:00Z">
              <w:rPr>
                <w:rFonts w:ascii="Cambria Math" w:hAnsi="Cambria Math"/>
              </w:rPr>
              <m:t>|</m:t>
            </w:ins>
          </m:r>
          <m:r>
            <w:ins w:id="1742" w:author="Stage 2" w:date="2019-09-04T20:28:00Z">
              <m:rPr>
                <m:sty m:val="p"/>
              </m:rPr>
              <w:rPr>
                <w:rFonts w:ascii="Cambria Math" w:hAnsi="Cambria Math"/>
              </w:rPr>
              <m:t>lab</m:t>
            </w:ins>
          </m:r>
          <m:r>
            <w:ins w:id="1743" w:author="Stage 2" w:date="2019-09-04T20:28:00Z">
              <w:rPr>
                <w:rFonts w:ascii="Cambria Math" w:hAnsi="Cambria Math"/>
              </w:rPr>
              <m:t>)</m:t>
            </w:ins>
          </m:r>
        </m:oMath>
      </m:oMathPara>
    </w:p>
    <w:p w14:paraId="4A6590AC" w14:textId="77777777" w:rsidR="00847E8C" w:rsidRDefault="003C1572">
      <w:pPr>
        <w:pBdr>
          <w:top w:val="nil"/>
          <w:left w:val="nil"/>
          <w:bottom w:val="nil"/>
          <w:right w:val="nil"/>
          <w:between w:val="nil"/>
        </w:pBdr>
        <w:spacing w:line="480" w:lineRule="auto"/>
        <w:jc w:val="center"/>
        <w:rPr>
          <w:del w:id="1744" w:author="Stage 2" w:date="2019-09-04T20:28:00Z"/>
        </w:rPr>
      </w:pPr>
      <w:del w:id="1745" w:author="Stage 2" w:date="2019-09-04T20:28:00Z">
        <w:r>
          <w:rPr>
            <w:rFonts w:ascii="Courier New" w:eastAsia="Courier New" w:hAnsi="Courier New" w:cs="Courier New"/>
          </w:rPr>
          <w:delText>DV ~ IV</w:delText>
        </w:r>
        <w:r>
          <w:rPr>
            <w:rFonts w:ascii="Courier New" w:eastAsia="Courier New" w:hAnsi="Courier New" w:cs="Courier New"/>
            <w:vertAlign w:val="subscript"/>
          </w:rPr>
          <w:delText>1</w:delText>
        </w:r>
        <w:r>
          <w:rPr>
            <w:rFonts w:ascii="Courier New" w:eastAsia="Courier New" w:hAnsi="Courier New" w:cs="Courier New"/>
          </w:rPr>
          <w:delText xml:space="preserve"> + IV</w:delText>
        </w:r>
        <w:r>
          <w:rPr>
            <w:rFonts w:ascii="Courier New" w:eastAsia="Courier New" w:hAnsi="Courier New" w:cs="Courier New"/>
            <w:vertAlign w:val="subscript"/>
          </w:rPr>
          <w:delText>2</w:delText>
        </w:r>
        <w:r>
          <w:rPr>
            <w:rFonts w:ascii="Courier New" w:eastAsia="Courier New" w:hAnsi="Courier New" w:cs="Courier New"/>
          </w:rPr>
          <w:delText xml:space="preserve"> + ... + (... | subject) + (... | item) + (... | lab)</w:delText>
        </w:r>
      </w:del>
    </w:p>
    <w:p w14:paraId="356BF738" w14:textId="77777777" w:rsidR="00847E8C" w:rsidRDefault="003C1572">
      <w:pPr>
        <w:pStyle w:val="FirstParagraph"/>
        <w:rPr>
          <w:rPrChange w:id="1746" w:author="Stage 2" w:date="2019-09-04T20:28:00Z">
            <w:rPr>
              <w:rFonts w:ascii="Times New Roman" w:eastAsia="Times New Roman" w:hAnsi="Times New Roman" w:cs="Times New Roman"/>
              <w:sz w:val="24"/>
              <w:szCs w:val="24"/>
            </w:rPr>
          </w:rPrChange>
        </w:rPr>
        <w:pPrChange w:id="1747" w:author="Stage 2" w:date="2019-09-04T20:28:00Z">
          <w:pPr>
            <w:pBdr>
              <w:top w:val="nil"/>
              <w:left w:val="nil"/>
              <w:bottom w:val="nil"/>
              <w:right w:val="nil"/>
              <w:between w:val="nil"/>
            </w:pBdr>
            <w:spacing w:line="480" w:lineRule="auto"/>
          </w:pPr>
        </w:pPrChange>
      </w:pPr>
      <w:r>
        <w:rPr>
          <w:rPrChange w:id="1748" w:author="Stage 2" w:date="2019-09-04T20:28:00Z">
            <w:rPr>
              <w:rFonts w:ascii="Times New Roman" w:eastAsia="Times New Roman" w:hAnsi="Times New Roman" w:cs="Times New Roman"/>
              <w:sz w:val="24"/>
              <w:szCs w:val="24"/>
            </w:rPr>
          </w:rPrChange>
        </w:rPr>
        <w:t>The goal of this framework wa</w:t>
      </w:r>
      <w:r>
        <w:rPr>
          <w:rPrChange w:id="1749" w:author="Stage 2" w:date="2019-09-04T20:28:00Z">
            <w:rPr>
              <w:rFonts w:ascii="Times New Roman" w:eastAsia="Times New Roman" w:hAnsi="Times New Roman" w:cs="Times New Roman"/>
              <w:sz w:val="24"/>
              <w:szCs w:val="24"/>
            </w:rPr>
          </w:rPrChange>
        </w:rPr>
        <w:t xml:space="preserve">s to examine effects of the independent variables (notated IV) on the dependent variable (DV), while controlling for variation in both the DV (“random intercepts”) and the relationship of the IV to the DV (“random slopes”) based on relevant grouping units </w:t>
      </w:r>
      <w:r>
        <w:rPr>
          <w:rPrChange w:id="1750" w:author="Stage 2" w:date="2019-09-04T20:28:00Z">
            <w:rPr>
              <w:rFonts w:ascii="Times New Roman" w:eastAsia="Times New Roman" w:hAnsi="Times New Roman" w:cs="Times New Roman"/>
              <w:sz w:val="24"/>
              <w:szCs w:val="24"/>
            </w:rPr>
          </w:rPrChange>
        </w:rPr>
        <w:t xml:space="preserve">(subjects, items, and labs). The use of mixed-effects models also allowed us to move away from using difference scores as the dependent variable of interest. While difference scores simplify the process of calculating effect sizes for the meta-regression, </w:t>
      </w:r>
      <w:r>
        <w:rPr>
          <w:rPrChange w:id="1751" w:author="Stage 2" w:date="2019-09-04T20:28:00Z">
            <w:rPr>
              <w:rFonts w:ascii="Times New Roman" w:eastAsia="Times New Roman" w:hAnsi="Times New Roman" w:cs="Times New Roman"/>
              <w:sz w:val="24"/>
              <w:szCs w:val="24"/>
            </w:rPr>
          </w:rPrChange>
        </w:rPr>
        <w:t>their use requires that trials be paired, so some collected data (i.e., unpaired trials) cannot be analyzed. In the mixed effects framework, in contrast, looking time on individual trials is the dependent measure, ensuring that all trials can be included.</w:t>
      </w:r>
      <w:del w:id="1752" w:author="Stage 2" w:date="2019-09-04T20:28:00Z">
        <w:r>
          <w:rPr>
            <w:rFonts w:eastAsia="Times New Roman" w:cs="Times New Roman"/>
            <w:vertAlign w:val="superscript"/>
          </w:rPr>
          <w:footnoteReference w:id="2"/>
        </w:r>
      </w:del>
    </w:p>
    <w:p w14:paraId="09F7E5EE" w14:textId="26B0A6BD" w:rsidR="00847E8C" w:rsidRDefault="003C1572">
      <w:pPr>
        <w:pStyle w:val="BodyText"/>
        <w:rPr>
          <w:rFonts w:eastAsia="Times New Roman" w:cs="Times New Roman"/>
        </w:rPr>
        <w:pPrChange w:id="1754" w:author="Stage 2" w:date="2019-09-04T20:28:00Z">
          <w:pPr>
            <w:pBdr>
              <w:top w:val="nil"/>
              <w:left w:val="nil"/>
              <w:bottom w:val="nil"/>
              <w:right w:val="nil"/>
              <w:between w:val="nil"/>
            </w:pBdr>
            <w:spacing w:line="480" w:lineRule="auto"/>
            <w:ind w:firstLine="720"/>
          </w:pPr>
        </w:pPrChange>
      </w:pPr>
      <w:r>
        <w:rPr>
          <w:rPrChange w:id="1755" w:author="Stage 2" w:date="2019-09-04T20:28:00Z">
            <w:rPr>
              <w:rFonts w:ascii="Times New Roman" w:eastAsia="Times New Roman" w:hAnsi="Times New Roman" w:cs="Times New Roman"/>
              <w:sz w:val="24"/>
              <w:szCs w:val="24"/>
            </w:rPr>
          </w:rPrChange>
        </w:rPr>
        <w:lastRenderedPageBreak/>
        <w:t>In our mixed-effects models, we planned a maximal random effects structure (Barr, Levy, Scheepers, &amp; Tily</w:t>
      </w:r>
      <w:r>
        <w:rPr>
          <w:rPrChange w:id="1756" w:author="Stage 2" w:date="2019-09-04T20:28:00Z">
            <w:rPr>
              <w:rFonts w:ascii="Times New Roman" w:eastAsia="Times New Roman" w:hAnsi="Times New Roman" w:cs="Times New Roman"/>
              <w:sz w:val="24"/>
              <w:szCs w:val="24"/>
            </w:rPr>
          </w:rPrChange>
        </w:rPr>
        <w:t>, 2013), which entails specifying all random effects that are appropriate for the experimental design (e.g., IDS/ADS trial type can be nested within subjects –</w:t>
      </w:r>
      <w:ins w:id="1757" w:author="Stage 2" w:date="2019-09-04T20:28:00Z">
        <w:r>
          <w:t xml:space="preserve"> </w:t>
        </w:r>
      </w:ins>
      <w:del w:id="1758" w:author="Stage 2" w:date="2019-09-04T20:28:00Z">
        <w:r>
          <w:rPr>
            <w:rFonts w:eastAsia="Times New Roman" w:cs="Times New Roman"/>
          </w:rPr>
          <w:delText> </w:delText>
        </w:r>
      </w:del>
      <w:r>
        <w:rPr>
          <w:rPrChange w:id="1759" w:author="Stage 2" w:date="2019-09-04T20:28:00Z">
            <w:rPr>
              <w:rFonts w:ascii="Times New Roman" w:eastAsia="Times New Roman" w:hAnsi="Times New Roman" w:cs="Times New Roman"/>
              <w:sz w:val="24"/>
              <w:szCs w:val="24"/>
            </w:rPr>
          </w:rPrChange>
        </w:rPr>
        <w:t xml:space="preserve">since each infant heard stimuli in both conditions </w:t>
      </w:r>
      <w:ins w:id="1760" w:author="Stage 2" w:date="2019-09-04T20:28:00Z">
        <w:r>
          <w:t>-–</w:t>
        </w:r>
      </w:ins>
      <w:del w:id="1761" w:author="Stage 2" w:date="2019-09-04T20:28:00Z">
        <w:r>
          <w:rPr>
            <w:rFonts w:eastAsia="Times New Roman" w:cs="Times New Roman"/>
          </w:rPr>
          <w:delText>–</w:delText>
        </w:r>
      </w:del>
      <w:r>
        <w:rPr>
          <w:rPrChange w:id="1762" w:author="Stage 2" w:date="2019-09-04T20:28:00Z">
            <w:rPr>
              <w:rFonts w:ascii="Times New Roman" w:eastAsia="Times New Roman" w:hAnsi="Times New Roman" w:cs="Times New Roman"/>
              <w:sz w:val="24"/>
              <w:szCs w:val="24"/>
            </w:rPr>
          </w:rPrChange>
        </w:rPr>
        <w:t xml:space="preserve"> but cannot be nested within items since eac</w:t>
      </w:r>
      <w:r>
        <w:rPr>
          <w:rPrChange w:id="1763" w:author="Stage 2" w:date="2019-09-04T20:28:00Z">
            <w:rPr>
              <w:rFonts w:ascii="Times New Roman" w:eastAsia="Times New Roman" w:hAnsi="Times New Roman" w:cs="Times New Roman"/>
              <w:sz w:val="24"/>
              <w:szCs w:val="24"/>
            </w:rPr>
          </w:rPrChange>
        </w:rPr>
        <w:t>h item is unique to its trial type). In cases of mixed-effects models that failed to converge, we pursued an iterative pruning strategy. We began by removing random slopes nested within items (as that grouping was of least theoretical interest) and next re</w:t>
      </w:r>
      <w:r>
        <w:rPr>
          <w:rPrChange w:id="1764" w:author="Stage 2" w:date="2019-09-04T20:28:00Z">
            <w:rPr>
              <w:rFonts w:ascii="Times New Roman" w:eastAsia="Times New Roman" w:hAnsi="Times New Roman" w:cs="Times New Roman"/>
              <w:sz w:val="24"/>
              <w:szCs w:val="24"/>
            </w:rPr>
          </w:rPrChange>
        </w:rPr>
        <w:t>moving random slopes nested within subjects and then labs. We then removed random intercepts from groupings in the same order, retaining effects of trial type until last since these were of greatest theoretical interest. We fit all models using the</w:t>
      </w:r>
      <w:r>
        <w:rPr>
          <w:rPrChange w:id="1765" w:author="Stage 2" w:date="2019-09-04T20:28:00Z">
            <w:rPr>
              <w:sz w:val="24"/>
              <w:szCs w:val="24"/>
            </w:rPr>
          </w:rPrChange>
        </w:rPr>
        <w:t xml:space="preserve"> </w:t>
      </w:r>
      <w:r>
        <w:rPr>
          <w:rStyle w:val="VerbatimChar"/>
          <w:rPrChange w:id="1766" w:author="Stage 2" w:date="2019-09-04T20:28:00Z">
            <w:rPr>
              <w:rFonts w:ascii="Courier New" w:eastAsia="Courier New" w:hAnsi="Courier New" w:cs="Courier New"/>
              <w:sz w:val="24"/>
              <w:szCs w:val="24"/>
            </w:rPr>
          </w:rPrChange>
        </w:rPr>
        <w:t>lme4</w:t>
      </w:r>
      <w:r w:rsidRPr="002D2A45">
        <w:t xml:space="preserve"> </w:t>
      </w:r>
      <w:r>
        <w:rPr>
          <w:rPrChange w:id="1767" w:author="Stage 2" w:date="2019-09-04T20:28:00Z">
            <w:rPr>
              <w:rFonts w:ascii="Times New Roman" w:eastAsia="Times New Roman" w:hAnsi="Times New Roman" w:cs="Times New Roman"/>
              <w:sz w:val="24"/>
              <w:szCs w:val="24"/>
            </w:rPr>
          </w:rPrChange>
        </w:rPr>
        <w:t>pa</w:t>
      </w:r>
      <w:r>
        <w:rPr>
          <w:rPrChange w:id="1768" w:author="Stage 2" w:date="2019-09-04T20:28:00Z">
            <w:rPr>
              <w:rFonts w:ascii="Times New Roman" w:eastAsia="Times New Roman" w:hAnsi="Times New Roman" w:cs="Times New Roman"/>
              <w:sz w:val="24"/>
              <w:szCs w:val="24"/>
            </w:rPr>
          </w:rPrChange>
        </w:rPr>
        <w:t xml:space="preserve">ckage (Bates, </w:t>
      </w:r>
      <w:ins w:id="1769" w:author="Stage 2" w:date="2019-09-04T20:28:00Z">
        <w:r>
          <w:t>Mächler</w:t>
        </w:r>
      </w:ins>
      <w:del w:id="1770" w:author="Stage 2" w:date="2019-09-04T20:28:00Z">
        <w:r>
          <w:rPr>
            <w:rFonts w:eastAsia="Times New Roman" w:cs="Times New Roman"/>
          </w:rPr>
          <w:delText>Maechler</w:delText>
        </w:r>
      </w:del>
      <w:r>
        <w:rPr>
          <w:rPrChange w:id="1771" w:author="Stage 2" w:date="2019-09-04T20:28:00Z">
            <w:rPr>
              <w:rFonts w:ascii="Times New Roman" w:eastAsia="Times New Roman" w:hAnsi="Times New Roman" w:cs="Times New Roman"/>
              <w:sz w:val="24"/>
              <w:szCs w:val="24"/>
            </w:rPr>
          </w:rPrChange>
        </w:rPr>
        <w:t xml:space="preserve">, Bolker, &amp; Walker, 2015) and computed </w:t>
      </w:r>
      <m:oMath>
        <m:r>
          <w:ins w:id="1772" w:author="Stage 2" w:date="2019-09-04T20:28:00Z">
            <w:rPr>
              <w:rFonts w:ascii="Cambria Math" w:hAnsi="Cambria Math"/>
            </w:rPr>
            <m:t>p</m:t>
          </w:ins>
        </m:r>
      </m:oMath>
      <w:del w:id="1773" w:author="Stage 2" w:date="2019-09-04T20:28:00Z">
        <w:r>
          <w:rPr>
            <w:rFonts w:eastAsia="Times New Roman" w:cs="Times New Roman"/>
            <w:i/>
          </w:rPr>
          <w:delText>p</w:delText>
        </w:r>
      </w:del>
      <w:r>
        <w:rPr>
          <w:rPrChange w:id="1774" w:author="Stage 2" w:date="2019-09-04T20:28:00Z">
            <w:rPr>
              <w:rFonts w:ascii="Times New Roman" w:eastAsia="Times New Roman" w:hAnsi="Times New Roman" w:cs="Times New Roman"/>
              <w:sz w:val="24"/>
              <w:szCs w:val="24"/>
            </w:rPr>
          </w:rPrChange>
        </w:rPr>
        <w:t xml:space="preserve"> values using the </w:t>
      </w:r>
      <w:r>
        <w:rPr>
          <w:rStyle w:val="VerbatimChar"/>
          <w:rPrChange w:id="1775" w:author="Stage 2" w:date="2019-09-04T20:28:00Z">
            <w:rPr>
              <w:rFonts w:ascii="Courier New" w:eastAsia="Courier New" w:hAnsi="Courier New" w:cs="Courier New"/>
              <w:sz w:val="24"/>
              <w:szCs w:val="24"/>
            </w:rPr>
          </w:rPrChange>
        </w:rPr>
        <w:t>lmerTest</w:t>
      </w:r>
      <w:r>
        <w:rPr>
          <w:rPrChange w:id="1776" w:author="Stage 2" w:date="2019-09-04T20:28:00Z">
            <w:rPr>
              <w:rFonts w:ascii="Times New Roman" w:eastAsia="Times New Roman" w:hAnsi="Times New Roman" w:cs="Times New Roman"/>
              <w:sz w:val="24"/>
              <w:szCs w:val="24"/>
            </w:rPr>
          </w:rPrChange>
        </w:rPr>
        <w:t xml:space="preserve"> package (Kuznetsova, Brockhoff, &amp; Christensen, </w:t>
      </w:r>
      <w:ins w:id="1777" w:author="Stage 2" w:date="2019-09-04T20:28:00Z">
        <w:r>
          <w:t>2017</w:t>
        </w:r>
      </w:ins>
      <w:del w:id="1778" w:author="Stage 2" w:date="2019-09-04T20:28:00Z">
        <w:r>
          <w:rPr>
            <w:rFonts w:eastAsia="Times New Roman" w:cs="Times New Roman"/>
          </w:rPr>
          <w:delText>2016</w:delText>
        </w:r>
      </w:del>
      <w:r>
        <w:rPr>
          <w:rPrChange w:id="1779" w:author="Stage 2" w:date="2019-09-04T20:28:00Z">
            <w:rPr>
              <w:rFonts w:ascii="Times New Roman" w:eastAsia="Times New Roman" w:hAnsi="Times New Roman" w:cs="Times New Roman"/>
              <w:sz w:val="24"/>
              <w:szCs w:val="24"/>
            </w:rPr>
          </w:rPrChange>
        </w:rPr>
        <w:t>).</w:t>
      </w:r>
    </w:p>
    <w:p w14:paraId="61F95D0D" w14:textId="77777777" w:rsidR="00D350E7" w:rsidRDefault="003C1572">
      <w:pPr>
        <w:pStyle w:val="Heading3"/>
        <w:framePr w:wrap="around"/>
        <w:rPr>
          <w:ins w:id="1780" w:author="Stage 2" w:date="2019-09-04T20:28:00Z"/>
        </w:rPr>
      </w:pPr>
      <w:bookmarkStart w:id="1781" w:name="_sm3ao7wx1h7j" w:colFirst="0" w:colLast="0"/>
      <w:bookmarkEnd w:id="1781"/>
      <w:r>
        <w:rPr>
          <w:rPrChange w:id="1782" w:author="Stage 2" w:date="2019-09-04T20:28:00Z">
            <w:rPr>
              <w:rFonts w:ascii="Times New Roman" w:eastAsia="Times New Roman" w:hAnsi="Times New Roman" w:cs="Times New Roman"/>
              <w:sz w:val="24"/>
              <w:szCs w:val="24"/>
            </w:rPr>
          </w:rPrChange>
        </w:rPr>
        <w:t>IDS preference</w:t>
      </w:r>
    </w:p>
    <w:p w14:paraId="063C92FD" w14:textId="654BA745" w:rsidR="00847E8C" w:rsidRDefault="003C1572">
      <w:pPr>
        <w:pStyle w:val="FirstParagraph"/>
        <w:rPr>
          <w:rPrChange w:id="1783" w:author="Stage 2" w:date="2019-09-04T20:28:00Z">
            <w:rPr>
              <w:rFonts w:ascii="Times New Roman" w:eastAsia="Times New Roman" w:hAnsi="Times New Roman" w:cs="Times New Roman"/>
              <w:i w:val="0"/>
              <w:sz w:val="24"/>
              <w:szCs w:val="24"/>
            </w:rPr>
          </w:rPrChange>
        </w:rPr>
        <w:pPrChange w:id="1784" w:author="Stage 2" w:date="2019-09-04T20:28:00Z">
          <w:pPr>
            <w:pStyle w:val="Heading3"/>
            <w:pBdr>
              <w:top w:val="nil"/>
              <w:left w:val="nil"/>
              <w:bottom w:val="nil"/>
              <w:right w:val="nil"/>
              <w:between w:val="nil"/>
            </w:pBdr>
            <w:spacing w:line="480" w:lineRule="auto"/>
            <w:ind w:firstLine="720"/>
          </w:pPr>
        </w:pPrChange>
      </w:pPr>
      <w:del w:id="1785" w:author="Stage 2" w:date="2019-09-04T20:28:00Z">
        <w:r>
          <w:rPr>
            <w:rFonts w:eastAsia="Times New Roman" w:cs="Times New Roman"/>
          </w:rPr>
          <w:delText xml:space="preserve">. </w:delText>
        </w:r>
      </w:del>
      <w:r>
        <w:rPr>
          <w:rPrChange w:id="1786" w:author="Stage 2" w:date="2019-09-04T20:28:00Z">
            <w:rPr>
              <w:rFonts w:ascii="Times New Roman" w:eastAsia="Times New Roman" w:hAnsi="Times New Roman" w:cs="Times New Roman"/>
              <w:i w:val="0"/>
              <w:sz w:val="24"/>
              <w:szCs w:val="24"/>
            </w:rPr>
          </w:rPrChange>
        </w:rPr>
        <w:t>What was the overall magnitude of the IDS preference we observed? This question is answered withi</w:t>
      </w:r>
      <w:r>
        <w:rPr>
          <w:rPrChange w:id="1787" w:author="Stage 2" w:date="2019-09-04T20:28:00Z">
            <w:rPr>
              <w:rFonts w:ascii="Times New Roman" w:eastAsia="Times New Roman" w:hAnsi="Times New Roman" w:cs="Times New Roman"/>
              <w:i w:val="0"/>
              <w:sz w:val="24"/>
              <w:szCs w:val="24"/>
            </w:rPr>
          </w:rPrChange>
        </w:rPr>
        <w:t xml:space="preserve">n the cross-lab meta-analysis by fitting the main effect model specified by </w:t>
      </w:r>
      <m:oMath>
        <m:r>
          <w:ins w:id="1788" w:author="Stage 2" w:date="2019-09-04T20:28:00Z">
            <w:rPr>
              <w:rFonts w:ascii="Cambria Math" w:hAnsi="Cambria Math"/>
            </w:rPr>
            <m:t>dz</m:t>
          </w:ins>
        </m:r>
        <m:r>
          <w:ins w:id="1789" w:author="Stage 2" w:date="2019-09-04T20:28:00Z">
            <w:rPr>
              <w:rFonts w:ascii="Cambria Math" w:hAnsi="Cambria Math"/>
            </w:rPr>
            <m:t>∼1</m:t>
          </w:ins>
        </m:r>
      </m:oMath>
      <w:ins w:id="1790" w:author="Stage 2" w:date="2019-09-04T20:28:00Z">
        <w:r>
          <w:t xml:space="preserve"> to the 108 separate group means and var</w:t>
        </w:r>
        <w:r>
          <w:t>iances (after aggregating by lab and age group).</w:t>
        </w:r>
      </w:ins>
      <w:del w:id="1791" w:author="Stage 2" w:date="2019-09-04T20:28:00Z">
        <w:r>
          <w:rPr>
            <w:rFonts w:eastAsia="Times New Roman" w:cs="Times New Roman"/>
          </w:rPr>
          <w:delText>d</w:delText>
        </w:r>
        <w:r>
          <w:rPr>
            <w:rFonts w:eastAsia="Times New Roman" w:cs="Times New Roman"/>
            <w:vertAlign w:val="subscript"/>
          </w:rPr>
          <w:delText xml:space="preserve">z </w:delText>
        </w:r>
        <w:r>
          <w:rPr>
            <w:rFonts w:eastAsia="Times New Roman" w:cs="Times New Roman"/>
          </w:rPr>
          <w:delText>~ 1.</w:delText>
        </w:r>
      </w:del>
      <w:r>
        <w:rPr>
          <w:rPrChange w:id="1792" w:author="Stage 2" w:date="2019-09-04T20:28:00Z">
            <w:rPr>
              <w:rFonts w:ascii="Times New Roman" w:eastAsia="Times New Roman" w:hAnsi="Times New Roman" w:cs="Times New Roman"/>
              <w:sz w:val="24"/>
              <w:szCs w:val="24"/>
            </w:rPr>
          </w:rPrChange>
        </w:rPr>
        <w:t xml:space="preserve"> </w:t>
      </w:r>
      <w:r>
        <w:rPr>
          <w:rPrChange w:id="1793" w:author="Stage 2" w:date="2019-09-04T20:28:00Z">
            <w:rPr>
              <w:rFonts w:ascii="Times New Roman" w:eastAsia="Times New Roman" w:hAnsi="Times New Roman" w:cs="Times New Roman"/>
              <w:i w:val="0"/>
              <w:sz w:val="24"/>
              <w:szCs w:val="24"/>
            </w:rPr>
          </w:rPrChange>
        </w:rPr>
        <w:t xml:space="preserve">The mean effect size estimate </w:t>
      </w:r>
      <w:ins w:id="1794" w:author="Stage 2" w:date="2019-09-04T20:28:00Z">
        <w:r>
          <w:t>was 0.35</w:t>
        </w:r>
      </w:ins>
      <w:del w:id="1795" w:author="Stage 2" w:date="2019-09-04T20:28:00Z">
        <w:r>
          <w:rPr>
            <w:rFonts w:eastAsia="Times New Roman" w:cs="Times New Roman"/>
          </w:rPr>
          <w:delText xml:space="preserve">is </w:delText>
        </w:r>
        <w:r>
          <w:rPr>
            <w:rFonts w:eastAsia="Times New Roman" w:cs="Times New Roman"/>
            <w:highlight w:val="yellow"/>
          </w:rPr>
          <w:delText>XYZ</w:delText>
        </w:r>
      </w:del>
      <w:r>
        <w:rPr>
          <w:rPrChange w:id="1796" w:author="Stage 2" w:date="2019-09-04T20:28:00Z">
            <w:rPr>
              <w:rFonts w:ascii="Times New Roman" w:eastAsia="Times New Roman" w:hAnsi="Times New Roman" w:cs="Times New Roman"/>
              <w:i w:val="0"/>
              <w:sz w:val="24"/>
              <w:szCs w:val="24"/>
              <w:highlight w:val="yellow"/>
            </w:rPr>
          </w:rPrChange>
        </w:rPr>
        <w:t xml:space="preserve"> (CI = [</w:t>
      </w:r>
      <w:ins w:id="1797" w:author="Stage 2" w:date="2019-09-04T20:28:00Z">
        <w:r>
          <w:t>0.29 - 0.42</w:t>
        </w:r>
      </w:ins>
      <w:del w:id="1798" w:author="Stage 2" w:date="2019-09-04T20:28:00Z">
        <w:r>
          <w:rPr>
            <w:rFonts w:eastAsia="Times New Roman" w:cs="Times New Roman"/>
            <w:highlight w:val="yellow"/>
          </w:rPr>
          <w:delText>XYZ - XYZ</w:delText>
        </w:r>
      </w:del>
      <w:r>
        <w:rPr>
          <w:rPrChange w:id="1799" w:author="Stage 2" w:date="2019-09-04T20:28:00Z">
            <w:rPr>
              <w:rFonts w:ascii="Times New Roman" w:eastAsia="Times New Roman" w:hAnsi="Times New Roman" w:cs="Times New Roman"/>
              <w:i w:val="0"/>
              <w:sz w:val="24"/>
              <w:szCs w:val="24"/>
              <w:highlight w:val="yellow"/>
            </w:rPr>
          </w:rPrChange>
        </w:rPr>
        <w:t xml:space="preserve">], </w:t>
      </w:r>
      <w:r>
        <w:rPr>
          <w:rPrChange w:id="1800" w:author="Stage 2" w:date="2019-09-04T20:28:00Z">
            <w:rPr>
              <w:rFonts w:ascii="Times New Roman" w:eastAsia="Times New Roman" w:hAnsi="Times New Roman" w:cs="Times New Roman"/>
              <w:sz w:val="24"/>
              <w:szCs w:val="24"/>
              <w:highlight w:val="yellow"/>
            </w:rPr>
          </w:rPrChange>
        </w:rPr>
        <w:t>z</w:t>
      </w:r>
      <w:r>
        <w:rPr>
          <w:rPrChange w:id="1801" w:author="Stage 2" w:date="2019-09-04T20:28:00Z">
            <w:rPr>
              <w:rFonts w:ascii="Times New Roman" w:eastAsia="Times New Roman" w:hAnsi="Times New Roman" w:cs="Times New Roman"/>
              <w:i w:val="0"/>
              <w:sz w:val="24"/>
              <w:szCs w:val="24"/>
              <w:highlight w:val="yellow"/>
            </w:rPr>
          </w:rPrChange>
        </w:rPr>
        <w:t xml:space="preserve"> = </w:t>
      </w:r>
      <w:ins w:id="1802" w:author="Stage 2" w:date="2019-09-04T20:28:00Z">
        <w:r>
          <w:t xml:space="preserve">10.67, </w:t>
        </w:r>
        <m:oMath>
          <m:r>
            <w:rPr>
              <w:rFonts w:ascii="Cambria Math" w:hAnsi="Cambria Math"/>
            </w:rPr>
            <m:t>p</m:t>
          </m:r>
          <m:r>
            <w:rPr>
              <w:rFonts w:ascii="Cambria Math" w:hAnsi="Cambria Math"/>
            </w:rPr>
            <m:t>&lt;.001</m:t>
          </m:r>
        </m:oMath>
      </w:ins>
      <w:del w:id="1803" w:author="Stage 2" w:date="2019-09-04T20:28:00Z">
        <w:r>
          <w:rPr>
            <w:rFonts w:eastAsia="Times New Roman" w:cs="Times New Roman"/>
            <w:highlight w:val="yellow"/>
          </w:rPr>
          <w:delText xml:space="preserve">XYZ, </w:delText>
        </w:r>
        <w:r>
          <w:rPr>
            <w:rFonts w:eastAsia="Times New Roman" w:cs="Times New Roman"/>
            <w:highlight w:val="yellow"/>
          </w:rPr>
          <w:delText>p</w:delText>
        </w:r>
        <w:r>
          <w:rPr>
            <w:rFonts w:eastAsia="Times New Roman" w:cs="Times New Roman"/>
            <w:highlight w:val="yellow"/>
          </w:rPr>
          <w:delText xml:space="preserve"> = XYZ</w:delText>
        </w:r>
      </w:del>
      <w:r>
        <w:rPr>
          <w:rPrChange w:id="1804" w:author="Stage 2" w:date="2019-09-04T20:28:00Z">
            <w:rPr>
              <w:rFonts w:ascii="Times New Roman" w:eastAsia="Times New Roman" w:hAnsi="Times New Roman" w:cs="Times New Roman"/>
              <w:i w:val="0"/>
              <w:sz w:val="24"/>
              <w:szCs w:val="24"/>
              <w:highlight w:val="yellow"/>
            </w:rPr>
          </w:rPrChange>
        </w:rPr>
        <w:t>)</w:t>
      </w:r>
      <w:r>
        <w:rPr>
          <w:rPrChange w:id="1805" w:author="Stage 2" w:date="2019-09-04T20:28:00Z">
            <w:rPr>
              <w:rFonts w:ascii="Times New Roman" w:eastAsia="Times New Roman" w:hAnsi="Times New Roman" w:cs="Times New Roman"/>
              <w:i w:val="0"/>
              <w:sz w:val="24"/>
              <w:szCs w:val="24"/>
            </w:rPr>
          </w:rPrChange>
        </w:rPr>
        <w:t>. A forest plot for this meta-analysis is shown in Figure 2</w:t>
      </w:r>
      <w:ins w:id="1806" w:author="Stage 2" w:date="2019-09-04T20:28:00Z">
        <w:r>
          <w:t>. Further, 1373/2329 infants (58.95%) showed a numerical preference f</w:t>
        </w:r>
        <w:r>
          <w:t>or IDS</w:t>
        </w:r>
      </w:ins>
      <w:r>
        <w:rPr>
          <w:rPrChange w:id="1807" w:author="Stage 2" w:date="2019-09-04T20:28:00Z">
            <w:rPr>
              <w:rFonts w:ascii="Times New Roman" w:eastAsia="Times New Roman" w:hAnsi="Times New Roman" w:cs="Times New Roman"/>
              <w:i w:val="0"/>
              <w:sz w:val="24"/>
              <w:szCs w:val="24"/>
            </w:rPr>
          </w:rPrChange>
        </w:rPr>
        <w:t>.</w:t>
      </w:r>
    </w:p>
    <w:p w14:paraId="225D020C" w14:textId="77777777" w:rsidR="00D350E7" w:rsidRDefault="003C1572">
      <w:pPr>
        <w:rPr>
          <w:ins w:id="1808" w:author="Stage 2" w:date="2019-09-04T20:28:00Z"/>
        </w:rPr>
      </w:pPr>
      <w:ins w:id="1809" w:author="Stage 2" w:date="2019-09-04T20:28:00Z">
        <w:r>
          <w:rPr>
            <w:noProof/>
          </w:rPr>
          <w:lastRenderedPageBreak/>
          <w:drawing>
            <wp:inline distT="0" distB="0" distL="0" distR="0" wp14:anchorId="65244320" wp14:editId="3B300861">
              <wp:extent cx="5969000" cy="6565900"/>
              <wp:effectExtent l="0" t="0" r="0" b="0"/>
              <wp:docPr id="6" name="Picture" descr="Figure 2: Forest plot. Standardized effect sizes are shown for each lab, with error bars showing 95% confidence intervals. Labs are grouped by method. Points are scaled by inverse variance and colored by experimental method. In each panel, the diamond and associated interval represents the meta-analytic estimate from the method-moderated model and its 95% confidence interval. The bottom panel shows the global meta-analytic estimate from the unmoderated model."/>
              <wp:cNvGraphicFramePr/>
              <a:graphic xmlns:a="http://schemas.openxmlformats.org/drawingml/2006/main">
                <a:graphicData uri="http://schemas.openxmlformats.org/drawingml/2006/picture">
                  <pic:pic xmlns:pic="http://schemas.openxmlformats.org/drawingml/2006/picture">
                    <pic:nvPicPr>
                      <pic:cNvPr id="0" name="Picture" descr="mb1-paper_files/figure-docx/unnamed-chunk-5-1.png"/>
                      <pic:cNvPicPr>
                        <a:picLocks noChangeAspect="1" noChangeArrowheads="1"/>
                      </pic:cNvPicPr>
                    </pic:nvPicPr>
                    <pic:blipFill>
                      <a:blip r:embed="rId9"/>
                      <a:stretch>
                        <a:fillRect/>
                      </a:stretch>
                    </pic:blipFill>
                    <pic:spPr bwMode="auto">
                      <a:xfrm>
                        <a:off x="0" y="0"/>
                        <a:ext cx="5969000" cy="6565900"/>
                      </a:xfrm>
                      <a:prstGeom prst="rect">
                        <a:avLst/>
                      </a:prstGeom>
                      <a:noFill/>
                      <a:ln w="9525">
                        <a:noFill/>
                        <a:headEnd/>
                        <a:tailEnd/>
                      </a:ln>
                    </pic:spPr>
                  </pic:pic>
                </a:graphicData>
              </a:graphic>
            </wp:inline>
          </w:drawing>
        </w:r>
      </w:ins>
    </w:p>
    <w:p w14:paraId="5CDF97E0" w14:textId="77777777" w:rsidR="00847E8C" w:rsidRDefault="00847E8C">
      <w:pPr>
        <w:pBdr>
          <w:top w:val="nil"/>
          <w:left w:val="nil"/>
          <w:bottom w:val="nil"/>
          <w:right w:val="nil"/>
          <w:between w:val="nil"/>
        </w:pBdr>
        <w:spacing w:line="480" w:lineRule="auto"/>
        <w:rPr>
          <w:del w:id="1810" w:author="Stage 2" w:date="2019-09-04T20:28:00Z"/>
          <w:rFonts w:ascii="Times New Roman" w:eastAsia="Times New Roman" w:hAnsi="Times New Roman" w:cs="Times New Roman"/>
          <w:sz w:val="24"/>
          <w:szCs w:val="24"/>
        </w:rPr>
      </w:pPr>
    </w:p>
    <w:p w14:paraId="08D24D69" w14:textId="77777777" w:rsidR="00847E8C" w:rsidRDefault="003C1572">
      <w:pPr>
        <w:pStyle w:val="Heading3"/>
        <w:framePr w:wrap="around"/>
        <w:pBdr>
          <w:top w:val="nil"/>
          <w:left w:val="nil"/>
          <w:bottom w:val="nil"/>
          <w:right w:val="nil"/>
          <w:between w:val="nil"/>
        </w:pBdr>
        <w:spacing w:line="480" w:lineRule="auto"/>
        <w:jc w:val="center"/>
        <w:rPr>
          <w:del w:id="1811" w:author="Stage 2" w:date="2019-09-04T20:28:00Z"/>
          <w:rFonts w:eastAsia="Times New Roman" w:cs="Times New Roman"/>
          <w:i/>
          <w:szCs w:val="24"/>
        </w:rPr>
      </w:pPr>
      <w:bookmarkStart w:id="1812" w:name="_b1dvuz93h4mn" w:colFirst="0" w:colLast="0"/>
      <w:bookmarkEnd w:id="1812"/>
      <w:del w:id="1813" w:author="Stage 2" w:date="2019-09-04T20:28:00Z">
        <w:r>
          <w:rPr>
            <w:rFonts w:eastAsia="Times New Roman" w:cs="Times New Roman"/>
            <w:i/>
            <w:noProof/>
            <w:szCs w:val="24"/>
          </w:rPr>
          <w:drawing>
            <wp:inline distT="114300" distB="114300" distL="114300" distR="114300">
              <wp:extent cx="5943600" cy="3454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454400"/>
                      </a:xfrm>
                      <a:prstGeom prst="rect">
                        <a:avLst/>
                      </a:prstGeom>
                      <a:ln/>
                    </pic:spPr>
                  </pic:pic>
                </a:graphicData>
              </a:graphic>
            </wp:inline>
          </w:drawing>
        </w:r>
      </w:del>
    </w:p>
    <w:p w14:paraId="06F0713E" w14:textId="77777777" w:rsidR="00847E8C" w:rsidRDefault="00847E8C">
      <w:pPr>
        <w:pBdr>
          <w:top w:val="nil"/>
          <w:left w:val="nil"/>
          <w:bottom w:val="nil"/>
          <w:right w:val="nil"/>
          <w:between w:val="nil"/>
        </w:pBdr>
        <w:spacing w:line="480" w:lineRule="auto"/>
        <w:rPr>
          <w:del w:id="1814" w:author="Stage 2" w:date="2019-09-04T20:28:00Z"/>
          <w:rFonts w:ascii="Times New Roman" w:eastAsia="Times New Roman" w:hAnsi="Times New Roman" w:cs="Times New Roman"/>
          <w:sz w:val="24"/>
          <w:szCs w:val="24"/>
        </w:rPr>
      </w:pPr>
    </w:p>
    <w:p w14:paraId="5134FE8F" w14:textId="3CBE3E57" w:rsidR="00847E8C" w:rsidRDefault="003C1572">
      <w:pPr>
        <w:pStyle w:val="ImageCaption"/>
        <w:rPr>
          <w:rPrChange w:id="1815" w:author="Stage 2" w:date="2019-09-04T20:28:00Z">
            <w:rPr>
              <w:rFonts w:ascii="Times New Roman" w:eastAsia="Times New Roman" w:hAnsi="Times New Roman" w:cs="Times New Roman"/>
              <w:sz w:val="24"/>
              <w:szCs w:val="24"/>
            </w:rPr>
          </w:rPrChange>
        </w:rPr>
        <w:pPrChange w:id="1816" w:author="Stage 2" w:date="2019-09-04T20:28:00Z">
          <w:pPr>
            <w:pBdr>
              <w:top w:val="nil"/>
              <w:left w:val="nil"/>
              <w:bottom w:val="nil"/>
              <w:right w:val="nil"/>
              <w:between w:val="nil"/>
            </w:pBdr>
            <w:spacing w:line="480" w:lineRule="auto"/>
          </w:pPr>
        </w:pPrChange>
      </w:pPr>
      <w:r>
        <w:rPr>
          <w:rPrChange w:id="1817" w:author="Stage 2" w:date="2019-09-04T20:28:00Z">
            <w:rPr>
              <w:rFonts w:ascii="Times New Roman" w:eastAsia="Times New Roman" w:hAnsi="Times New Roman" w:cs="Times New Roman"/>
              <w:sz w:val="24"/>
              <w:szCs w:val="24"/>
              <w:highlight w:val="yellow"/>
            </w:rPr>
          </w:rPrChange>
        </w:rPr>
        <w:t>Figure 2</w:t>
      </w:r>
      <w:ins w:id="1818" w:author="Stage 2" w:date="2019-09-04T20:28:00Z">
        <w:r>
          <w:t>:</w:t>
        </w:r>
      </w:ins>
      <w:del w:id="1819" w:author="Stage 2" w:date="2019-09-04T20:28:00Z">
        <w:r>
          <w:rPr>
            <w:rFonts w:eastAsia="Times New Roman" w:cs="Times New Roman"/>
            <w:highlight w:val="yellow"/>
          </w:rPr>
          <w:delText>.</w:delText>
        </w:r>
      </w:del>
      <w:r>
        <w:rPr>
          <w:rPrChange w:id="1820" w:author="Stage 2" w:date="2019-09-04T20:28:00Z">
            <w:rPr>
              <w:rFonts w:ascii="Times New Roman" w:eastAsia="Times New Roman" w:hAnsi="Times New Roman" w:cs="Times New Roman"/>
              <w:sz w:val="24"/>
              <w:szCs w:val="24"/>
              <w:highlight w:val="yellow"/>
            </w:rPr>
          </w:rPrChange>
        </w:rPr>
        <w:t xml:space="preserve"> Forest plot.</w:t>
      </w:r>
      <w:r>
        <w:rPr>
          <w:rPrChange w:id="1821" w:author="Stage 2" w:date="2019-09-04T20:28:00Z">
            <w:rPr>
              <w:rFonts w:ascii="Times New Roman" w:eastAsia="Times New Roman" w:hAnsi="Times New Roman" w:cs="Times New Roman"/>
              <w:sz w:val="24"/>
              <w:szCs w:val="24"/>
            </w:rPr>
          </w:rPrChange>
        </w:rPr>
        <w:t xml:space="preserve"> Standardized effect sizes</w:t>
      </w:r>
      <w:del w:id="1822" w:author="Stage 2" w:date="2019-09-04T20:28:00Z">
        <w:r>
          <w:rPr>
            <w:rFonts w:eastAsia="Times New Roman" w:cs="Times New Roman"/>
          </w:rPr>
          <w:delText xml:space="preserve"> (</w:delText>
        </w:r>
        <w:r>
          <w:rPr>
            <w:rFonts w:eastAsia="Times New Roman" w:cs="Times New Roman"/>
            <w:i/>
          </w:rPr>
          <w:delText>d</w:delText>
        </w:r>
        <w:r>
          <w:rPr>
            <w:rFonts w:eastAsia="Times New Roman" w:cs="Times New Roman"/>
            <w:i/>
            <w:vertAlign w:val="subscript"/>
          </w:rPr>
          <w:delText>z</w:delText>
        </w:r>
        <w:r>
          <w:rPr>
            <w:rFonts w:eastAsia="Times New Roman" w:cs="Times New Roman"/>
          </w:rPr>
          <w:delText>)</w:delText>
        </w:r>
      </w:del>
      <w:r>
        <w:rPr>
          <w:rPrChange w:id="1823" w:author="Stage 2" w:date="2019-09-04T20:28:00Z">
            <w:rPr>
              <w:rFonts w:ascii="Times New Roman" w:eastAsia="Times New Roman" w:hAnsi="Times New Roman" w:cs="Times New Roman"/>
              <w:sz w:val="24"/>
              <w:szCs w:val="24"/>
            </w:rPr>
          </w:rPrChange>
        </w:rPr>
        <w:t xml:space="preserve"> are shown for each lab, with error bars showing 95% confidence intervals. Labs are grouped by method. Points are scaled by inverse varian</w:t>
      </w:r>
      <w:r>
        <w:rPr>
          <w:rPrChange w:id="1824" w:author="Stage 2" w:date="2019-09-04T20:28:00Z">
            <w:rPr>
              <w:rFonts w:ascii="Times New Roman" w:eastAsia="Times New Roman" w:hAnsi="Times New Roman" w:cs="Times New Roman"/>
              <w:sz w:val="24"/>
              <w:szCs w:val="24"/>
            </w:rPr>
          </w:rPrChange>
        </w:rPr>
        <w:t>ce and colored by experimental method. In each panel, the diamond and associated interval represents the meta-analytic estimate from the method-moderated model and its 95% confidence interval. The bottom panel shows the global meta-analytic estimate from t</w:t>
      </w:r>
      <w:r>
        <w:rPr>
          <w:rPrChange w:id="1825" w:author="Stage 2" w:date="2019-09-04T20:28:00Z">
            <w:rPr>
              <w:rFonts w:ascii="Times New Roman" w:eastAsia="Times New Roman" w:hAnsi="Times New Roman" w:cs="Times New Roman"/>
              <w:sz w:val="24"/>
              <w:szCs w:val="24"/>
            </w:rPr>
          </w:rPrChange>
        </w:rPr>
        <w:t>he unmoderated model.</w:t>
      </w:r>
      <w:del w:id="1826" w:author="Stage 2" w:date="2019-09-04T20:28:00Z">
        <w:r>
          <w:rPr>
            <w:rFonts w:eastAsia="Times New Roman" w:cs="Times New Roman"/>
          </w:rPr>
          <w:delText xml:space="preserve"> As one way of interpreting this effect size, we note that </w:delText>
        </w:r>
        <w:r>
          <w:rPr>
            <w:rFonts w:eastAsia="Times New Roman" w:cs="Times New Roman"/>
            <w:highlight w:val="yellow"/>
          </w:rPr>
          <w:delText>XYZ/XYZ</w:delText>
        </w:r>
        <w:r>
          <w:rPr>
            <w:rFonts w:eastAsia="Times New Roman" w:cs="Times New Roman"/>
          </w:rPr>
          <w:delText xml:space="preserve"> infants (</w:delText>
        </w:r>
        <w:r>
          <w:rPr>
            <w:rFonts w:eastAsia="Times New Roman" w:cs="Times New Roman"/>
            <w:highlight w:val="yellow"/>
          </w:rPr>
          <w:delText>XYZ</w:delText>
        </w:r>
        <w:r>
          <w:rPr>
            <w:rFonts w:eastAsia="Times New Roman" w:cs="Times New Roman"/>
          </w:rPr>
          <w:delText>%) showed a numerical preference for IDS.</w:delText>
        </w:r>
      </w:del>
    </w:p>
    <w:p w14:paraId="7916A623" w14:textId="77777777" w:rsidR="00847E8C" w:rsidRDefault="00847E8C">
      <w:pPr>
        <w:pBdr>
          <w:top w:val="nil"/>
          <w:left w:val="nil"/>
          <w:bottom w:val="nil"/>
          <w:right w:val="nil"/>
          <w:between w:val="nil"/>
        </w:pBdr>
        <w:spacing w:line="480" w:lineRule="auto"/>
        <w:rPr>
          <w:del w:id="1827" w:author="Stage 2" w:date="2019-09-04T20:28:00Z"/>
          <w:rFonts w:ascii="Times New Roman" w:eastAsia="Times New Roman" w:hAnsi="Times New Roman" w:cs="Times New Roman"/>
          <w:sz w:val="24"/>
          <w:szCs w:val="24"/>
        </w:rPr>
      </w:pPr>
    </w:p>
    <w:p w14:paraId="696A65EC" w14:textId="77777777" w:rsidR="00D350E7" w:rsidRDefault="003C1572">
      <w:pPr>
        <w:pStyle w:val="Heading3"/>
        <w:framePr w:wrap="around"/>
        <w:rPr>
          <w:ins w:id="1828" w:author="Stage 2" w:date="2019-09-04T20:28:00Z"/>
        </w:rPr>
      </w:pPr>
      <w:r>
        <w:rPr>
          <w:rPrChange w:id="1829" w:author="Stage 2" w:date="2019-09-04T20:28:00Z">
            <w:rPr>
              <w:rFonts w:ascii="Times New Roman" w:eastAsia="Times New Roman" w:hAnsi="Times New Roman" w:cs="Times New Roman"/>
              <w:sz w:val="24"/>
              <w:szCs w:val="24"/>
            </w:rPr>
          </w:rPrChange>
        </w:rPr>
        <w:t>Independent relationship of IDS preference to moderating variables</w:t>
      </w:r>
    </w:p>
    <w:p w14:paraId="74F08605" w14:textId="1C4AAAA6" w:rsidR="00847E8C" w:rsidRDefault="003C1572">
      <w:pPr>
        <w:pStyle w:val="FirstParagraph"/>
        <w:rPr>
          <w:rPrChange w:id="1830" w:author="Stage 2" w:date="2019-09-04T20:28:00Z">
            <w:rPr>
              <w:rFonts w:ascii="Times New Roman" w:eastAsia="Times New Roman" w:hAnsi="Times New Roman" w:cs="Times New Roman"/>
              <w:sz w:val="24"/>
              <w:szCs w:val="24"/>
            </w:rPr>
          </w:rPrChange>
        </w:rPr>
        <w:pPrChange w:id="1831" w:author="Stage 2" w:date="2019-09-04T20:28:00Z">
          <w:pPr>
            <w:pBdr>
              <w:top w:val="nil"/>
              <w:left w:val="nil"/>
              <w:bottom w:val="nil"/>
              <w:right w:val="nil"/>
              <w:between w:val="nil"/>
            </w:pBdr>
            <w:spacing w:line="480" w:lineRule="auto"/>
            <w:ind w:firstLine="720"/>
          </w:pPr>
        </w:pPrChange>
      </w:pPr>
      <w:del w:id="1832" w:author="Stage 2" w:date="2019-09-04T20:28:00Z">
        <w:r>
          <w:rPr>
            <w:rFonts w:eastAsia="Times New Roman" w:cs="Times New Roman"/>
            <w:i/>
          </w:rPr>
          <w:delText>.</w:delText>
        </w:r>
        <w:r>
          <w:rPr>
            <w:rFonts w:eastAsia="Times New Roman" w:cs="Times New Roman"/>
            <w:b/>
            <w:i/>
          </w:rPr>
          <w:delText xml:space="preserve"> </w:delText>
        </w:r>
      </w:del>
      <w:r>
        <w:rPr>
          <w:rPrChange w:id="1833" w:author="Stage 2" w:date="2019-09-04T20:28:00Z">
            <w:rPr>
              <w:rFonts w:ascii="Times New Roman" w:eastAsia="Times New Roman" w:hAnsi="Times New Roman" w:cs="Times New Roman"/>
              <w:sz w:val="24"/>
              <w:szCs w:val="24"/>
            </w:rPr>
          </w:rPrChange>
        </w:rPr>
        <w:t xml:space="preserve">We next fit a set of moderated meta-analytic models. We began by examining the relationship of IDS preferences to age, using the average age </w:t>
      </w:r>
      <w:ins w:id="1834" w:author="Stage 2" w:date="2019-09-04T20:28:00Z">
        <w:r>
          <w:t xml:space="preserve">in months </w:t>
        </w:r>
      </w:ins>
      <w:r>
        <w:rPr>
          <w:rPrChange w:id="1835" w:author="Stage 2" w:date="2019-09-04T20:28:00Z">
            <w:rPr>
              <w:rFonts w:ascii="Times New Roman" w:eastAsia="Times New Roman" w:hAnsi="Times New Roman" w:cs="Times New Roman"/>
              <w:sz w:val="24"/>
              <w:szCs w:val="24"/>
            </w:rPr>
          </w:rPrChange>
        </w:rPr>
        <w:t>for each lab’s contributed sample as the modera</w:t>
      </w:r>
      <w:r>
        <w:rPr>
          <w:rPrChange w:id="1836" w:author="Stage 2" w:date="2019-09-04T20:28:00Z">
            <w:rPr>
              <w:rFonts w:ascii="Times New Roman" w:eastAsia="Times New Roman" w:hAnsi="Times New Roman" w:cs="Times New Roman"/>
              <w:sz w:val="24"/>
              <w:szCs w:val="24"/>
            </w:rPr>
          </w:rPrChange>
        </w:rPr>
        <w:t xml:space="preserve">tor value. Labs that contributed samples from two age bins had values added separately for each age </w:t>
      </w:r>
      <w:r>
        <w:rPr>
          <w:rPrChange w:id="1837" w:author="Stage 2" w:date="2019-09-04T20:28:00Z">
            <w:rPr>
              <w:rFonts w:ascii="Times New Roman" w:eastAsia="Times New Roman" w:hAnsi="Times New Roman" w:cs="Times New Roman"/>
              <w:sz w:val="24"/>
              <w:szCs w:val="24"/>
              <w:highlight w:val="yellow"/>
            </w:rPr>
          </w:rPrChange>
        </w:rPr>
        <w:t>(because of the small number of these, we did not model this dependency between labs)</w:t>
      </w:r>
      <w:r>
        <w:rPr>
          <w:rPrChange w:id="1838" w:author="Stage 2" w:date="2019-09-04T20:28:00Z">
            <w:rPr>
              <w:rFonts w:ascii="Times New Roman" w:eastAsia="Times New Roman" w:hAnsi="Times New Roman" w:cs="Times New Roman"/>
              <w:sz w:val="24"/>
              <w:szCs w:val="24"/>
            </w:rPr>
          </w:rPrChange>
        </w:rPr>
        <w:t xml:space="preserve">. For ease of interpretation, we centered age in </w:t>
      </w:r>
      <w:ins w:id="1839" w:author="Stage 2" w:date="2019-09-04T20:28:00Z">
        <w:r>
          <w:t>this</w:t>
        </w:r>
      </w:ins>
      <w:del w:id="1840" w:author="Stage 2" w:date="2019-09-04T20:28:00Z">
        <w:r>
          <w:rPr>
            <w:rFonts w:eastAsia="Times New Roman" w:cs="Times New Roman"/>
          </w:rPr>
          <w:delText>the</w:delText>
        </w:r>
      </w:del>
      <w:r>
        <w:rPr>
          <w:rPrChange w:id="1841" w:author="Stage 2" w:date="2019-09-04T20:28:00Z">
            <w:rPr>
              <w:rFonts w:ascii="Times New Roman" w:eastAsia="Times New Roman" w:hAnsi="Times New Roman" w:cs="Times New Roman"/>
              <w:sz w:val="24"/>
              <w:szCs w:val="24"/>
            </w:rPr>
          </w:rPrChange>
        </w:rPr>
        <w:t xml:space="preserve"> analysis. The age-</w:t>
      </w:r>
      <w:r>
        <w:rPr>
          <w:rPrChange w:id="1842" w:author="Stage 2" w:date="2019-09-04T20:28:00Z">
            <w:rPr>
              <w:rFonts w:ascii="Times New Roman" w:eastAsia="Times New Roman" w:hAnsi="Times New Roman" w:cs="Times New Roman"/>
              <w:sz w:val="24"/>
              <w:szCs w:val="24"/>
            </w:rPr>
          </w:rPrChange>
        </w:rPr>
        <w:t xml:space="preserve">moderated model, </w:t>
      </w:r>
      <m:oMath>
        <m:r>
          <w:ins w:id="1843" w:author="Stage 2" w:date="2019-09-04T20:28:00Z">
            <w:rPr>
              <w:rFonts w:ascii="Cambria Math" w:hAnsi="Cambria Math"/>
            </w:rPr>
            <m:t>dz</m:t>
          </w:ins>
        </m:r>
        <m:r>
          <w:ins w:id="1844" w:author="Stage 2" w:date="2019-09-04T20:28:00Z">
            <w:rPr>
              <w:rFonts w:ascii="Cambria Math" w:hAnsi="Cambria Math"/>
            </w:rPr>
            <m:t>∼1+</m:t>
          </w:ins>
        </m:r>
        <m:r>
          <w:ins w:id="1845" w:author="Stage 2" w:date="2019-09-04T20:28:00Z">
            <m:rPr>
              <m:sty m:val="p"/>
            </m:rPr>
            <w:rPr>
              <w:rFonts w:ascii="Cambria Math" w:hAnsi="Cambria Math"/>
            </w:rPr>
            <m:t>age</m:t>
          </w:ins>
        </m:r>
      </m:oMath>
      <w:del w:id="1846" w:author="Stage 2" w:date="2019-09-04T20:28:00Z">
        <w:r>
          <w:rPr>
            <w:rFonts w:eastAsia="Times New Roman" w:cs="Times New Roman"/>
            <w:i/>
          </w:rPr>
          <w:delText>d</w:delText>
        </w:r>
        <w:r>
          <w:rPr>
            <w:rFonts w:eastAsia="Times New Roman" w:cs="Times New Roman"/>
            <w:i/>
            <w:vertAlign w:val="subscript"/>
          </w:rPr>
          <w:delText xml:space="preserve">z </w:delText>
        </w:r>
        <w:r>
          <w:rPr>
            <w:rFonts w:eastAsia="Times New Roman" w:cs="Times New Roman"/>
            <w:i/>
          </w:rPr>
          <w:delText>~ 1 + age</w:delText>
        </w:r>
      </w:del>
      <w:r>
        <w:rPr>
          <w:rPrChange w:id="1847" w:author="Stage 2" w:date="2019-09-04T20:28:00Z">
            <w:rPr>
              <w:rFonts w:ascii="Times New Roman" w:eastAsia="Times New Roman" w:hAnsi="Times New Roman" w:cs="Times New Roman"/>
              <w:sz w:val="24"/>
              <w:szCs w:val="24"/>
            </w:rPr>
          </w:rPrChange>
        </w:rPr>
        <w:t xml:space="preserve">, yielded an estimated main effect of </w:t>
      </w:r>
      <w:ins w:id="1848" w:author="Stage 2" w:date="2019-09-04T20:28:00Z">
        <w:r>
          <w:t>0.35</w:t>
        </w:r>
      </w:ins>
      <w:del w:id="1849" w:author="Stage 2" w:date="2019-09-04T20:28:00Z">
        <w:r>
          <w:rPr>
            <w:rFonts w:eastAsia="Times New Roman" w:cs="Times New Roman"/>
            <w:highlight w:val="yellow"/>
          </w:rPr>
          <w:delText>XYZ</w:delText>
        </w:r>
      </w:del>
      <w:r>
        <w:rPr>
          <w:rPrChange w:id="1850" w:author="Stage 2" w:date="2019-09-04T20:28:00Z">
            <w:rPr>
              <w:rFonts w:ascii="Times New Roman" w:eastAsia="Times New Roman" w:hAnsi="Times New Roman" w:cs="Times New Roman"/>
              <w:sz w:val="24"/>
              <w:szCs w:val="24"/>
              <w:highlight w:val="yellow"/>
            </w:rPr>
          </w:rPrChange>
        </w:rPr>
        <w:t xml:space="preserve"> (CI = [</w:t>
      </w:r>
      <w:ins w:id="1851" w:author="Stage 2" w:date="2019-09-04T20:28:00Z">
        <w:r>
          <w:t>0.29 - 0.41</w:t>
        </w:r>
      </w:ins>
      <w:del w:id="1852" w:author="Stage 2" w:date="2019-09-04T20:28:00Z">
        <w:r>
          <w:rPr>
            <w:rFonts w:eastAsia="Times New Roman" w:cs="Times New Roman"/>
            <w:highlight w:val="yellow"/>
          </w:rPr>
          <w:delText>XYZ - XYZ</w:delText>
        </w:r>
      </w:del>
      <w:r>
        <w:rPr>
          <w:rPrChange w:id="1853" w:author="Stage 2" w:date="2019-09-04T20:28:00Z">
            <w:rPr>
              <w:rFonts w:ascii="Times New Roman" w:eastAsia="Times New Roman" w:hAnsi="Times New Roman" w:cs="Times New Roman"/>
              <w:sz w:val="24"/>
              <w:szCs w:val="24"/>
              <w:highlight w:val="yellow"/>
            </w:rPr>
          </w:rPrChange>
        </w:rPr>
        <w:t xml:space="preserve">], z = </w:t>
      </w:r>
      <w:ins w:id="1854" w:author="Stage 2" w:date="2019-09-04T20:28:00Z">
        <w:r>
          <w:t xml:space="preserve">11.47, </w:t>
        </w:r>
        <m:oMath>
          <m:r>
            <w:rPr>
              <w:rFonts w:ascii="Cambria Math" w:hAnsi="Cambria Math"/>
            </w:rPr>
            <m:t>p</m:t>
          </m:r>
          <m:r>
            <w:rPr>
              <w:rFonts w:ascii="Cambria Math" w:hAnsi="Cambria Math"/>
            </w:rPr>
            <m:t>&lt;.001</m:t>
          </m:r>
        </m:oMath>
      </w:ins>
      <w:del w:id="1855" w:author="Stage 2" w:date="2019-09-04T20:28:00Z">
        <w:r>
          <w:rPr>
            <w:rFonts w:eastAsia="Times New Roman" w:cs="Times New Roman"/>
            <w:highlight w:val="yellow"/>
          </w:rPr>
          <w:delText>XYZ, p = XYZ</w:delText>
        </w:r>
      </w:del>
      <w:r>
        <w:rPr>
          <w:rPrChange w:id="1856" w:author="Stage 2" w:date="2019-09-04T20:28:00Z">
            <w:rPr>
              <w:rFonts w:ascii="Times New Roman" w:eastAsia="Times New Roman" w:hAnsi="Times New Roman" w:cs="Times New Roman"/>
              <w:sz w:val="24"/>
              <w:szCs w:val="24"/>
              <w:highlight w:val="yellow"/>
            </w:rPr>
          </w:rPrChange>
        </w:rPr>
        <w:t>)</w:t>
      </w:r>
      <w:r>
        <w:rPr>
          <w:rPrChange w:id="1857" w:author="Stage 2" w:date="2019-09-04T20:28:00Z">
            <w:rPr>
              <w:rFonts w:ascii="Times New Roman" w:eastAsia="Times New Roman" w:hAnsi="Times New Roman" w:cs="Times New Roman"/>
              <w:sz w:val="24"/>
              <w:szCs w:val="24"/>
            </w:rPr>
          </w:rPrChange>
        </w:rPr>
        <w:t xml:space="preserve"> and an age effect of </w:t>
      </w:r>
      <w:ins w:id="1858" w:author="Stage 2" w:date="2019-09-04T20:28:00Z">
        <w:r>
          <w:t>0.05</w:t>
        </w:r>
      </w:ins>
      <w:del w:id="1859" w:author="Stage 2" w:date="2019-09-04T20:28:00Z">
        <w:r>
          <w:rPr>
            <w:rFonts w:eastAsia="Times New Roman" w:cs="Times New Roman"/>
            <w:highlight w:val="yellow"/>
          </w:rPr>
          <w:delText>XYZ</w:delText>
        </w:r>
      </w:del>
      <w:r>
        <w:rPr>
          <w:rPrChange w:id="1860" w:author="Stage 2" w:date="2019-09-04T20:28:00Z">
            <w:rPr>
              <w:rFonts w:ascii="Times New Roman" w:eastAsia="Times New Roman" w:hAnsi="Times New Roman" w:cs="Times New Roman"/>
              <w:sz w:val="24"/>
              <w:szCs w:val="24"/>
              <w:highlight w:val="yellow"/>
            </w:rPr>
          </w:rPrChange>
        </w:rPr>
        <w:t xml:space="preserve"> (CI = [</w:t>
      </w:r>
      <w:ins w:id="1861" w:author="Stage 2" w:date="2019-09-04T20:28:00Z">
        <w:r>
          <w:t>0.03 - 0.07</w:t>
        </w:r>
      </w:ins>
      <w:del w:id="1862" w:author="Stage 2" w:date="2019-09-04T20:28:00Z">
        <w:r>
          <w:rPr>
            <w:rFonts w:eastAsia="Times New Roman" w:cs="Times New Roman"/>
            <w:highlight w:val="yellow"/>
          </w:rPr>
          <w:delText>XYZ - XYZ</w:delText>
        </w:r>
      </w:del>
      <w:r>
        <w:rPr>
          <w:rPrChange w:id="1863" w:author="Stage 2" w:date="2019-09-04T20:28:00Z">
            <w:rPr>
              <w:rFonts w:ascii="Times New Roman" w:eastAsia="Times New Roman" w:hAnsi="Times New Roman" w:cs="Times New Roman"/>
              <w:sz w:val="24"/>
              <w:szCs w:val="24"/>
              <w:highlight w:val="yellow"/>
            </w:rPr>
          </w:rPrChange>
        </w:rPr>
        <w:t xml:space="preserve">], z = </w:t>
      </w:r>
      <w:ins w:id="1864" w:author="Stage 2" w:date="2019-09-04T20:28:00Z">
        <w:r>
          <w:t xml:space="preserve">4.89, </w:t>
        </w:r>
        <m:oMath>
          <m:r>
            <w:rPr>
              <w:rFonts w:ascii="Cambria Math" w:hAnsi="Cambria Math"/>
            </w:rPr>
            <m:t>p</m:t>
          </m:r>
          <m:r>
            <w:rPr>
              <w:rFonts w:ascii="Cambria Math" w:hAnsi="Cambria Math"/>
            </w:rPr>
            <m:t>&lt;.001</m:t>
          </m:r>
        </m:oMath>
        <w:r>
          <w:t>). This positive age coefficient indicated that the measured IDS preference was on average larger for older c</w:t>
        </w:r>
        <w:r>
          <w:t>hildren.</w:t>
        </w:r>
      </w:ins>
      <w:del w:id="1865" w:author="Stage 2" w:date="2019-09-04T20:28:00Z">
        <w:r>
          <w:rPr>
            <w:rFonts w:eastAsia="Times New Roman" w:cs="Times New Roman"/>
            <w:highlight w:val="yellow"/>
          </w:rPr>
          <w:delText>XYZ, p = XYZ)</w:delText>
        </w:r>
        <w:r>
          <w:rPr>
            <w:rFonts w:eastAsia="Times New Roman" w:cs="Times New Roman"/>
          </w:rPr>
          <w:delText>.</w:delText>
        </w:r>
      </w:del>
      <w:r>
        <w:rPr>
          <w:rPrChange w:id="1866" w:author="Stage 2" w:date="2019-09-04T20:28:00Z">
            <w:rPr>
              <w:rFonts w:ascii="Times New Roman" w:eastAsia="Times New Roman" w:hAnsi="Times New Roman" w:cs="Times New Roman"/>
              <w:sz w:val="24"/>
              <w:szCs w:val="24"/>
            </w:rPr>
          </w:rPrChange>
        </w:rPr>
        <w:t xml:space="preserve"> Age trends are plotted in Figure 3.</w:t>
      </w:r>
      <w:del w:id="1867" w:author="Stage 2" w:date="2019-09-04T20:28:00Z">
        <w:r>
          <w:rPr>
            <w:rFonts w:eastAsia="Times New Roman" w:cs="Times New Roman"/>
          </w:rPr>
          <w:delText xml:space="preserve"> </w:delText>
        </w:r>
      </w:del>
    </w:p>
    <w:p w14:paraId="7781739A" w14:textId="77777777" w:rsidR="00D350E7" w:rsidRDefault="003C1572">
      <w:pPr>
        <w:rPr>
          <w:ins w:id="1868" w:author="Stage 2" w:date="2019-09-04T20:28:00Z"/>
        </w:rPr>
      </w:pPr>
      <w:ins w:id="1869" w:author="Stage 2" w:date="2019-09-04T20:28:00Z">
        <w:r>
          <w:rPr>
            <w:noProof/>
          </w:rPr>
          <w:lastRenderedPageBreak/>
          <w:drawing>
            <wp:inline distT="0" distB="0" distL="0" distR="0" wp14:anchorId="3C3CC35C" wp14:editId="021F6B94">
              <wp:extent cx="5969000" cy="4775200"/>
              <wp:effectExtent l="0" t="0" r="0" b="0"/>
              <wp:docPr id="7" name="Picture" descr="Figure 3: Lab effect size estimates plotted by age and method. Subplots show language groups. Standardized effect sizes are shown for each lab, with error bars showing 95% confidence intervals. Points are scaled by number of participants and colored by experimental method; they are slightly transparent to avoid overplotting."/>
              <wp:cNvGraphicFramePr/>
              <a:graphic xmlns:a="http://schemas.openxmlformats.org/drawingml/2006/main">
                <a:graphicData uri="http://schemas.openxmlformats.org/drawingml/2006/picture">
                  <pic:pic xmlns:pic="http://schemas.openxmlformats.org/drawingml/2006/picture">
                    <pic:nvPicPr>
                      <pic:cNvPr id="0" name="Picture" descr="mb1-paper_files/figure-docx/fig3-1.png"/>
                      <pic:cNvPicPr>
                        <a:picLocks noChangeAspect="1" noChangeArrowheads="1"/>
                      </pic:cNvPicPr>
                    </pic:nvPicPr>
                    <pic:blipFill>
                      <a:blip r:embed="rId11"/>
                      <a:stretch>
                        <a:fillRect/>
                      </a:stretch>
                    </pic:blipFill>
                    <pic:spPr bwMode="auto">
                      <a:xfrm>
                        <a:off x="0" y="0"/>
                        <a:ext cx="5969000" cy="4775200"/>
                      </a:xfrm>
                      <a:prstGeom prst="rect">
                        <a:avLst/>
                      </a:prstGeom>
                      <a:noFill/>
                      <a:ln w="9525">
                        <a:noFill/>
                        <a:headEnd/>
                        <a:tailEnd/>
                      </a:ln>
                    </pic:spPr>
                  </pic:pic>
                </a:graphicData>
              </a:graphic>
            </wp:inline>
          </w:drawing>
        </w:r>
      </w:ins>
    </w:p>
    <w:p w14:paraId="4A527104" w14:textId="77777777" w:rsidR="00847E8C" w:rsidRDefault="003C1572">
      <w:pPr>
        <w:pBdr>
          <w:top w:val="nil"/>
          <w:left w:val="nil"/>
          <w:bottom w:val="nil"/>
          <w:right w:val="nil"/>
          <w:between w:val="nil"/>
        </w:pBdr>
        <w:spacing w:line="480" w:lineRule="auto"/>
        <w:jc w:val="center"/>
        <w:rPr>
          <w:del w:id="1870" w:author="Stage 2" w:date="2019-09-04T20:28:00Z"/>
          <w:rFonts w:ascii="Times New Roman" w:eastAsia="Times New Roman" w:hAnsi="Times New Roman" w:cs="Times New Roman"/>
          <w:sz w:val="24"/>
          <w:szCs w:val="24"/>
        </w:rPr>
      </w:pPr>
      <w:del w:id="1871" w:author="Stage 2" w:date="2019-09-04T20:28:00Z">
        <w:r>
          <w:rPr>
            <w:rFonts w:ascii="Times New Roman" w:eastAsia="Times New Roman" w:hAnsi="Times New Roman" w:cs="Times New Roman"/>
            <w:noProof/>
            <w:sz w:val="24"/>
            <w:szCs w:val="24"/>
          </w:rPr>
          <w:drawing>
            <wp:inline distT="114300" distB="114300" distL="114300" distR="114300">
              <wp:extent cx="5781675" cy="37433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81675" cy="3743325"/>
                      </a:xfrm>
                      <a:prstGeom prst="rect">
                        <a:avLst/>
                      </a:prstGeom>
                      <a:ln/>
                    </pic:spPr>
                  </pic:pic>
                </a:graphicData>
              </a:graphic>
            </wp:inline>
          </w:drawing>
        </w:r>
      </w:del>
    </w:p>
    <w:p w14:paraId="57C68264" w14:textId="5B1AA629" w:rsidR="00847E8C" w:rsidRDefault="003C1572">
      <w:pPr>
        <w:pBdr>
          <w:top w:val="nil"/>
          <w:left w:val="nil"/>
          <w:bottom w:val="nil"/>
          <w:right w:val="nil"/>
          <w:between w:val="nil"/>
        </w:pBdr>
        <w:spacing w:line="480" w:lineRule="auto"/>
        <w:rPr>
          <w:del w:id="1872" w:author="Stage 2" w:date="2019-09-04T20:28:00Z"/>
          <w:rFonts w:ascii="Times New Roman" w:eastAsia="Times New Roman" w:hAnsi="Times New Roman" w:cs="Times New Roman"/>
          <w:sz w:val="24"/>
          <w:szCs w:val="24"/>
        </w:rPr>
      </w:pPr>
      <w:r>
        <w:rPr>
          <w:rPrChange w:id="1873" w:author="Stage 2" w:date="2019-09-04T20:28:00Z">
            <w:rPr>
              <w:rFonts w:ascii="Times New Roman" w:eastAsia="Times New Roman" w:hAnsi="Times New Roman" w:cs="Times New Roman"/>
              <w:sz w:val="24"/>
              <w:szCs w:val="24"/>
              <w:highlight w:val="yellow"/>
            </w:rPr>
          </w:rPrChange>
        </w:rPr>
        <w:t>Figure 3</w:t>
      </w:r>
      <w:ins w:id="1874" w:author="Stage 2" w:date="2019-09-04T20:28:00Z">
        <w:r>
          <w:t>:</w:t>
        </w:r>
      </w:ins>
      <w:del w:id="1875" w:author="Stage 2" w:date="2019-09-04T20:28:00Z">
        <w:r>
          <w:rPr>
            <w:rFonts w:ascii="Times New Roman" w:eastAsia="Times New Roman" w:hAnsi="Times New Roman" w:cs="Times New Roman"/>
            <w:sz w:val="24"/>
            <w:szCs w:val="24"/>
            <w:highlight w:val="yellow"/>
          </w:rPr>
          <w:delText>.</w:delText>
        </w:r>
      </w:del>
      <w:r>
        <w:rPr>
          <w:rPrChange w:id="1876" w:author="Stage 2" w:date="2019-09-04T20:28:00Z">
            <w:rPr>
              <w:rFonts w:ascii="Times New Roman" w:eastAsia="Times New Roman" w:hAnsi="Times New Roman" w:cs="Times New Roman"/>
              <w:sz w:val="24"/>
              <w:szCs w:val="24"/>
              <w:highlight w:val="yellow"/>
            </w:rPr>
          </w:rPrChange>
        </w:rPr>
        <w:t xml:space="preserve"> Lab effect size estimates plotted by age</w:t>
      </w:r>
      <w:ins w:id="1877" w:author="Stage 2" w:date="2019-09-04T20:28:00Z">
        <w:r>
          <w:t xml:space="preserve"> and method. Subplots show language groups.</w:t>
        </w:r>
      </w:ins>
      <w:del w:id="1878" w:author="Stage 2" w:date="2019-09-04T20:28:00Z">
        <w:r>
          <w:rPr>
            <w:rFonts w:ascii="Times New Roman" w:eastAsia="Times New Roman" w:hAnsi="Times New Roman" w:cs="Times New Roman"/>
            <w:sz w:val="24"/>
            <w:szCs w:val="24"/>
            <w:highlight w:val="yellow"/>
          </w:rPr>
          <w:delText>.</w:delText>
        </w:r>
      </w:del>
      <w:r>
        <w:rPr>
          <w:rPrChange w:id="1879" w:author="Stage 2" w:date="2019-09-04T20:28:00Z">
            <w:rPr>
              <w:rFonts w:ascii="Times New Roman" w:eastAsia="Times New Roman" w:hAnsi="Times New Roman" w:cs="Times New Roman"/>
              <w:sz w:val="24"/>
              <w:szCs w:val="24"/>
            </w:rPr>
          </w:rPrChange>
        </w:rPr>
        <w:t xml:space="preserve"> Standardized effect sizes</w:t>
      </w:r>
      <w:del w:id="1880" w:author="Stage 2" w:date="2019-09-04T20:28:00Z">
        <w:r>
          <w:rPr>
            <w:rFonts w:ascii="Times New Roman" w:eastAsia="Times New Roman" w:hAnsi="Times New Roman" w:cs="Times New Roman"/>
            <w:sz w:val="24"/>
            <w:szCs w:val="24"/>
          </w:rPr>
          <w:delText xml:space="preserve"> (</w:delText>
        </w:r>
        <w:r>
          <w:rPr>
            <w:rFonts w:ascii="Times New Roman" w:eastAsia="Times New Roman" w:hAnsi="Times New Roman" w:cs="Times New Roman"/>
            <w:i/>
            <w:sz w:val="24"/>
            <w:szCs w:val="24"/>
          </w:rPr>
          <w:delText>d</w:delText>
        </w:r>
        <w:r>
          <w:rPr>
            <w:rFonts w:ascii="Times New Roman" w:eastAsia="Times New Roman" w:hAnsi="Times New Roman" w:cs="Times New Roman"/>
            <w:i/>
            <w:sz w:val="24"/>
            <w:szCs w:val="24"/>
            <w:vertAlign w:val="subscript"/>
          </w:rPr>
          <w:delText>z</w:delText>
        </w:r>
        <w:r>
          <w:rPr>
            <w:rFonts w:ascii="Times New Roman" w:eastAsia="Times New Roman" w:hAnsi="Times New Roman" w:cs="Times New Roman"/>
            <w:sz w:val="24"/>
            <w:szCs w:val="24"/>
          </w:rPr>
          <w:delText>)</w:delText>
        </w:r>
      </w:del>
      <w:r>
        <w:rPr>
          <w:rPrChange w:id="1881" w:author="Stage 2" w:date="2019-09-04T20:28:00Z">
            <w:rPr>
              <w:rFonts w:ascii="Times New Roman" w:eastAsia="Times New Roman" w:hAnsi="Times New Roman" w:cs="Times New Roman"/>
              <w:sz w:val="24"/>
              <w:szCs w:val="24"/>
            </w:rPr>
          </w:rPrChange>
        </w:rPr>
        <w:t xml:space="preserve"> are shown for each lab, with error bars showing 95% confidence intervals. Points are scaled by number of participants and colored by experimental method</w:t>
      </w:r>
      <w:ins w:id="1882" w:author="Stage 2" w:date="2019-09-04T20:28:00Z">
        <w:r>
          <w:t>; they are slightly transparent to avoid overplotting.</w:t>
        </w:r>
      </w:ins>
      <w:del w:id="1883" w:author="Stage 2" w:date="2019-09-04T20:28:00Z">
        <w:r>
          <w:rPr>
            <w:rFonts w:ascii="Times New Roman" w:eastAsia="Times New Roman" w:hAnsi="Times New Roman" w:cs="Times New Roman"/>
            <w:sz w:val="24"/>
            <w:szCs w:val="24"/>
          </w:rPr>
          <w:delText xml:space="preserve">. Some error bars are smaller </w:delText>
        </w:r>
        <w:r>
          <w:rPr>
            <w:rFonts w:ascii="Times New Roman" w:eastAsia="Times New Roman" w:hAnsi="Times New Roman" w:cs="Times New Roman"/>
            <w:sz w:val="24"/>
            <w:szCs w:val="24"/>
          </w:rPr>
          <w:delText>than points and are not visible.</w:delText>
        </w:r>
      </w:del>
    </w:p>
    <w:p w14:paraId="75850B4B" w14:textId="77777777" w:rsidR="00847E8C" w:rsidRDefault="00847E8C">
      <w:pPr>
        <w:pStyle w:val="ImageCaption"/>
        <w:rPr>
          <w:rPrChange w:id="1884" w:author="Stage 2" w:date="2019-09-04T20:28:00Z">
            <w:rPr>
              <w:rFonts w:ascii="Times New Roman" w:eastAsia="Times New Roman" w:hAnsi="Times New Roman" w:cs="Times New Roman"/>
              <w:sz w:val="24"/>
              <w:szCs w:val="24"/>
            </w:rPr>
          </w:rPrChange>
        </w:rPr>
        <w:pPrChange w:id="1885" w:author="Stage 2" w:date="2019-09-04T20:28:00Z">
          <w:pPr>
            <w:pBdr>
              <w:top w:val="nil"/>
              <w:left w:val="nil"/>
              <w:bottom w:val="nil"/>
              <w:right w:val="nil"/>
              <w:between w:val="nil"/>
            </w:pBdr>
            <w:spacing w:line="480" w:lineRule="auto"/>
          </w:pPr>
        </w:pPrChange>
      </w:pPr>
    </w:p>
    <w:p w14:paraId="0C0F3BB4" w14:textId="0EED6E40" w:rsidR="00847E8C" w:rsidRDefault="003C1572">
      <w:pPr>
        <w:pStyle w:val="BodyText"/>
        <w:rPr>
          <w:rPrChange w:id="1886" w:author="Stage 2" w:date="2019-09-04T20:28:00Z">
            <w:rPr>
              <w:rFonts w:ascii="Times New Roman" w:eastAsia="Times New Roman" w:hAnsi="Times New Roman" w:cs="Times New Roman"/>
              <w:sz w:val="24"/>
              <w:szCs w:val="24"/>
              <w:highlight w:val="yellow"/>
            </w:rPr>
          </w:rPrChange>
        </w:rPr>
        <w:pPrChange w:id="1887" w:author="Stage 2" w:date="2019-09-04T20:28:00Z">
          <w:pPr>
            <w:pBdr>
              <w:top w:val="nil"/>
              <w:left w:val="nil"/>
              <w:bottom w:val="nil"/>
              <w:right w:val="nil"/>
              <w:between w:val="nil"/>
            </w:pBdr>
            <w:spacing w:line="480" w:lineRule="auto"/>
            <w:ind w:firstLine="720"/>
          </w:pPr>
        </w:pPrChange>
      </w:pPr>
      <w:r>
        <w:rPr>
          <w:rPrChange w:id="1888" w:author="Stage 2" w:date="2019-09-04T20:28:00Z">
            <w:rPr>
              <w:rFonts w:ascii="Times New Roman" w:eastAsia="Times New Roman" w:hAnsi="Times New Roman" w:cs="Times New Roman"/>
              <w:sz w:val="24"/>
              <w:szCs w:val="24"/>
            </w:rPr>
          </w:rPrChange>
        </w:rPr>
        <w:t>We next investigated effects of experimental method, with method dummy-coded using single-screen central fixation as the reference level. The method-moderated model (</w:t>
      </w:r>
      <m:oMath>
        <m:r>
          <w:ins w:id="1889" w:author="Stage 2" w:date="2019-09-04T20:28:00Z">
            <w:rPr>
              <w:rFonts w:ascii="Cambria Math" w:hAnsi="Cambria Math"/>
            </w:rPr>
            <m:t>dz</m:t>
          </w:ins>
        </m:r>
        <m:r>
          <w:ins w:id="1890" w:author="Stage 2" w:date="2019-09-04T20:28:00Z">
            <w:rPr>
              <w:rFonts w:ascii="Cambria Math" w:hAnsi="Cambria Math"/>
            </w:rPr>
            <m:t>∼1+</m:t>
          </w:ins>
        </m:r>
        <m:r>
          <w:ins w:id="1891" w:author="Stage 2" w:date="2019-09-04T20:28:00Z">
            <m:rPr>
              <m:sty m:val="p"/>
            </m:rPr>
            <w:rPr>
              <w:rFonts w:ascii="Cambria Math" w:hAnsi="Cambria Math"/>
            </w:rPr>
            <m:t>method</m:t>
          </w:ins>
        </m:r>
        <m:r>
          <w:ins w:id="1892" w:author="Stage 2" w:date="2019-09-04T20:28:00Z">
            <w:rPr>
              <w:rFonts w:ascii="Cambria Math" w:hAnsi="Cambria Math"/>
            </w:rPr>
            <m:t>)</m:t>
          </w:ins>
        </m:r>
      </m:oMath>
      <w:del w:id="1893" w:author="Stage 2" w:date="2019-09-04T20:28:00Z">
        <w:r>
          <w:rPr>
            <w:rFonts w:eastAsia="Times New Roman" w:cs="Times New Roman"/>
            <w:i/>
          </w:rPr>
          <w:delText>d</w:delText>
        </w:r>
        <w:r>
          <w:rPr>
            <w:rFonts w:eastAsia="Times New Roman" w:cs="Times New Roman"/>
            <w:i/>
            <w:vertAlign w:val="subscript"/>
          </w:rPr>
          <w:delText xml:space="preserve">z </w:delText>
        </w:r>
        <w:r>
          <w:rPr>
            <w:rFonts w:eastAsia="Times New Roman" w:cs="Times New Roman"/>
            <w:i/>
          </w:rPr>
          <w:delText>~ 1 + method</w:delText>
        </w:r>
        <w:r>
          <w:rPr>
            <w:rFonts w:eastAsia="Times New Roman" w:cs="Times New Roman"/>
          </w:rPr>
          <w:delText>)</w:delText>
        </w:r>
      </w:del>
      <w:r>
        <w:rPr>
          <w:rPrChange w:id="1894" w:author="Stage 2" w:date="2019-09-04T20:28:00Z">
            <w:rPr>
              <w:rFonts w:ascii="Times New Roman" w:eastAsia="Times New Roman" w:hAnsi="Times New Roman" w:cs="Times New Roman"/>
              <w:sz w:val="24"/>
              <w:szCs w:val="24"/>
            </w:rPr>
          </w:rPrChange>
        </w:rPr>
        <w:t xml:space="preserve"> yielded a reference-level intercept of </w:t>
      </w:r>
      <w:ins w:id="1895" w:author="Stage 2" w:date="2019-09-04T20:28:00Z">
        <w:r>
          <w:t>0.29</w:t>
        </w:r>
      </w:ins>
      <w:del w:id="1896" w:author="Stage 2" w:date="2019-09-04T20:28:00Z">
        <w:r>
          <w:rPr>
            <w:rFonts w:eastAsia="Times New Roman" w:cs="Times New Roman"/>
            <w:highlight w:val="yellow"/>
          </w:rPr>
          <w:delText>XYZ</w:delText>
        </w:r>
      </w:del>
      <w:r>
        <w:rPr>
          <w:rPrChange w:id="1897" w:author="Stage 2" w:date="2019-09-04T20:28:00Z">
            <w:rPr>
              <w:rFonts w:ascii="Times New Roman" w:eastAsia="Times New Roman" w:hAnsi="Times New Roman" w:cs="Times New Roman"/>
              <w:sz w:val="24"/>
              <w:szCs w:val="24"/>
              <w:highlight w:val="yellow"/>
            </w:rPr>
          </w:rPrChange>
        </w:rPr>
        <w:t xml:space="preserve"> (CI = [</w:t>
      </w:r>
      <w:ins w:id="1898" w:author="Stage 2" w:date="2019-09-04T20:28:00Z">
        <w:r>
          <w:t>0.18 - 0.41</w:t>
        </w:r>
      </w:ins>
      <w:del w:id="1899" w:author="Stage 2" w:date="2019-09-04T20:28:00Z">
        <w:r>
          <w:rPr>
            <w:rFonts w:eastAsia="Times New Roman" w:cs="Times New Roman"/>
            <w:highlight w:val="yellow"/>
          </w:rPr>
          <w:delText>XYZ - XYZ</w:delText>
        </w:r>
      </w:del>
      <w:r>
        <w:rPr>
          <w:rPrChange w:id="1900" w:author="Stage 2" w:date="2019-09-04T20:28:00Z">
            <w:rPr>
              <w:rFonts w:ascii="Times New Roman" w:eastAsia="Times New Roman" w:hAnsi="Times New Roman" w:cs="Times New Roman"/>
              <w:sz w:val="24"/>
              <w:szCs w:val="24"/>
              <w:highlight w:val="yellow"/>
            </w:rPr>
          </w:rPrChange>
        </w:rPr>
        <w:t xml:space="preserve">], z = </w:t>
      </w:r>
      <w:ins w:id="1901" w:author="Stage 2" w:date="2019-09-04T20:28:00Z">
        <w:r>
          <w:t xml:space="preserve">4.98, </w:t>
        </w:r>
        <m:oMath>
          <m:r>
            <w:rPr>
              <w:rFonts w:ascii="Cambria Math" w:hAnsi="Cambria Math"/>
            </w:rPr>
            <m:t>p</m:t>
          </m:r>
          <m:r>
            <w:rPr>
              <w:rFonts w:ascii="Cambria Math" w:hAnsi="Cambria Math"/>
            </w:rPr>
            <m:t>&lt;.001</m:t>
          </m:r>
        </m:oMath>
        <w:r>
          <w:t>), reflecting the mean effect size for single-screen presentation.</w:t>
        </w:r>
      </w:ins>
      <w:del w:id="1902" w:author="Stage 2" w:date="2019-09-04T20:28:00Z">
        <w:r>
          <w:rPr>
            <w:rFonts w:eastAsia="Times New Roman" w:cs="Times New Roman"/>
            <w:highlight w:val="yellow"/>
          </w:rPr>
          <w:delText>XYZ, p = XYZ).</w:delText>
        </w:r>
      </w:del>
      <w:r>
        <w:rPr>
          <w:rPrChange w:id="1903" w:author="Stage 2" w:date="2019-09-04T20:28:00Z">
            <w:rPr>
              <w:rFonts w:ascii="Times New Roman" w:eastAsia="Times New Roman" w:hAnsi="Times New Roman" w:cs="Times New Roman"/>
              <w:sz w:val="24"/>
              <w:szCs w:val="24"/>
            </w:rPr>
          </w:rPrChange>
        </w:rPr>
        <w:t xml:space="preserve"> The HPP yielded an additional effect of </w:t>
      </w:r>
      <w:ins w:id="1904" w:author="Stage 2" w:date="2019-09-04T20:28:00Z">
        <w:r>
          <w:t>0.21</w:t>
        </w:r>
      </w:ins>
      <w:del w:id="1905" w:author="Stage 2" w:date="2019-09-04T20:28:00Z">
        <w:r>
          <w:rPr>
            <w:rFonts w:eastAsia="Times New Roman" w:cs="Times New Roman"/>
            <w:highlight w:val="yellow"/>
          </w:rPr>
          <w:delText>XYZ</w:delText>
        </w:r>
      </w:del>
      <w:r>
        <w:rPr>
          <w:rPrChange w:id="1906" w:author="Stage 2" w:date="2019-09-04T20:28:00Z">
            <w:rPr>
              <w:rFonts w:ascii="Times New Roman" w:eastAsia="Times New Roman" w:hAnsi="Times New Roman" w:cs="Times New Roman"/>
              <w:sz w:val="24"/>
              <w:szCs w:val="24"/>
              <w:highlight w:val="yellow"/>
            </w:rPr>
          </w:rPrChange>
        </w:rPr>
        <w:t xml:space="preserve"> (CI = [</w:t>
      </w:r>
      <w:ins w:id="1907" w:author="Stage 2" w:date="2019-09-04T20:28:00Z">
        <w:r>
          <w:t>0.06 - 0.37</w:t>
        </w:r>
      </w:ins>
      <w:del w:id="1908" w:author="Stage 2" w:date="2019-09-04T20:28:00Z">
        <w:r>
          <w:rPr>
            <w:rFonts w:eastAsia="Times New Roman" w:cs="Times New Roman"/>
            <w:highlight w:val="yellow"/>
          </w:rPr>
          <w:delText>XYZ - XYZ</w:delText>
        </w:r>
      </w:del>
      <w:r>
        <w:rPr>
          <w:rPrChange w:id="1909" w:author="Stage 2" w:date="2019-09-04T20:28:00Z">
            <w:rPr>
              <w:rFonts w:ascii="Times New Roman" w:eastAsia="Times New Roman" w:hAnsi="Times New Roman" w:cs="Times New Roman"/>
              <w:sz w:val="24"/>
              <w:szCs w:val="24"/>
              <w:highlight w:val="yellow"/>
            </w:rPr>
          </w:rPrChange>
        </w:rPr>
        <w:t xml:space="preserve">], z = </w:t>
      </w:r>
      <w:ins w:id="1910" w:author="Stage 2" w:date="2019-09-04T20:28:00Z">
        <w:r>
          <w:t xml:space="preserve">2.74, </w:t>
        </w:r>
        <m:oMath>
          <m:r>
            <w:rPr>
              <w:rFonts w:ascii="Cambria Math" w:hAnsi="Cambria Math"/>
            </w:rPr>
            <m:t>p</m:t>
          </m:r>
          <m:r>
            <w:rPr>
              <w:rFonts w:ascii="Cambria Math" w:hAnsi="Cambria Math"/>
            </w:rPr>
            <m:t>=.006</m:t>
          </m:r>
        </m:oMath>
        <w:r>
          <w:t xml:space="preserve">), indicating a substantial gain in measured </w:t>
        </w:r>
        <w:r>
          <w:lastRenderedPageBreak/>
          <w:t xml:space="preserve">IDS preference for those labs using HPP as compared with single-screen central fixation. In contrast, </w:t>
        </w:r>
      </w:ins>
      <w:del w:id="1911" w:author="Stage 2" w:date="2019-09-04T20:28:00Z">
        <w:r>
          <w:rPr>
            <w:rFonts w:eastAsia="Times New Roman" w:cs="Times New Roman"/>
            <w:highlight w:val="yellow"/>
          </w:rPr>
          <w:delText>XYZ, p = XYZ)</w:delText>
        </w:r>
        <w:r>
          <w:rPr>
            <w:rFonts w:eastAsia="Times New Roman" w:cs="Times New Roman"/>
          </w:rPr>
          <w:delText xml:space="preserve"> and the </w:delText>
        </w:r>
      </w:del>
      <w:r>
        <w:rPr>
          <w:rPrChange w:id="1912" w:author="Stage 2" w:date="2019-09-04T20:28:00Z">
            <w:rPr>
              <w:rFonts w:ascii="Times New Roman" w:eastAsia="Times New Roman" w:hAnsi="Times New Roman" w:cs="Times New Roman"/>
              <w:sz w:val="24"/>
              <w:szCs w:val="24"/>
            </w:rPr>
          </w:rPrChange>
        </w:rPr>
        <w:t xml:space="preserve">eye-tracking </w:t>
      </w:r>
      <w:del w:id="1913" w:author="Stage 2" w:date="2019-09-04T20:28:00Z">
        <w:r>
          <w:rPr>
            <w:rFonts w:eastAsia="Times New Roman" w:cs="Times New Roman"/>
          </w:rPr>
          <w:delText xml:space="preserve">method </w:delText>
        </w:r>
      </w:del>
      <w:r>
        <w:rPr>
          <w:rPrChange w:id="1914" w:author="Stage 2" w:date="2019-09-04T20:28:00Z">
            <w:rPr>
              <w:rFonts w:ascii="Times New Roman" w:eastAsia="Times New Roman" w:hAnsi="Times New Roman" w:cs="Times New Roman"/>
              <w:sz w:val="24"/>
              <w:szCs w:val="24"/>
            </w:rPr>
          </w:rPrChange>
        </w:rPr>
        <w:t xml:space="preserve">yielded an </w:t>
      </w:r>
      <w:del w:id="1915" w:author="Stage 2" w:date="2019-09-04T20:28:00Z">
        <w:r>
          <w:rPr>
            <w:rFonts w:eastAsia="Times New Roman" w:cs="Times New Roman"/>
          </w:rPr>
          <w:delText xml:space="preserve">additional </w:delText>
        </w:r>
      </w:del>
      <w:r>
        <w:rPr>
          <w:rPrChange w:id="1916" w:author="Stage 2" w:date="2019-09-04T20:28:00Z">
            <w:rPr>
              <w:rFonts w:ascii="Times New Roman" w:eastAsia="Times New Roman" w:hAnsi="Times New Roman" w:cs="Times New Roman"/>
              <w:sz w:val="24"/>
              <w:szCs w:val="24"/>
            </w:rPr>
          </w:rPrChange>
        </w:rPr>
        <w:t xml:space="preserve">effect of </w:t>
      </w:r>
      <w:ins w:id="1917" w:author="Stage 2" w:date="2019-09-04T20:28:00Z">
        <w:r>
          <w:t>-0.06</w:t>
        </w:r>
      </w:ins>
      <w:del w:id="1918" w:author="Stage 2" w:date="2019-09-04T20:28:00Z">
        <w:r>
          <w:rPr>
            <w:rFonts w:eastAsia="Times New Roman" w:cs="Times New Roman"/>
            <w:highlight w:val="yellow"/>
          </w:rPr>
          <w:delText>XYZ</w:delText>
        </w:r>
      </w:del>
      <w:r>
        <w:rPr>
          <w:rPrChange w:id="1919" w:author="Stage 2" w:date="2019-09-04T20:28:00Z">
            <w:rPr>
              <w:rFonts w:ascii="Times New Roman" w:eastAsia="Times New Roman" w:hAnsi="Times New Roman" w:cs="Times New Roman"/>
              <w:sz w:val="24"/>
              <w:szCs w:val="24"/>
              <w:highlight w:val="yellow"/>
            </w:rPr>
          </w:rPrChange>
        </w:rPr>
        <w:t xml:space="preserve"> (CI = </w:t>
      </w:r>
      <w:ins w:id="1920" w:author="Stage 2" w:date="2019-09-04T20:28:00Z">
        <w:r>
          <w:t>[-0.21 - 0.10</w:t>
        </w:r>
      </w:ins>
      <w:del w:id="1921" w:author="Stage 2" w:date="2019-09-04T20:28:00Z">
        <w:r>
          <w:rPr>
            <w:rFonts w:eastAsia="Times New Roman" w:cs="Times New Roman"/>
            <w:highlight w:val="yellow"/>
          </w:rPr>
          <w:delText>[XYZ - XYZ</w:delText>
        </w:r>
      </w:del>
      <w:r>
        <w:rPr>
          <w:rPrChange w:id="1922" w:author="Stage 2" w:date="2019-09-04T20:28:00Z">
            <w:rPr>
              <w:rFonts w:ascii="Times New Roman" w:eastAsia="Times New Roman" w:hAnsi="Times New Roman" w:cs="Times New Roman"/>
              <w:sz w:val="24"/>
              <w:szCs w:val="24"/>
              <w:highlight w:val="yellow"/>
            </w:rPr>
          </w:rPrChange>
        </w:rPr>
        <w:t xml:space="preserve">], z = </w:t>
      </w:r>
      <w:ins w:id="1923" w:author="Stage 2" w:date="2019-09-04T20:28:00Z">
        <w:r>
          <w:t xml:space="preserve">-0.71, </w:t>
        </w:r>
        <m:oMath>
          <m:r>
            <w:rPr>
              <w:rFonts w:ascii="Cambria Math" w:hAnsi="Cambria Math"/>
            </w:rPr>
            <m:t>p</m:t>
          </m:r>
          <m:r>
            <w:rPr>
              <w:rFonts w:ascii="Cambria Math" w:hAnsi="Cambria Math"/>
            </w:rPr>
            <m:t>=.479</m:t>
          </m:r>
        </m:oMath>
        <w:r>
          <w:t>), indicat</w:t>
        </w:r>
        <w:r>
          <w:t>ing a slight, non-significant decrease in measured effect size for eye-tracking relative to single-screen central fixation.</w:t>
        </w:r>
      </w:ins>
      <w:del w:id="1924" w:author="Stage 2" w:date="2019-09-04T20:28:00Z">
        <w:r>
          <w:rPr>
            <w:rFonts w:eastAsia="Times New Roman" w:cs="Times New Roman"/>
            <w:highlight w:val="yellow"/>
          </w:rPr>
          <w:delText xml:space="preserve">XYZ, p = XYZ). </w:delText>
        </w:r>
      </w:del>
    </w:p>
    <w:p w14:paraId="3F721AD1" w14:textId="2F0373F4" w:rsidR="00847E8C" w:rsidRDefault="003C1572">
      <w:pPr>
        <w:pStyle w:val="BodyText"/>
        <w:rPr>
          <w:rPrChange w:id="1925" w:author="Stage 2" w:date="2019-09-04T20:28:00Z">
            <w:rPr>
              <w:rFonts w:ascii="Times New Roman" w:eastAsia="Times New Roman" w:hAnsi="Times New Roman" w:cs="Times New Roman"/>
              <w:sz w:val="24"/>
              <w:szCs w:val="24"/>
              <w:highlight w:val="yellow"/>
            </w:rPr>
          </w:rPrChange>
        </w:rPr>
        <w:pPrChange w:id="1926" w:author="Stage 2" w:date="2019-09-04T20:28:00Z">
          <w:pPr>
            <w:pBdr>
              <w:top w:val="nil"/>
              <w:left w:val="nil"/>
              <w:bottom w:val="nil"/>
              <w:right w:val="nil"/>
              <w:between w:val="nil"/>
            </w:pBdr>
            <w:spacing w:line="480" w:lineRule="auto"/>
            <w:ind w:firstLine="720"/>
          </w:pPr>
        </w:pPrChange>
      </w:pPr>
      <w:r>
        <w:rPr>
          <w:rPrChange w:id="1927" w:author="Stage 2" w:date="2019-09-04T20:28:00Z">
            <w:rPr>
              <w:rFonts w:ascii="Times New Roman" w:eastAsia="Times New Roman" w:hAnsi="Times New Roman" w:cs="Times New Roman"/>
              <w:sz w:val="24"/>
              <w:szCs w:val="24"/>
            </w:rPr>
          </w:rPrChange>
        </w:rPr>
        <w:t>The language-moderated model (</w:t>
      </w:r>
      <m:oMath>
        <m:r>
          <w:ins w:id="1928" w:author="Stage 2" w:date="2019-09-04T20:28:00Z">
            <w:rPr>
              <w:rFonts w:ascii="Cambria Math" w:hAnsi="Cambria Math"/>
            </w:rPr>
            <m:t>dz</m:t>
          </w:ins>
        </m:r>
        <m:r>
          <w:ins w:id="1929" w:author="Stage 2" w:date="2019-09-04T20:28:00Z">
            <w:rPr>
              <w:rFonts w:ascii="Cambria Math" w:hAnsi="Cambria Math"/>
            </w:rPr>
            <m:t>∼1+</m:t>
          </w:ins>
        </m:r>
        <m:r>
          <w:ins w:id="1930" w:author="Stage 2" w:date="2019-09-04T20:28:00Z">
            <m:rPr>
              <m:sty m:val="p"/>
            </m:rPr>
            <w:rPr>
              <w:rFonts w:ascii="Cambria Math" w:hAnsi="Cambria Math"/>
            </w:rPr>
            <m:t>language</m:t>
          </w:ins>
        </m:r>
      </m:oMath>
      <w:del w:id="1931" w:author="Stage 2" w:date="2019-09-04T20:28:00Z">
        <w:r>
          <w:rPr>
            <w:rFonts w:eastAsia="Times New Roman" w:cs="Times New Roman"/>
            <w:i/>
          </w:rPr>
          <w:delText>d</w:delText>
        </w:r>
        <w:r>
          <w:rPr>
            <w:rFonts w:eastAsia="Times New Roman" w:cs="Times New Roman"/>
            <w:i/>
            <w:vertAlign w:val="subscript"/>
          </w:rPr>
          <w:delText xml:space="preserve">z </w:delText>
        </w:r>
        <w:r>
          <w:rPr>
            <w:rFonts w:eastAsia="Times New Roman" w:cs="Times New Roman"/>
            <w:i/>
          </w:rPr>
          <w:delText>~ 1 + language</w:delText>
        </w:r>
      </w:del>
      <w:r>
        <w:rPr>
          <w:rPrChange w:id="1932" w:author="Stage 2" w:date="2019-09-04T20:28:00Z">
            <w:rPr>
              <w:rFonts w:ascii="Times New Roman" w:eastAsia="Times New Roman" w:hAnsi="Times New Roman" w:cs="Times New Roman"/>
              <w:sz w:val="24"/>
              <w:szCs w:val="24"/>
            </w:rPr>
          </w:rPrChange>
        </w:rPr>
        <w:t xml:space="preserve">) was fit with language group coded as a categorical variable indicating whether infants were </w:t>
      </w:r>
      <w:ins w:id="1933" w:author="Stage 2" w:date="2019-09-04T20:28:00Z">
        <w:r>
          <w:t>tested in a lab in which</w:t>
        </w:r>
      </w:ins>
      <w:del w:id="1934" w:author="Stage 2" w:date="2019-09-04T20:28:00Z">
        <w:r>
          <w:rPr>
            <w:rFonts w:eastAsia="Times New Roman" w:cs="Times New Roman"/>
          </w:rPr>
          <w:delText>acquiring</w:delText>
        </w:r>
      </w:del>
      <w:r>
        <w:rPr>
          <w:rPrChange w:id="1935" w:author="Stage 2" w:date="2019-09-04T20:28:00Z">
            <w:rPr>
              <w:rFonts w:ascii="Times New Roman" w:eastAsia="Times New Roman" w:hAnsi="Times New Roman" w:cs="Times New Roman"/>
              <w:sz w:val="24"/>
              <w:szCs w:val="24"/>
            </w:rPr>
          </w:rPrChange>
        </w:rPr>
        <w:t xml:space="preserve"> NAE</w:t>
      </w:r>
      <w:ins w:id="1936" w:author="Stage 2" w:date="2019-09-04T20:28:00Z">
        <w:r>
          <w:t xml:space="preserve"> was the standard language (e.g., in the United States or Canada).</w:t>
        </w:r>
      </w:ins>
      <w:del w:id="1937" w:author="Stage 2" w:date="2019-09-04T20:28:00Z">
        <w:r>
          <w:rPr>
            <w:rFonts w:eastAsia="Times New Roman" w:cs="Times New Roman"/>
          </w:rPr>
          <w:delText>.</w:delText>
        </w:r>
      </w:del>
      <w:r>
        <w:rPr>
          <w:rPrChange w:id="1938" w:author="Stage 2" w:date="2019-09-04T20:28:00Z">
            <w:rPr>
              <w:rFonts w:ascii="Times New Roman" w:eastAsia="Times New Roman" w:hAnsi="Times New Roman" w:cs="Times New Roman"/>
              <w:sz w:val="24"/>
              <w:szCs w:val="24"/>
            </w:rPr>
          </w:rPrChange>
        </w:rPr>
        <w:t xml:space="preserve"> The reference level effect (i.e., </w:t>
      </w:r>
      <w:ins w:id="1939" w:author="Stage 2" w:date="2019-09-04T20:28:00Z">
        <w:r>
          <w:t>not</w:t>
        </w:r>
      </w:ins>
      <w:del w:id="1940" w:author="Stage 2" w:date="2019-09-04T20:28:00Z">
        <w:r>
          <w:rPr>
            <w:rFonts w:eastAsia="Times New Roman" w:cs="Times New Roman"/>
          </w:rPr>
          <w:delText>acquiring</w:delText>
        </w:r>
      </w:del>
      <w:r>
        <w:rPr>
          <w:rPrChange w:id="1941" w:author="Stage 2" w:date="2019-09-04T20:28:00Z">
            <w:rPr>
              <w:rFonts w:ascii="Times New Roman" w:eastAsia="Times New Roman" w:hAnsi="Times New Roman" w:cs="Times New Roman"/>
              <w:sz w:val="24"/>
              <w:szCs w:val="24"/>
            </w:rPr>
          </w:rPrChange>
        </w:rPr>
        <w:t xml:space="preserve"> NAE) was </w:t>
      </w:r>
      <w:ins w:id="1942" w:author="Stage 2" w:date="2019-09-04T20:28:00Z">
        <w:r>
          <w:t>0.29</w:t>
        </w:r>
      </w:ins>
      <w:del w:id="1943" w:author="Stage 2" w:date="2019-09-04T20:28:00Z">
        <w:r>
          <w:rPr>
            <w:rFonts w:eastAsia="Times New Roman" w:cs="Times New Roman"/>
            <w:highlight w:val="yellow"/>
          </w:rPr>
          <w:delText>XYZ</w:delText>
        </w:r>
      </w:del>
      <w:r>
        <w:rPr>
          <w:rPrChange w:id="1944" w:author="Stage 2" w:date="2019-09-04T20:28:00Z">
            <w:rPr>
              <w:rFonts w:ascii="Times New Roman" w:eastAsia="Times New Roman" w:hAnsi="Times New Roman" w:cs="Times New Roman"/>
              <w:sz w:val="24"/>
              <w:szCs w:val="24"/>
              <w:highlight w:val="yellow"/>
            </w:rPr>
          </w:rPrChange>
        </w:rPr>
        <w:t xml:space="preserve"> (CI = [</w:t>
      </w:r>
      <w:ins w:id="1945" w:author="Stage 2" w:date="2019-09-04T20:28:00Z">
        <w:r>
          <w:t>0.20 - 0.37</w:t>
        </w:r>
      </w:ins>
      <w:del w:id="1946" w:author="Stage 2" w:date="2019-09-04T20:28:00Z">
        <w:r>
          <w:rPr>
            <w:rFonts w:eastAsia="Times New Roman" w:cs="Times New Roman"/>
            <w:highlight w:val="yellow"/>
          </w:rPr>
          <w:delText>XYZ - XYZ</w:delText>
        </w:r>
      </w:del>
      <w:r>
        <w:rPr>
          <w:rPrChange w:id="1947" w:author="Stage 2" w:date="2019-09-04T20:28:00Z">
            <w:rPr>
              <w:rFonts w:ascii="Times New Roman" w:eastAsia="Times New Roman" w:hAnsi="Times New Roman" w:cs="Times New Roman"/>
              <w:sz w:val="24"/>
              <w:szCs w:val="24"/>
              <w:highlight w:val="yellow"/>
            </w:rPr>
          </w:rPrChange>
        </w:rPr>
        <w:t xml:space="preserve">], z = </w:t>
      </w:r>
      <w:ins w:id="1948" w:author="Stage 2" w:date="2019-09-04T20:28:00Z">
        <w:r>
          <w:t xml:space="preserve">6.56, </w:t>
        </w:r>
        <m:oMath>
          <m:r>
            <w:rPr>
              <w:rFonts w:ascii="Cambria Math" w:hAnsi="Cambria Math"/>
            </w:rPr>
            <m:t>p</m:t>
          </m:r>
          <m:r>
            <w:rPr>
              <w:rFonts w:ascii="Cambria Math" w:hAnsi="Cambria Math"/>
            </w:rPr>
            <m:t>&lt;.001</m:t>
          </m:r>
        </m:oMath>
      </w:ins>
      <w:del w:id="1949" w:author="Stage 2" w:date="2019-09-04T20:28:00Z">
        <w:r>
          <w:rPr>
            <w:rFonts w:eastAsia="Times New Roman" w:cs="Times New Roman"/>
            <w:highlight w:val="yellow"/>
          </w:rPr>
          <w:delText>XYZ, p = XYZ</w:delText>
        </w:r>
      </w:del>
      <w:r>
        <w:rPr>
          <w:rPrChange w:id="1950" w:author="Stage 2" w:date="2019-09-04T20:28:00Z">
            <w:rPr>
              <w:rFonts w:ascii="Times New Roman" w:eastAsia="Times New Roman" w:hAnsi="Times New Roman" w:cs="Times New Roman"/>
              <w:sz w:val="24"/>
              <w:szCs w:val="24"/>
              <w:highlight w:val="yellow"/>
            </w:rPr>
          </w:rPrChange>
        </w:rPr>
        <w:t>)</w:t>
      </w:r>
      <w:r>
        <w:rPr>
          <w:rPrChange w:id="1951" w:author="Stage 2" w:date="2019-09-04T20:28:00Z">
            <w:rPr>
              <w:rFonts w:ascii="Times New Roman" w:eastAsia="Times New Roman" w:hAnsi="Times New Roman" w:cs="Times New Roman"/>
              <w:sz w:val="24"/>
              <w:szCs w:val="24"/>
            </w:rPr>
          </w:rPrChange>
        </w:rPr>
        <w:t xml:space="preserve">, while for infants </w:t>
      </w:r>
      <w:ins w:id="1952" w:author="Stage 2" w:date="2019-09-04T20:28:00Z">
        <w:r>
          <w:t>in North American labs</w:t>
        </w:r>
      </w:ins>
      <w:del w:id="1953" w:author="Stage 2" w:date="2019-09-04T20:28:00Z">
        <w:r>
          <w:rPr>
            <w:rFonts w:eastAsia="Times New Roman" w:cs="Times New Roman"/>
          </w:rPr>
          <w:delText>not acquiring NAE</w:delText>
        </w:r>
      </w:del>
      <w:r>
        <w:rPr>
          <w:rPrChange w:id="1954" w:author="Stage 2" w:date="2019-09-04T20:28:00Z">
            <w:rPr>
              <w:rFonts w:ascii="Times New Roman" w:eastAsia="Times New Roman" w:hAnsi="Times New Roman" w:cs="Times New Roman"/>
              <w:sz w:val="24"/>
              <w:szCs w:val="24"/>
            </w:rPr>
          </w:rPrChange>
        </w:rPr>
        <w:t xml:space="preserve">, the effect was </w:t>
      </w:r>
      <w:ins w:id="1955" w:author="Stage 2" w:date="2019-09-04T20:28:00Z">
        <w:r>
          <w:t>incr</w:t>
        </w:r>
        <w:r>
          <w:t>eased</w:t>
        </w:r>
      </w:ins>
      <w:del w:id="1956" w:author="Stage 2" w:date="2019-09-04T20:28:00Z">
        <w:r>
          <w:rPr>
            <w:rFonts w:eastAsia="Times New Roman" w:cs="Times New Roman"/>
          </w:rPr>
          <w:delText>changed</w:delText>
        </w:r>
      </w:del>
      <w:r>
        <w:rPr>
          <w:rPrChange w:id="1957" w:author="Stage 2" w:date="2019-09-04T20:28:00Z">
            <w:rPr>
              <w:rFonts w:ascii="Times New Roman" w:eastAsia="Times New Roman" w:hAnsi="Times New Roman" w:cs="Times New Roman"/>
              <w:sz w:val="24"/>
              <w:szCs w:val="24"/>
            </w:rPr>
          </w:rPrChange>
        </w:rPr>
        <w:t xml:space="preserve"> by </w:t>
      </w:r>
      <w:ins w:id="1958" w:author="Stage 2" w:date="2019-09-04T20:28:00Z">
        <w:r>
          <w:t>0.15</w:t>
        </w:r>
      </w:ins>
      <w:del w:id="1959" w:author="Stage 2" w:date="2019-09-04T20:28:00Z">
        <w:r>
          <w:rPr>
            <w:rFonts w:eastAsia="Times New Roman" w:cs="Times New Roman"/>
            <w:highlight w:val="yellow"/>
          </w:rPr>
          <w:delText>XYZ</w:delText>
        </w:r>
      </w:del>
      <w:r>
        <w:rPr>
          <w:rPrChange w:id="1960" w:author="Stage 2" w:date="2019-09-04T20:28:00Z">
            <w:rPr>
              <w:rFonts w:ascii="Times New Roman" w:eastAsia="Times New Roman" w:hAnsi="Times New Roman" w:cs="Times New Roman"/>
              <w:sz w:val="24"/>
              <w:szCs w:val="24"/>
              <w:highlight w:val="yellow"/>
            </w:rPr>
          </w:rPrChange>
        </w:rPr>
        <w:t xml:space="preserve"> (CI = [</w:t>
      </w:r>
      <w:ins w:id="1961" w:author="Stage 2" w:date="2019-09-04T20:28:00Z">
        <w:r>
          <w:t>0.02 - 0.27</w:t>
        </w:r>
      </w:ins>
      <w:del w:id="1962" w:author="Stage 2" w:date="2019-09-04T20:28:00Z">
        <w:r>
          <w:rPr>
            <w:rFonts w:eastAsia="Times New Roman" w:cs="Times New Roman"/>
            <w:highlight w:val="yellow"/>
          </w:rPr>
          <w:delText>XYZ - XYZ</w:delText>
        </w:r>
      </w:del>
      <w:r>
        <w:rPr>
          <w:rPrChange w:id="1963" w:author="Stage 2" w:date="2019-09-04T20:28:00Z">
            <w:rPr>
              <w:rFonts w:ascii="Times New Roman" w:eastAsia="Times New Roman" w:hAnsi="Times New Roman" w:cs="Times New Roman"/>
              <w:sz w:val="24"/>
              <w:szCs w:val="24"/>
              <w:highlight w:val="yellow"/>
            </w:rPr>
          </w:rPrChange>
        </w:rPr>
        <w:t xml:space="preserve">], z = </w:t>
      </w:r>
      <w:ins w:id="1964" w:author="Stage 2" w:date="2019-09-04T20:28:00Z">
        <w:r>
          <w:t xml:space="preserve">2.26, </w:t>
        </w:r>
        <m:oMath>
          <m:r>
            <w:rPr>
              <w:rFonts w:ascii="Cambria Math" w:hAnsi="Cambria Math"/>
            </w:rPr>
            <m:t>p</m:t>
          </m:r>
          <m:r>
            <w:rPr>
              <w:rFonts w:ascii="Cambria Math" w:hAnsi="Cambria Math"/>
            </w:rPr>
            <m:t>=.024</m:t>
          </m:r>
        </m:oMath>
        <w:r>
          <w:t>). Thus, measured IDS preferences were higher in those infants for whom the stimuli were native-language congruent.</w:t>
        </w:r>
      </w:ins>
      <w:del w:id="1965" w:author="Stage 2" w:date="2019-09-04T20:28:00Z">
        <w:r>
          <w:rPr>
            <w:rFonts w:eastAsia="Times New Roman" w:cs="Times New Roman"/>
            <w:highlight w:val="yellow"/>
          </w:rPr>
          <w:delText>XYZ, p = XYZ).</w:delText>
        </w:r>
      </w:del>
    </w:p>
    <w:p w14:paraId="32841F6C" w14:textId="77777777" w:rsidR="00D350E7" w:rsidRDefault="003C1572">
      <w:pPr>
        <w:pStyle w:val="Heading3"/>
        <w:framePr w:wrap="around"/>
        <w:rPr>
          <w:ins w:id="1966" w:author="Stage 2" w:date="2019-09-04T20:28:00Z"/>
        </w:rPr>
      </w:pPr>
      <w:r>
        <w:rPr>
          <w:rPrChange w:id="1967" w:author="Stage 2" w:date="2019-09-04T20:28:00Z">
            <w:rPr>
              <w:rFonts w:ascii="Times New Roman" w:eastAsia="Times New Roman" w:hAnsi="Times New Roman" w:cs="Times New Roman"/>
              <w:sz w:val="24"/>
              <w:szCs w:val="24"/>
            </w:rPr>
          </w:rPrChange>
        </w:rPr>
        <w:t>Joint relationship of IDS preference to moderating variables</w:t>
      </w:r>
    </w:p>
    <w:p w14:paraId="177BA722" w14:textId="11B64C87" w:rsidR="00847E8C" w:rsidRDefault="003C1572">
      <w:pPr>
        <w:pStyle w:val="FirstParagraph"/>
        <w:rPr>
          <w:rFonts w:eastAsia="Times New Roman" w:cs="Times New Roman"/>
        </w:rPr>
        <w:pPrChange w:id="1968" w:author="Stage 2" w:date="2019-09-04T20:28:00Z">
          <w:pPr>
            <w:pBdr>
              <w:top w:val="nil"/>
              <w:left w:val="nil"/>
              <w:bottom w:val="nil"/>
              <w:right w:val="nil"/>
              <w:between w:val="nil"/>
            </w:pBdr>
            <w:spacing w:line="480" w:lineRule="auto"/>
            <w:ind w:firstLine="720"/>
          </w:pPr>
        </w:pPrChange>
      </w:pPr>
      <w:del w:id="1969" w:author="Stage 2" w:date="2019-09-04T20:28:00Z">
        <w:r>
          <w:rPr>
            <w:rFonts w:eastAsia="Times New Roman" w:cs="Times New Roman"/>
            <w:i/>
          </w:rPr>
          <w:delText>.</w:delText>
        </w:r>
        <w:r>
          <w:rPr>
            <w:rFonts w:eastAsia="Times New Roman" w:cs="Times New Roman"/>
          </w:rPr>
          <w:delText xml:space="preserve"> </w:delText>
        </w:r>
      </w:del>
      <w:r>
        <w:rPr>
          <w:rPrChange w:id="1970" w:author="Stage 2" w:date="2019-09-04T20:28:00Z">
            <w:rPr>
              <w:rFonts w:ascii="Times New Roman" w:eastAsia="Times New Roman" w:hAnsi="Times New Roman" w:cs="Times New Roman"/>
              <w:sz w:val="24"/>
              <w:szCs w:val="24"/>
            </w:rPr>
          </w:rPrChange>
        </w:rPr>
        <w:t xml:space="preserve">Because infant age, language, and method </w:t>
      </w:r>
      <w:ins w:id="1971" w:author="Stage 2" w:date="2019-09-04T20:28:00Z">
        <w:r>
          <w:t>were</w:t>
        </w:r>
      </w:ins>
      <w:del w:id="1972" w:author="Stage 2" w:date="2019-09-04T20:28:00Z">
        <w:r>
          <w:rPr>
            <w:rFonts w:eastAsia="Times New Roman" w:cs="Times New Roman"/>
          </w:rPr>
          <w:delText>are</w:delText>
        </w:r>
      </w:del>
      <w:r>
        <w:rPr>
          <w:rPrChange w:id="1973" w:author="Stage 2" w:date="2019-09-04T20:28:00Z">
            <w:rPr>
              <w:rFonts w:ascii="Times New Roman" w:eastAsia="Times New Roman" w:hAnsi="Times New Roman" w:cs="Times New Roman"/>
              <w:sz w:val="24"/>
              <w:szCs w:val="24"/>
            </w:rPr>
          </w:rPrChange>
        </w:rPr>
        <w:t xml:space="preserve"> confounded across labs (labs with particular methods also chose specific sample</w:t>
      </w:r>
      <w:r>
        <w:rPr>
          <w:rPrChange w:id="1974" w:author="Stage 2" w:date="2019-09-04T20:28:00Z">
            <w:rPr>
              <w:rFonts w:ascii="Times New Roman" w:eastAsia="Times New Roman" w:hAnsi="Times New Roman" w:cs="Times New Roman"/>
              <w:sz w:val="24"/>
              <w:szCs w:val="24"/>
            </w:rPr>
          </w:rPrChange>
        </w:rPr>
        <w:t xml:space="preserve"> age ranges, and these choices were not independent), we next turn to the mixed- effects modeling framework to estimate subject-level age effects and lab-level method effects. To help visualize the spread of subject-level effects, Figure 4 shows IDS prefer</w:t>
      </w:r>
      <w:r>
        <w:rPr>
          <w:rPrChange w:id="1975" w:author="Stage 2" w:date="2019-09-04T20:28:00Z">
            <w:rPr>
              <w:rFonts w:ascii="Times New Roman" w:eastAsia="Times New Roman" w:hAnsi="Times New Roman" w:cs="Times New Roman"/>
              <w:sz w:val="24"/>
              <w:szCs w:val="24"/>
            </w:rPr>
          </w:rPrChange>
        </w:rPr>
        <w:t>ences for individual participants.</w:t>
      </w:r>
    </w:p>
    <w:p w14:paraId="7DC789B5" w14:textId="77777777" w:rsidR="00847E8C" w:rsidRDefault="003C1572">
      <w:pPr>
        <w:pStyle w:val="BodyText"/>
        <w:rPr>
          <w:rFonts w:eastAsia="Times New Roman" w:cs="Times New Roman"/>
        </w:rPr>
        <w:pPrChange w:id="1976" w:author="Stage 2" w:date="2019-09-04T20:28:00Z">
          <w:pPr>
            <w:pBdr>
              <w:top w:val="nil"/>
              <w:left w:val="nil"/>
              <w:bottom w:val="nil"/>
              <w:right w:val="nil"/>
              <w:between w:val="nil"/>
            </w:pBdr>
            <w:spacing w:line="480" w:lineRule="auto"/>
            <w:ind w:firstLine="720"/>
          </w:pPr>
        </w:pPrChange>
      </w:pPr>
      <w:r>
        <w:rPr>
          <w:rPrChange w:id="1977" w:author="Stage 2" w:date="2019-09-04T20:28:00Z">
            <w:rPr>
              <w:rFonts w:ascii="Times New Roman" w:eastAsia="Times New Roman" w:hAnsi="Times New Roman" w:cs="Times New Roman"/>
              <w:sz w:val="24"/>
              <w:szCs w:val="24"/>
            </w:rPr>
          </w:rPrChange>
        </w:rPr>
        <w:t>Our main model was</w:t>
      </w:r>
      <w:del w:id="1978" w:author="Stage 2" w:date="2019-09-04T20:28:00Z">
        <w:r>
          <w:rPr>
            <w:rFonts w:eastAsia="Times New Roman" w:cs="Times New Roman"/>
            <w:vertAlign w:val="superscript"/>
          </w:rPr>
          <w:footnoteReference w:id="3"/>
        </w:r>
      </w:del>
      <w:r>
        <w:rPr>
          <w:rPrChange w:id="1980" w:author="Stage 2" w:date="2019-09-04T20:28:00Z">
            <w:rPr>
              <w:rFonts w:ascii="Times New Roman" w:eastAsia="Times New Roman" w:hAnsi="Times New Roman" w:cs="Times New Roman"/>
              <w:sz w:val="24"/>
              <w:szCs w:val="24"/>
            </w:rPr>
          </w:rPrChange>
        </w:rPr>
        <w:t>:</w:t>
      </w:r>
    </w:p>
    <w:p w14:paraId="19A285CD" w14:textId="77777777" w:rsidR="00D350E7" w:rsidRDefault="003C1572">
      <w:pPr>
        <w:pStyle w:val="BodyText"/>
        <w:rPr>
          <w:ins w:id="1981" w:author="Stage 2" w:date="2019-09-04T20:28:00Z"/>
        </w:rPr>
      </w:pPr>
      <m:oMathPara>
        <m:oMathParaPr>
          <m:jc m:val="center"/>
        </m:oMathParaPr>
        <m:oMath>
          <m:m>
            <m:mPr>
              <m:plcHide m:val="1"/>
              <m:mcs>
                <m:mc>
                  <m:mcPr>
                    <m:count m:val="1"/>
                    <m:mcJc m:val="right"/>
                  </m:mcPr>
                </m:mc>
                <m:mc>
                  <m:mcPr>
                    <m:count m:val="1"/>
                    <m:mcJc m:val="left"/>
                  </m:mcPr>
                </m:mc>
              </m:mcs>
              <m:ctrlPr>
                <w:ins w:id="1982" w:author="Stage 2" w:date="2019-09-04T20:28:00Z">
                  <w:rPr>
                    <w:rFonts w:ascii="Cambria Math" w:hAnsi="Cambria Math"/>
                  </w:rPr>
                </w:ins>
              </m:ctrlPr>
            </m:mPr>
            <m:mr>
              <m:e>
                <m:r>
                  <w:ins w:id="1983" w:author="Stage 2" w:date="2019-09-04T20:28:00Z">
                    <m:rPr>
                      <m:sty m:val="p"/>
                    </m:rPr>
                    <w:rPr>
                      <w:rFonts w:ascii="Cambria Math" w:hAnsi="Cambria Math"/>
                    </w:rPr>
                    <m:t>log lt</m:t>
                  </w:ins>
                </m:r>
                <m:r>
                  <w:ins w:id="1984" w:author="Stage 2" w:date="2019-09-04T20:28:00Z">
                    <w:rPr>
                      <w:rFonts w:ascii="Cambria Math" w:hAnsi="Cambria Math"/>
                    </w:rPr>
                    <m:t>∼</m:t>
                  </w:ins>
                </m:r>
              </m:e>
              <m:e>
                <m:r>
                  <w:ins w:id="1985" w:author="Stage 2" w:date="2019-09-04T20:28:00Z">
                    <m:rPr>
                      <m:sty m:val="p"/>
                    </m:rPr>
                    <w:rPr>
                      <w:rFonts w:ascii="Cambria Math" w:hAnsi="Cambria Math"/>
                    </w:rPr>
                    <m:t>trial type</m:t>
                  </w:ins>
                </m:r>
                <m:r>
                  <w:ins w:id="1986" w:author="Stage 2" w:date="2019-09-04T20:28:00Z">
                    <w:rPr>
                      <w:rFonts w:ascii="Cambria Math" w:hAnsi="Cambria Math"/>
                    </w:rPr>
                    <m:t>*</m:t>
                  </w:ins>
                </m:r>
                <m:r>
                  <w:ins w:id="1987" w:author="Stage 2" w:date="2019-09-04T20:28:00Z">
                    <m:rPr>
                      <m:sty m:val="p"/>
                    </m:rPr>
                    <w:rPr>
                      <w:rFonts w:ascii="Cambria Math" w:hAnsi="Cambria Math"/>
                    </w:rPr>
                    <m:t>method</m:t>
                  </w:ins>
                </m:r>
                <m:r>
                  <w:ins w:id="1988" w:author="Stage 2" w:date="2019-09-04T20:28:00Z">
                    <w:rPr>
                      <w:rFonts w:ascii="Cambria Math" w:hAnsi="Cambria Math"/>
                    </w:rPr>
                    <m:t>+</m:t>
                  </w:ins>
                </m:r>
                <m:r>
                  <w:ins w:id="1989" w:author="Stage 2" w:date="2019-09-04T20:28:00Z">
                    <m:rPr>
                      <m:sty m:val="p"/>
                    </m:rPr>
                    <w:rPr>
                      <w:rFonts w:ascii="Cambria Math" w:hAnsi="Cambria Math"/>
                    </w:rPr>
                    <m:t>trial type</m:t>
                  </w:ins>
                </m:r>
                <m:r>
                  <w:ins w:id="1990" w:author="Stage 2" w:date="2019-09-04T20:28:00Z">
                    <w:rPr>
                      <w:rFonts w:ascii="Cambria Math" w:hAnsi="Cambria Math"/>
                    </w:rPr>
                    <m:t>*</m:t>
                  </w:ins>
                </m:r>
                <m:r>
                  <w:ins w:id="1991" w:author="Stage 2" w:date="2019-09-04T20:28:00Z">
                    <m:rPr>
                      <m:sty m:val="p"/>
                    </m:rPr>
                    <w:rPr>
                      <w:rFonts w:ascii="Cambria Math" w:hAnsi="Cambria Math"/>
                    </w:rPr>
                    <m:t>trial num</m:t>
                  </w:ins>
                </m:r>
                <m:r>
                  <w:ins w:id="1992" w:author="Stage 2" w:date="2019-09-04T20:28:00Z">
                    <w:rPr>
                      <w:rFonts w:ascii="Cambria Math" w:hAnsi="Cambria Math"/>
                    </w:rPr>
                    <m:t>+</m:t>
                  </w:ins>
                </m:r>
                <m:r>
                  <w:ins w:id="1993" w:author="Stage 2" w:date="2019-09-04T20:28:00Z">
                    <m:rPr>
                      <m:sty m:val="p"/>
                    </m:rPr>
                    <w:rPr>
                      <w:rFonts w:ascii="Cambria Math" w:hAnsi="Cambria Math"/>
                    </w:rPr>
                    <m:t>age</m:t>
                  </w:ins>
                </m:r>
                <m:r>
                  <w:ins w:id="1994" w:author="Stage 2" w:date="2019-09-04T20:28:00Z">
                    <w:rPr>
                      <w:rFonts w:ascii="Cambria Math" w:hAnsi="Cambria Math"/>
                    </w:rPr>
                    <m:t>*</m:t>
                  </w:ins>
                </m:r>
                <m:r>
                  <w:ins w:id="1995" w:author="Stage 2" w:date="2019-09-04T20:28:00Z">
                    <m:rPr>
                      <m:sty m:val="p"/>
                    </m:rPr>
                    <w:rPr>
                      <w:rFonts w:ascii="Cambria Math" w:hAnsi="Cambria Math"/>
                    </w:rPr>
                    <m:t>trial num</m:t>
                  </w:ins>
                </m:r>
                <m:r>
                  <w:ins w:id="1996" w:author="Stage 2" w:date="2019-09-04T20:28:00Z">
                    <w:rPr>
                      <w:rFonts w:ascii="Cambria Math" w:hAnsi="Cambria Math"/>
                    </w:rPr>
                    <m:t>+</m:t>
                  </w:ins>
                </m:r>
              </m:e>
            </m:mr>
            <m:mr>
              <m:e/>
              <m:e>
                <m:r>
                  <w:ins w:id="1997" w:author="Stage 2" w:date="2019-09-04T20:28:00Z">
                    <m:rPr>
                      <m:sty m:val="p"/>
                    </m:rPr>
                    <w:rPr>
                      <w:rFonts w:ascii="Cambria Math" w:hAnsi="Cambria Math"/>
                    </w:rPr>
                    <m:t>trial type</m:t>
                  </w:ins>
                </m:r>
                <m:r>
                  <w:ins w:id="1998" w:author="Stage 2" w:date="2019-09-04T20:28:00Z">
                    <w:rPr>
                      <w:rFonts w:ascii="Cambria Math" w:hAnsi="Cambria Math"/>
                    </w:rPr>
                    <m:t>*</m:t>
                  </w:ins>
                </m:r>
                <m:r>
                  <w:ins w:id="1999" w:author="Stage 2" w:date="2019-09-04T20:28:00Z">
                    <m:rPr>
                      <m:sty m:val="p"/>
                    </m:rPr>
                    <w:rPr>
                      <w:rFonts w:ascii="Cambria Math" w:hAnsi="Cambria Math"/>
                    </w:rPr>
                    <m:t>age</m:t>
                  </w:ins>
                </m:r>
                <m:r>
                  <w:ins w:id="2000" w:author="Stage 2" w:date="2019-09-04T20:28:00Z">
                    <w:rPr>
                      <w:rFonts w:ascii="Cambria Math" w:hAnsi="Cambria Math"/>
                    </w:rPr>
                    <m:t>*</m:t>
                  </w:ins>
                </m:r>
                <m:r>
                  <w:ins w:id="2001" w:author="Stage 2" w:date="2019-09-04T20:28:00Z">
                    <m:rPr>
                      <m:sty m:val="p"/>
                    </m:rPr>
                    <w:rPr>
                      <w:rFonts w:ascii="Cambria Math" w:hAnsi="Cambria Math"/>
                    </w:rPr>
                    <m:t>language</m:t>
                  </w:ins>
                </m:r>
                <m:r>
                  <w:ins w:id="2002" w:author="Stage 2" w:date="2019-09-04T20:28:00Z">
                    <w:rPr>
                      <w:rFonts w:ascii="Cambria Math" w:hAnsi="Cambria Math"/>
                    </w:rPr>
                    <m:t>+</m:t>
                  </w:ins>
                </m:r>
              </m:e>
            </m:mr>
            <m:mr>
              <m:e/>
              <m:e>
                <m:r>
                  <w:ins w:id="2003" w:author="Stage 2" w:date="2019-09-04T20:28:00Z">
                    <w:rPr>
                      <w:rFonts w:ascii="Cambria Math" w:hAnsi="Cambria Math"/>
                    </w:rPr>
                    <m:t>(</m:t>
                  </w:ins>
                </m:r>
                <m:r>
                  <w:ins w:id="2004" w:author="Stage 2" w:date="2019-09-04T20:28:00Z">
                    <m:rPr>
                      <m:sty m:val="p"/>
                    </m:rPr>
                    <w:rPr>
                      <w:rFonts w:ascii="Cambria Math" w:hAnsi="Cambria Math"/>
                    </w:rPr>
                    <m:t>trial type</m:t>
                  </w:ins>
                </m:r>
                <m:r>
                  <w:ins w:id="2005" w:author="Stage 2" w:date="2019-09-04T20:28:00Z">
                    <w:rPr>
                      <w:rFonts w:ascii="Cambria Math" w:hAnsi="Cambria Math"/>
                    </w:rPr>
                    <m:t>*</m:t>
                  </w:ins>
                </m:r>
                <m:r>
                  <w:ins w:id="2006" w:author="Stage 2" w:date="2019-09-04T20:28:00Z">
                    <m:rPr>
                      <m:sty m:val="p"/>
                    </m:rPr>
                    <w:rPr>
                      <w:rFonts w:ascii="Cambria Math" w:hAnsi="Cambria Math"/>
                    </w:rPr>
                    <m:t>trial num</m:t>
                  </w:ins>
                </m:r>
                <m:r>
                  <w:ins w:id="2007" w:author="Stage 2" w:date="2019-09-04T20:28:00Z">
                    <w:rPr>
                      <w:rFonts w:ascii="Cambria Math" w:hAnsi="Cambria Math"/>
                    </w:rPr>
                    <m:t>∣</m:t>
                  </w:ins>
                </m:r>
                <m:r>
                  <w:ins w:id="2008" w:author="Stage 2" w:date="2019-09-04T20:28:00Z">
                    <m:rPr>
                      <m:sty m:val="p"/>
                    </m:rPr>
                    <w:rPr>
                      <w:rFonts w:ascii="Cambria Math" w:hAnsi="Cambria Math"/>
                    </w:rPr>
                    <m:t>subid</m:t>
                  </w:ins>
                </m:r>
                <m:r>
                  <w:ins w:id="2009" w:author="Stage 2" w:date="2019-09-04T20:28:00Z">
                    <w:rPr>
                      <w:rFonts w:ascii="Cambria Math" w:hAnsi="Cambria Math"/>
                    </w:rPr>
                    <m:t>)+</m:t>
                  </w:ins>
                </m:r>
              </m:e>
            </m:mr>
            <m:mr>
              <m:e/>
              <m:e>
                <m:r>
                  <w:ins w:id="2010" w:author="Stage 2" w:date="2019-09-04T20:28:00Z">
                    <w:rPr>
                      <w:rFonts w:ascii="Cambria Math" w:hAnsi="Cambria Math"/>
                    </w:rPr>
                    <m:t>(</m:t>
                  </w:ins>
                </m:r>
                <m:r>
                  <w:ins w:id="2011" w:author="Stage 2" w:date="2019-09-04T20:28:00Z">
                    <m:rPr>
                      <m:sty m:val="p"/>
                    </m:rPr>
                    <w:rPr>
                      <w:rFonts w:ascii="Cambria Math" w:hAnsi="Cambria Math"/>
                    </w:rPr>
                    <m:t>trial type</m:t>
                  </w:ins>
                </m:r>
                <m:r>
                  <w:ins w:id="2012" w:author="Stage 2" w:date="2019-09-04T20:28:00Z">
                    <w:rPr>
                      <w:rFonts w:ascii="Cambria Math" w:hAnsi="Cambria Math"/>
                    </w:rPr>
                    <m:t>*</m:t>
                  </w:ins>
                </m:r>
                <m:r>
                  <w:ins w:id="2013" w:author="Stage 2" w:date="2019-09-04T20:28:00Z">
                    <m:rPr>
                      <m:sty m:val="p"/>
                    </m:rPr>
                    <w:rPr>
                      <w:rFonts w:ascii="Cambria Math" w:hAnsi="Cambria Math"/>
                    </w:rPr>
                    <m:t>age</m:t>
                  </w:ins>
                </m:r>
                <m:r>
                  <w:ins w:id="2014" w:author="Stage 2" w:date="2019-09-04T20:28:00Z">
                    <w:rPr>
                      <w:rFonts w:ascii="Cambria Math" w:hAnsi="Cambria Math"/>
                    </w:rPr>
                    <m:t>∣</m:t>
                  </w:ins>
                </m:r>
                <m:r>
                  <w:ins w:id="2015" w:author="Stage 2" w:date="2019-09-04T20:28:00Z">
                    <m:rPr>
                      <m:sty m:val="p"/>
                    </m:rPr>
                    <w:rPr>
                      <w:rFonts w:ascii="Cambria Math" w:hAnsi="Cambria Math"/>
                    </w:rPr>
                    <m:t>lab</m:t>
                  </w:ins>
                </m:r>
                <m:r>
                  <w:ins w:id="2016" w:author="Stage 2" w:date="2019-09-04T20:28:00Z">
                    <w:rPr>
                      <w:rFonts w:ascii="Cambria Math" w:hAnsi="Cambria Math"/>
                    </w:rPr>
                    <m:t>)+</m:t>
                  </w:ins>
                </m:r>
              </m:e>
            </m:mr>
            <m:mr>
              <m:e/>
              <m:e>
                <m:r>
                  <w:ins w:id="2017" w:author="Stage 2" w:date="2019-09-04T20:28:00Z">
                    <w:rPr>
                      <w:rFonts w:ascii="Cambria Math" w:hAnsi="Cambria Math"/>
                    </w:rPr>
                    <m:t>(</m:t>
                  </w:ins>
                </m:r>
                <m:r>
                  <w:ins w:id="2018" w:author="Stage 2" w:date="2019-09-04T20:28:00Z">
                    <m:rPr>
                      <m:sty m:val="p"/>
                    </m:rPr>
                    <w:rPr>
                      <w:rFonts w:ascii="Cambria Math" w:hAnsi="Cambria Math"/>
                    </w:rPr>
                    <m:t>method</m:t>
                  </w:ins>
                </m:r>
                <m:r>
                  <w:ins w:id="2019" w:author="Stage 2" w:date="2019-09-04T20:28:00Z">
                    <w:rPr>
                      <w:rFonts w:ascii="Cambria Math" w:hAnsi="Cambria Math"/>
                    </w:rPr>
                    <m:t>+</m:t>
                  </w:ins>
                </m:r>
                <m:r>
                  <w:ins w:id="2020" w:author="Stage 2" w:date="2019-09-04T20:28:00Z">
                    <m:rPr>
                      <m:sty m:val="p"/>
                    </m:rPr>
                    <w:rPr>
                      <w:rFonts w:ascii="Cambria Math" w:hAnsi="Cambria Math"/>
                    </w:rPr>
                    <m:t>age</m:t>
                  </w:ins>
                </m:r>
                <m:r>
                  <w:ins w:id="2021" w:author="Stage 2" w:date="2019-09-04T20:28:00Z">
                    <w:rPr>
                      <w:rFonts w:ascii="Cambria Math" w:hAnsi="Cambria Math"/>
                    </w:rPr>
                    <m:t>*</m:t>
                  </w:ins>
                </m:r>
                <m:r>
                  <w:ins w:id="2022" w:author="Stage 2" w:date="2019-09-04T20:28:00Z">
                    <m:rPr>
                      <m:sty m:val="p"/>
                    </m:rPr>
                    <w:rPr>
                      <w:rFonts w:ascii="Cambria Math" w:hAnsi="Cambria Math"/>
                    </w:rPr>
                    <m:t>language</m:t>
                  </w:ins>
                </m:r>
                <m:r>
                  <w:ins w:id="2023" w:author="Stage 2" w:date="2019-09-04T20:28:00Z">
                    <w:rPr>
                      <w:rFonts w:ascii="Cambria Math" w:hAnsi="Cambria Math"/>
                    </w:rPr>
                    <m:t>∣</m:t>
                  </w:ins>
                </m:r>
                <m:r>
                  <w:ins w:id="2024" w:author="Stage 2" w:date="2019-09-04T20:28:00Z">
                    <m:rPr>
                      <m:sty m:val="p"/>
                    </m:rPr>
                    <w:rPr>
                      <w:rFonts w:ascii="Cambria Math" w:hAnsi="Cambria Math"/>
                    </w:rPr>
                    <m:t>item</m:t>
                  </w:ins>
                </m:r>
                <m:r>
                  <w:ins w:id="2025" w:author="Stage 2" w:date="2019-09-04T20:28:00Z">
                    <w:rPr>
                      <w:rFonts w:ascii="Cambria Math" w:hAnsi="Cambria Math"/>
                    </w:rPr>
                    <m:t>)</m:t>
                  </w:ins>
                </m:r>
              </m:e>
            </m:mr>
          </m:m>
        </m:oMath>
      </m:oMathPara>
    </w:p>
    <w:p w14:paraId="6AFAD418" w14:textId="77777777" w:rsidR="00847E8C" w:rsidRDefault="003C1572">
      <w:pPr>
        <w:pBdr>
          <w:top w:val="nil"/>
          <w:left w:val="nil"/>
          <w:bottom w:val="nil"/>
          <w:right w:val="nil"/>
          <w:between w:val="nil"/>
        </w:pBdr>
        <w:spacing w:line="480" w:lineRule="auto"/>
        <w:jc w:val="center"/>
        <w:rPr>
          <w:del w:id="2026" w:author="Stage 2" w:date="2019-09-04T20:28:00Z"/>
          <w:rFonts w:ascii="Courier New" w:eastAsia="Courier New" w:hAnsi="Courier New" w:cs="Courier New"/>
        </w:rPr>
      </w:pPr>
      <w:del w:id="2027" w:author="Stage 2" w:date="2019-09-04T20:28:00Z">
        <w:r>
          <w:rPr>
            <w:rFonts w:ascii="Courier New" w:eastAsia="Courier New" w:hAnsi="Courier New" w:cs="Courier New"/>
          </w:rPr>
          <w:lastRenderedPageBreak/>
          <w:delText xml:space="preserve">log_lt ~ trial_type * method + </w:delText>
        </w:r>
      </w:del>
    </w:p>
    <w:p w14:paraId="33A799ED" w14:textId="77777777" w:rsidR="00847E8C" w:rsidRDefault="003C1572">
      <w:pPr>
        <w:pBdr>
          <w:top w:val="nil"/>
          <w:left w:val="nil"/>
          <w:bottom w:val="nil"/>
          <w:right w:val="nil"/>
          <w:between w:val="nil"/>
        </w:pBdr>
        <w:spacing w:line="480" w:lineRule="auto"/>
        <w:jc w:val="center"/>
        <w:rPr>
          <w:del w:id="2028" w:author="Stage 2" w:date="2019-09-04T20:28:00Z"/>
          <w:rFonts w:ascii="Courier New" w:eastAsia="Courier New" w:hAnsi="Courier New" w:cs="Courier New"/>
        </w:rPr>
      </w:pPr>
      <w:del w:id="2029" w:author="Stage 2" w:date="2019-09-04T20:28:00Z">
        <w:r>
          <w:rPr>
            <w:rFonts w:ascii="Courier New" w:eastAsia="Courier New" w:hAnsi="Courier New" w:cs="Courier New"/>
          </w:rPr>
          <w:delText xml:space="preserve">trial_type * trial_num + </w:delText>
        </w:r>
      </w:del>
    </w:p>
    <w:p w14:paraId="3FC8E0A8" w14:textId="77777777" w:rsidR="00847E8C" w:rsidRDefault="003C1572">
      <w:pPr>
        <w:pBdr>
          <w:top w:val="nil"/>
          <w:left w:val="nil"/>
          <w:bottom w:val="nil"/>
          <w:right w:val="nil"/>
          <w:between w:val="nil"/>
        </w:pBdr>
        <w:spacing w:line="480" w:lineRule="auto"/>
        <w:jc w:val="center"/>
        <w:rPr>
          <w:del w:id="2030" w:author="Stage 2" w:date="2019-09-04T20:28:00Z"/>
          <w:rFonts w:ascii="Courier New" w:eastAsia="Courier New" w:hAnsi="Courier New" w:cs="Courier New"/>
        </w:rPr>
      </w:pPr>
      <w:del w:id="2031" w:author="Stage 2" w:date="2019-09-04T20:28:00Z">
        <w:r>
          <w:rPr>
            <w:rFonts w:ascii="Courier New" w:eastAsia="Courier New" w:hAnsi="Courier New" w:cs="Courier New"/>
          </w:rPr>
          <w:delText xml:space="preserve">age_days * trial_num + </w:delText>
        </w:r>
      </w:del>
    </w:p>
    <w:p w14:paraId="185F526B" w14:textId="77777777" w:rsidR="00847E8C" w:rsidRDefault="003C1572">
      <w:pPr>
        <w:pBdr>
          <w:top w:val="nil"/>
          <w:left w:val="nil"/>
          <w:bottom w:val="nil"/>
          <w:right w:val="nil"/>
          <w:between w:val="nil"/>
        </w:pBdr>
        <w:spacing w:line="480" w:lineRule="auto"/>
        <w:jc w:val="center"/>
        <w:rPr>
          <w:del w:id="2032" w:author="Stage 2" w:date="2019-09-04T20:28:00Z"/>
          <w:rFonts w:ascii="Courier New" w:eastAsia="Courier New" w:hAnsi="Courier New" w:cs="Courier New"/>
        </w:rPr>
      </w:pPr>
      <w:del w:id="2033" w:author="Stage 2" w:date="2019-09-04T20:28:00Z">
        <w:r>
          <w:rPr>
            <w:rFonts w:ascii="Courier New" w:eastAsia="Courier New" w:hAnsi="Courier New" w:cs="Courier New"/>
          </w:rPr>
          <w:delText xml:space="preserve">trial_type * age_days * language + </w:delText>
        </w:r>
      </w:del>
    </w:p>
    <w:p w14:paraId="1BE98DFE" w14:textId="77777777" w:rsidR="00847E8C" w:rsidRDefault="003C1572">
      <w:pPr>
        <w:pBdr>
          <w:top w:val="nil"/>
          <w:left w:val="nil"/>
          <w:bottom w:val="nil"/>
          <w:right w:val="nil"/>
          <w:between w:val="nil"/>
        </w:pBdr>
        <w:spacing w:line="480" w:lineRule="auto"/>
        <w:jc w:val="center"/>
        <w:rPr>
          <w:del w:id="2034" w:author="Stage 2" w:date="2019-09-04T20:28:00Z"/>
          <w:rFonts w:ascii="Courier New" w:eastAsia="Courier New" w:hAnsi="Courier New" w:cs="Courier New"/>
        </w:rPr>
      </w:pPr>
      <w:del w:id="2035" w:author="Stage 2" w:date="2019-09-04T20:28:00Z">
        <w:r>
          <w:rPr>
            <w:rFonts w:ascii="Courier New" w:eastAsia="Courier New" w:hAnsi="Courier New" w:cs="Courier New"/>
          </w:rPr>
          <w:delText>(trial_type * trial_num | subid) +</w:delText>
        </w:r>
      </w:del>
    </w:p>
    <w:p w14:paraId="69F908CF" w14:textId="77777777" w:rsidR="00847E8C" w:rsidRDefault="003C1572">
      <w:pPr>
        <w:pBdr>
          <w:top w:val="nil"/>
          <w:left w:val="nil"/>
          <w:bottom w:val="nil"/>
          <w:right w:val="nil"/>
          <w:between w:val="nil"/>
        </w:pBdr>
        <w:spacing w:line="480" w:lineRule="auto"/>
        <w:jc w:val="center"/>
        <w:rPr>
          <w:del w:id="2036" w:author="Stage 2" w:date="2019-09-04T20:28:00Z"/>
          <w:rFonts w:ascii="Courier New" w:eastAsia="Courier New" w:hAnsi="Courier New" w:cs="Courier New"/>
        </w:rPr>
      </w:pPr>
      <w:del w:id="2037" w:author="Stage 2" w:date="2019-09-04T20:28:00Z">
        <w:r>
          <w:rPr>
            <w:rFonts w:ascii="Courier New" w:eastAsia="Courier New" w:hAnsi="Courier New" w:cs="Courier New"/>
          </w:rPr>
          <w:delText>(trial_type * age_days | lab) +</w:delText>
        </w:r>
      </w:del>
    </w:p>
    <w:p w14:paraId="11D3EE9B" w14:textId="77777777" w:rsidR="00847E8C" w:rsidRDefault="003C1572">
      <w:pPr>
        <w:pBdr>
          <w:top w:val="nil"/>
          <w:left w:val="nil"/>
          <w:bottom w:val="nil"/>
          <w:right w:val="nil"/>
          <w:between w:val="nil"/>
        </w:pBdr>
        <w:spacing w:line="480" w:lineRule="auto"/>
        <w:jc w:val="center"/>
        <w:rPr>
          <w:del w:id="2038" w:author="Stage 2" w:date="2019-09-04T20:28:00Z"/>
        </w:rPr>
      </w:pPr>
      <w:del w:id="2039" w:author="Stage 2" w:date="2019-09-04T20:28:00Z">
        <w:r>
          <w:rPr>
            <w:rFonts w:ascii="Courier New" w:eastAsia="Courier New" w:hAnsi="Courier New" w:cs="Courier New"/>
          </w:rPr>
          <w:delText>(method + age * language | item)</w:delText>
        </w:r>
      </w:del>
    </w:p>
    <w:p w14:paraId="10CB6708" w14:textId="77777777" w:rsidR="00D350E7" w:rsidRDefault="003C1572">
      <w:pPr>
        <w:pStyle w:val="FirstParagraph"/>
        <w:rPr>
          <w:ins w:id="2040" w:author="Stage 2" w:date="2019-09-04T20:28:00Z"/>
        </w:rPr>
      </w:pPr>
      <w:r>
        <w:rPr>
          <w:rPrChange w:id="2041" w:author="Stage 2" w:date="2019-09-04T20:28:00Z">
            <w:rPr>
              <w:rFonts w:eastAsia="Times New Roman" w:cs="Times New Roman"/>
            </w:rPr>
          </w:rPrChange>
        </w:rPr>
        <w:t>Trial type</w:t>
      </w:r>
      <w:ins w:id="2042" w:author="Stage 2" w:date="2019-09-04T20:28:00Z">
        <w:r>
          <w:t xml:space="preserve">, language, and method were </w:t>
        </w:r>
      </w:ins>
      <w:del w:id="2043" w:author="Stage 2" w:date="2019-09-04T20:28:00Z">
        <w:r>
          <w:rPr>
            <w:rFonts w:eastAsia="Times New Roman" w:cs="Times New Roman"/>
          </w:rPr>
          <w:delText xml:space="preserve"> was </w:delText>
        </w:r>
      </w:del>
      <w:r>
        <w:rPr>
          <w:rPrChange w:id="2044" w:author="Stage 2" w:date="2019-09-04T20:28:00Z">
            <w:rPr>
              <w:rFonts w:eastAsia="Times New Roman" w:cs="Times New Roman"/>
            </w:rPr>
          </w:rPrChange>
        </w:rPr>
        <w:t>dummy-coded</w:t>
      </w:r>
      <w:ins w:id="2045" w:author="Stage 2" w:date="2019-09-04T20:28:00Z">
        <w:r>
          <w:t xml:space="preserve"> (</w:t>
        </w:r>
      </w:ins>
      <w:del w:id="2046" w:author="Stage 2" w:date="2019-09-04T20:28:00Z">
        <w:r>
          <w:rPr>
            <w:rFonts w:eastAsia="Times New Roman" w:cs="Times New Roman"/>
          </w:rPr>
          <w:delText xml:space="preserve">, </w:delText>
        </w:r>
      </w:del>
      <w:r>
        <w:rPr>
          <w:rPrChange w:id="2047" w:author="Stage 2" w:date="2019-09-04T20:28:00Z">
            <w:rPr>
              <w:rFonts w:eastAsia="Times New Roman" w:cs="Times New Roman"/>
            </w:rPr>
          </w:rPrChange>
        </w:rPr>
        <w:t>with ADS trials</w:t>
      </w:r>
      <w:ins w:id="2048" w:author="Stage 2" w:date="2019-09-04T20:28:00Z">
        <w:r>
          <w:t>, non-NAE, and single-screen method)</w:t>
        </w:r>
      </w:ins>
      <w:r>
        <w:rPr>
          <w:rPrChange w:id="2049" w:author="Stage 2" w:date="2019-09-04T20:28:00Z">
            <w:rPr>
              <w:rFonts w:eastAsia="Times New Roman" w:cs="Times New Roman"/>
            </w:rPr>
          </w:rPrChange>
        </w:rPr>
        <w:t xml:space="preserve"> as the reference level</w:t>
      </w:r>
      <w:ins w:id="2050" w:author="Stage 2" w:date="2019-09-04T20:28:00Z">
        <w:r>
          <w:t>; thus, coefficients are interpretable such that e.g.,</w:t>
        </w:r>
      </w:ins>
      <w:del w:id="2051" w:author="Stage 2" w:date="2019-09-04T20:28:00Z">
        <w:r>
          <w:rPr>
            <w:rFonts w:eastAsia="Times New Roman" w:cs="Times New Roman"/>
          </w:rPr>
          <w:delText xml:space="preserve"> (so that</w:delText>
        </w:r>
      </w:del>
      <w:r>
        <w:rPr>
          <w:rPrChange w:id="2052" w:author="Stage 2" w:date="2019-09-04T20:28:00Z">
            <w:rPr>
              <w:rFonts w:eastAsia="Times New Roman" w:cs="Times New Roman"/>
            </w:rPr>
          </w:rPrChange>
        </w:rPr>
        <w:t xml:space="preserve"> positive effects of trial type indicate longer looking to IDS</w:t>
      </w:r>
      <w:ins w:id="2053" w:author="Stage 2" w:date="2019-09-04T20:28:00Z">
        <w:r>
          <w:t>. To increase the interpretability of coefficients, age (in months) was centered and trial number was coded with trial 1 as the reference level.</w:t>
        </w:r>
      </w:ins>
    </w:p>
    <w:p w14:paraId="0A755806" w14:textId="663C5580" w:rsidR="00847E8C" w:rsidRDefault="003C1572">
      <w:pPr>
        <w:pBdr>
          <w:top w:val="nil"/>
          <w:left w:val="nil"/>
          <w:bottom w:val="nil"/>
          <w:right w:val="nil"/>
          <w:between w:val="nil"/>
        </w:pBdr>
        <w:spacing w:line="480" w:lineRule="auto"/>
        <w:rPr>
          <w:del w:id="2054" w:author="Stage 2" w:date="2019-09-04T20:28:00Z"/>
          <w:rFonts w:ascii="Times New Roman" w:eastAsia="Times New Roman" w:hAnsi="Times New Roman" w:cs="Times New Roman"/>
          <w:sz w:val="24"/>
          <w:szCs w:val="24"/>
        </w:rPr>
      </w:pPr>
      <w:del w:id="2055" w:author="Stage 2" w:date="2019-09-04T20:28:00Z">
        <w:r>
          <w:rPr>
            <w:rFonts w:ascii="Times New Roman" w:eastAsia="Times New Roman" w:hAnsi="Times New Roman" w:cs="Times New Roman"/>
            <w:sz w:val="24"/>
            <w:szCs w:val="24"/>
          </w:rPr>
          <w:delText xml:space="preserve">). </w:delText>
        </w:r>
      </w:del>
      <w:r>
        <w:rPr>
          <w:rPrChange w:id="2056" w:author="Stage 2" w:date="2019-09-04T20:28:00Z">
            <w:rPr>
              <w:rFonts w:ascii="Times New Roman" w:eastAsia="Times New Roman" w:hAnsi="Times New Roman" w:cs="Times New Roman"/>
              <w:sz w:val="24"/>
              <w:szCs w:val="24"/>
            </w:rPr>
          </w:rPrChange>
        </w:rPr>
        <w:t>We specified this model to minimize higher-order in</w:t>
      </w:r>
      <w:r>
        <w:rPr>
          <w:rPrChange w:id="2057" w:author="Stage 2" w:date="2019-09-04T20:28:00Z">
            <w:rPr>
              <w:rFonts w:ascii="Times New Roman" w:eastAsia="Times New Roman" w:hAnsi="Times New Roman" w:cs="Times New Roman"/>
              <w:sz w:val="24"/>
              <w:szCs w:val="24"/>
            </w:rPr>
          </w:rPrChange>
        </w:rPr>
        <w:t xml:space="preserve">teractions but preserve theoretically-important interactions. </w:t>
      </w:r>
      <w:ins w:id="2058" w:author="Stage 2" w:date="2019-09-04T20:28:00Z">
        <w:r>
          <w:t>We included</w:t>
        </w:r>
      </w:ins>
      <w:del w:id="2059" w:author="Stage 2" w:date="2019-09-04T20:28:00Z">
        <w:r>
          <w:rPr>
            <w:rFonts w:ascii="Times New Roman" w:eastAsia="Times New Roman" w:hAnsi="Times New Roman" w:cs="Times New Roman"/>
            <w:sz w:val="24"/>
            <w:szCs w:val="24"/>
          </w:rPr>
          <w:delText>To increase the interpretability of coefficients, age was centered and trial number was coded with trial 1 as the reference level.</w:delText>
        </w:r>
      </w:del>
    </w:p>
    <w:p w14:paraId="52BE9BFF" w14:textId="33A90729" w:rsidR="00847E8C" w:rsidRDefault="003C1572">
      <w:pPr>
        <w:pStyle w:val="BodyText"/>
        <w:rPr>
          <w:rPrChange w:id="2060" w:author="Stage 2" w:date="2019-09-04T20:28:00Z">
            <w:rPr>
              <w:rFonts w:ascii="Times New Roman" w:eastAsia="Times New Roman" w:hAnsi="Times New Roman" w:cs="Times New Roman"/>
              <w:sz w:val="24"/>
              <w:szCs w:val="24"/>
            </w:rPr>
          </w:rPrChange>
        </w:rPr>
        <w:pPrChange w:id="2061" w:author="Stage 2" w:date="2019-09-04T20:28:00Z">
          <w:pPr>
            <w:pBdr>
              <w:top w:val="nil"/>
              <w:left w:val="nil"/>
              <w:bottom w:val="nil"/>
              <w:right w:val="nil"/>
              <w:between w:val="nil"/>
            </w:pBdr>
            <w:spacing w:line="480" w:lineRule="auto"/>
          </w:pPr>
        </w:pPrChange>
      </w:pPr>
      <w:del w:id="2062" w:author="Stage 2" w:date="2019-09-04T20:28:00Z">
        <w:r>
          <w:rPr>
            <w:rFonts w:eastAsia="Times New Roman" w:cs="Times New Roman"/>
          </w:rPr>
          <w:tab/>
          <w:delText>The fixed-effects structure of this model was designed to incl</w:delText>
        </w:r>
        <w:r>
          <w:rPr>
            <w:rFonts w:eastAsia="Times New Roman" w:cs="Times New Roman"/>
          </w:rPr>
          <w:delText>ude</w:delText>
        </w:r>
      </w:del>
      <w:r>
        <w:rPr>
          <w:rPrChange w:id="2063" w:author="Stage 2" w:date="2019-09-04T20:28:00Z">
            <w:rPr>
              <w:rFonts w:ascii="Times New Roman" w:eastAsia="Times New Roman" w:hAnsi="Times New Roman" w:cs="Times New Roman"/>
              <w:sz w:val="24"/>
              <w:szCs w:val="24"/>
            </w:rPr>
          </w:rPrChange>
        </w:rPr>
        <w:t xml:space="preserve"> main effects of trial type, method, language, age, and trial number, capturing the basic effects of each on looking time (e.g., </w:t>
      </w:r>
      <w:r>
        <w:rPr>
          <w:rPrChange w:id="2064" w:author="Stage 2" w:date="2019-09-04T20:28:00Z">
            <w:rPr>
              <w:rFonts w:ascii="Times New Roman" w:eastAsia="Times New Roman" w:hAnsi="Times New Roman" w:cs="Times New Roman"/>
              <w:sz w:val="24"/>
              <w:szCs w:val="24"/>
              <w:highlight w:val="yellow"/>
            </w:rPr>
          </w:rPrChange>
        </w:rPr>
        <w:t>longer</w:t>
      </w:r>
      <w:r>
        <w:rPr>
          <w:rPrChange w:id="2065" w:author="Stage 2" w:date="2019-09-04T20:28:00Z">
            <w:rPr>
              <w:rFonts w:ascii="Times New Roman" w:eastAsia="Times New Roman" w:hAnsi="Times New Roman" w:cs="Times New Roman"/>
              <w:sz w:val="24"/>
              <w:szCs w:val="24"/>
            </w:rPr>
          </w:rPrChange>
        </w:rPr>
        <w:t xml:space="preserve"> looking times for IDS, </w:t>
      </w:r>
      <w:r>
        <w:rPr>
          <w:rPrChange w:id="2066" w:author="Stage 2" w:date="2019-09-04T20:28:00Z">
            <w:rPr>
              <w:rFonts w:ascii="Times New Roman" w:eastAsia="Times New Roman" w:hAnsi="Times New Roman" w:cs="Times New Roman"/>
              <w:sz w:val="24"/>
              <w:szCs w:val="24"/>
              <w:highlight w:val="yellow"/>
            </w:rPr>
          </w:rPrChange>
        </w:rPr>
        <w:t>shorter</w:t>
      </w:r>
      <w:r>
        <w:rPr>
          <w:rPrChange w:id="2067" w:author="Stage 2" w:date="2019-09-04T20:28:00Z">
            <w:rPr>
              <w:rFonts w:ascii="Times New Roman" w:eastAsia="Times New Roman" w:hAnsi="Times New Roman" w:cs="Times New Roman"/>
              <w:sz w:val="24"/>
              <w:szCs w:val="24"/>
            </w:rPr>
          </w:rPrChange>
        </w:rPr>
        <w:t xml:space="preserve"> looking times on later trials). In addition, we included two-way interactions of trial</w:t>
      </w:r>
      <w:r>
        <w:rPr>
          <w:rPrChange w:id="2068" w:author="Stage 2" w:date="2019-09-04T20:28:00Z">
            <w:rPr>
              <w:rFonts w:ascii="Times New Roman" w:eastAsia="Times New Roman" w:hAnsi="Times New Roman" w:cs="Times New Roman"/>
              <w:sz w:val="24"/>
              <w:szCs w:val="24"/>
            </w:rPr>
          </w:rPrChange>
        </w:rPr>
        <w:t xml:space="preserve"> type with method (modeling the possibility that some methods show larger IDS preferences) and trial type with trial number (modeling the possibility of faster habituation to ADS) as well as age and trial number (modeling faster habituation for older child</w:t>
      </w:r>
      <w:r>
        <w:rPr>
          <w:rPrChange w:id="2069" w:author="Stage 2" w:date="2019-09-04T20:28:00Z">
            <w:rPr>
              <w:rFonts w:ascii="Times New Roman" w:eastAsia="Times New Roman" w:hAnsi="Times New Roman" w:cs="Times New Roman"/>
              <w:sz w:val="24"/>
              <w:szCs w:val="24"/>
            </w:rPr>
          </w:rPrChange>
        </w:rPr>
        <w:t>ren). We also included two- and three-way interactions of age, trial type, and language (modeling possible developmental changes in IDS preference across age and language group). Both developmental effects and trial effects are treated linearly in this mod</w:t>
      </w:r>
      <w:r>
        <w:rPr>
          <w:rPrChange w:id="2070" w:author="Stage 2" w:date="2019-09-04T20:28:00Z">
            <w:rPr>
              <w:rFonts w:ascii="Times New Roman" w:eastAsia="Times New Roman" w:hAnsi="Times New Roman" w:cs="Times New Roman"/>
              <w:sz w:val="24"/>
              <w:szCs w:val="24"/>
            </w:rPr>
          </w:rPrChange>
        </w:rPr>
        <w:t>el; although both likely have non-linear effects, adding quadratic or other effects would have substantially increased model complexity.</w:t>
      </w:r>
      <w:ins w:id="2071" w:author="Stage 2" w:date="2019-09-04T20:28:00Z">
        <w:r>
          <w:t xml:space="preserve"> After pruning random effects for non-convergence</w:t>
        </w:r>
        <w:r>
          <w:t>, our final model specification was:</w:t>
        </w:r>
      </w:ins>
    </w:p>
    <w:p w14:paraId="76848CCD" w14:textId="77777777" w:rsidR="00D350E7" w:rsidRDefault="003C1572">
      <w:pPr>
        <w:pStyle w:val="BodyText"/>
        <w:rPr>
          <w:ins w:id="2072" w:author="Stage 2" w:date="2019-09-04T20:28:00Z"/>
        </w:rPr>
      </w:pPr>
      <m:oMathPara>
        <m:oMathParaPr>
          <m:jc m:val="center"/>
        </m:oMathParaPr>
        <m:oMath>
          <m:m>
            <m:mPr>
              <m:plcHide m:val="1"/>
              <m:mcs>
                <m:mc>
                  <m:mcPr>
                    <m:count m:val="1"/>
                    <m:mcJc m:val="right"/>
                  </m:mcPr>
                </m:mc>
                <m:mc>
                  <m:mcPr>
                    <m:count m:val="1"/>
                    <m:mcJc m:val="left"/>
                  </m:mcPr>
                </m:mc>
              </m:mcs>
              <m:ctrlPr>
                <w:ins w:id="2073" w:author="Stage 2" w:date="2019-09-04T20:28:00Z">
                  <w:rPr>
                    <w:rFonts w:ascii="Cambria Math" w:hAnsi="Cambria Math"/>
                  </w:rPr>
                </w:ins>
              </m:ctrlPr>
            </m:mPr>
            <m:mr>
              <m:e>
                <m:r>
                  <w:ins w:id="2074" w:author="Stage 2" w:date="2019-09-04T20:28:00Z">
                    <m:rPr>
                      <m:sty m:val="p"/>
                    </m:rPr>
                    <w:rPr>
                      <w:rFonts w:ascii="Cambria Math" w:hAnsi="Cambria Math"/>
                    </w:rPr>
                    <m:t>log lt</m:t>
                  </w:ins>
                </m:r>
                <m:r>
                  <w:ins w:id="2075" w:author="Stage 2" w:date="2019-09-04T20:28:00Z">
                    <w:rPr>
                      <w:rFonts w:ascii="Cambria Math" w:hAnsi="Cambria Math"/>
                    </w:rPr>
                    <m:t>∼</m:t>
                  </w:ins>
                </m:r>
              </m:e>
              <m:e>
                <m:r>
                  <w:ins w:id="2076" w:author="Stage 2" w:date="2019-09-04T20:28:00Z">
                    <m:rPr>
                      <m:sty m:val="p"/>
                    </m:rPr>
                    <w:rPr>
                      <w:rFonts w:ascii="Cambria Math" w:hAnsi="Cambria Math"/>
                    </w:rPr>
                    <m:t>trial type</m:t>
                  </w:ins>
                </m:r>
                <m:r>
                  <w:ins w:id="2077" w:author="Stage 2" w:date="2019-09-04T20:28:00Z">
                    <w:rPr>
                      <w:rFonts w:ascii="Cambria Math" w:hAnsi="Cambria Math"/>
                    </w:rPr>
                    <m:t>*</m:t>
                  </w:ins>
                </m:r>
                <m:r>
                  <w:ins w:id="2078" w:author="Stage 2" w:date="2019-09-04T20:28:00Z">
                    <m:rPr>
                      <m:sty m:val="p"/>
                    </m:rPr>
                    <w:rPr>
                      <w:rFonts w:ascii="Cambria Math" w:hAnsi="Cambria Math"/>
                    </w:rPr>
                    <m:t>method</m:t>
                  </w:ins>
                </m:r>
                <m:r>
                  <w:ins w:id="2079" w:author="Stage 2" w:date="2019-09-04T20:28:00Z">
                    <w:rPr>
                      <w:rFonts w:ascii="Cambria Math" w:hAnsi="Cambria Math"/>
                    </w:rPr>
                    <m:t>+</m:t>
                  </w:ins>
                </m:r>
                <m:r>
                  <w:ins w:id="2080" w:author="Stage 2" w:date="2019-09-04T20:28:00Z">
                    <m:rPr>
                      <m:sty m:val="p"/>
                    </m:rPr>
                    <w:rPr>
                      <w:rFonts w:ascii="Cambria Math" w:hAnsi="Cambria Math"/>
                    </w:rPr>
                    <m:t>trial type</m:t>
                  </w:ins>
                </m:r>
                <m:r>
                  <w:ins w:id="2081" w:author="Stage 2" w:date="2019-09-04T20:28:00Z">
                    <w:rPr>
                      <w:rFonts w:ascii="Cambria Math" w:hAnsi="Cambria Math"/>
                    </w:rPr>
                    <m:t>*</m:t>
                  </w:ins>
                </m:r>
                <m:r>
                  <w:ins w:id="2082" w:author="Stage 2" w:date="2019-09-04T20:28:00Z">
                    <m:rPr>
                      <m:sty m:val="p"/>
                    </m:rPr>
                    <w:rPr>
                      <w:rFonts w:ascii="Cambria Math" w:hAnsi="Cambria Math"/>
                    </w:rPr>
                    <m:t>trial num</m:t>
                  </w:ins>
                </m:r>
                <m:r>
                  <w:ins w:id="2083" w:author="Stage 2" w:date="2019-09-04T20:28:00Z">
                    <w:rPr>
                      <w:rFonts w:ascii="Cambria Math" w:hAnsi="Cambria Math"/>
                    </w:rPr>
                    <m:t>+</m:t>
                  </w:ins>
                </m:r>
                <m:r>
                  <w:ins w:id="2084" w:author="Stage 2" w:date="2019-09-04T20:28:00Z">
                    <m:rPr>
                      <m:sty m:val="p"/>
                    </m:rPr>
                    <w:rPr>
                      <w:rFonts w:ascii="Cambria Math" w:hAnsi="Cambria Math"/>
                    </w:rPr>
                    <m:t>age</m:t>
                  </w:ins>
                </m:r>
                <m:r>
                  <w:ins w:id="2085" w:author="Stage 2" w:date="2019-09-04T20:28:00Z">
                    <w:rPr>
                      <w:rFonts w:ascii="Cambria Math" w:hAnsi="Cambria Math"/>
                    </w:rPr>
                    <m:t>*</m:t>
                  </w:ins>
                </m:r>
                <m:r>
                  <w:ins w:id="2086" w:author="Stage 2" w:date="2019-09-04T20:28:00Z">
                    <m:rPr>
                      <m:sty m:val="p"/>
                    </m:rPr>
                    <w:rPr>
                      <w:rFonts w:ascii="Cambria Math" w:hAnsi="Cambria Math"/>
                    </w:rPr>
                    <m:t>trial num</m:t>
                  </w:ins>
                </m:r>
                <m:r>
                  <w:ins w:id="2087" w:author="Stage 2" w:date="2019-09-04T20:28:00Z">
                    <w:rPr>
                      <w:rFonts w:ascii="Cambria Math" w:hAnsi="Cambria Math"/>
                    </w:rPr>
                    <m:t>+</m:t>
                  </w:ins>
                </m:r>
              </m:e>
            </m:mr>
            <m:mr>
              <m:e/>
              <m:e>
                <m:r>
                  <w:ins w:id="2088" w:author="Stage 2" w:date="2019-09-04T20:28:00Z">
                    <m:rPr>
                      <m:sty m:val="p"/>
                    </m:rPr>
                    <w:rPr>
                      <w:rFonts w:ascii="Cambria Math" w:hAnsi="Cambria Math"/>
                    </w:rPr>
                    <m:t>trial type</m:t>
                  </w:ins>
                </m:r>
                <m:r>
                  <w:ins w:id="2089" w:author="Stage 2" w:date="2019-09-04T20:28:00Z">
                    <w:rPr>
                      <w:rFonts w:ascii="Cambria Math" w:hAnsi="Cambria Math"/>
                    </w:rPr>
                    <m:t>*</m:t>
                  </w:ins>
                </m:r>
                <m:r>
                  <w:ins w:id="2090" w:author="Stage 2" w:date="2019-09-04T20:28:00Z">
                    <m:rPr>
                      <m:sty m:val="p"/>
                    </m:rPr>
                    <w:rPr>
                      <w:rFonts w:ascii="Cambria Math" w:hAnsi="Cambria Math"/>
                    </w:rPr>
                    <m:t>age</m:t>
                  </w:ins>
                </m:r>
                <m:r>
                  <w:ins w:id="2091" w:author="Stage 2" w:date="2019-09-04T20:28:00Z">
                    <w:rPr>
                      <w:rFonts w:ascii="Cambria Math" w:hAnsi="Cambria Math"/>
                    </w:rPr>
                    <m:t>*</m:t>
                  </w:ins>
                </m:r>
                <m:r>
                  <w:ins w:id="2092" w:author="Stage 2" w:date="2019-09-04T20:28:00Z">
                    <m:rPr>
                      <m:sty m:val="p"/>
                    </m:rPr>
                    <w:rPr>
                      <w:rFonts w:ascii="Cambria Math" w:hAnsi="Cambria Math"/>
                    </w:rPr>
                    <m:t>language</m:t>
                  </w:ins>
                </m:r>
                <m:r>
                  <w:ins w:id="2093" w:author="Stage 2" w:date="2019-09-04T20:28:00Z">
                    <w:rPr>
                      <w:rFonts w:ascii="Cambria Math" w:hAnsi="Cambria Math"/>
                    </w:rPr>
                    <m:t>+</m:t>
                  </w:ins>
                </m:r>
              </m:e>
            </m:mr>
            <m:mr>
              <m:e/>
              <m:e>
                <m:r>
                  <w:ins w:id="2094" w:author="Stage 2" w:date="2019-09-04T20:28:00Z">
                    <w:rPr>
                      <w:rFonts w:ascii="Cambria Math" w:hAnsi="Cambria Math"/>
                    </w:rPr>
                    <m:t>(1∣</m:t>
                  </w:ins>
                </m:r>
                <m:r>
                  <w:ins w:id="2095" w:author="Stage 2" w:date="2019-09-04T20:28:00Z">
                    <m:rPr>
                      <m:sty m:val="p"/>
                    </m:rPr>
                    <w:rPr>
                      <w:rFonts w:ascii="Cambria Math" w:hAnsi="Cambria Math"/>
                    </w:rPr>
                    <m:t>subid</m:t>
                  </w:ins>
                </m:r>
                <m:r>
                  <w:ins w:id="2096" w:author="Stage 2" w:date="2019-09-04T20:28:00Z">
                    <w:rPr>
                      <w:rFonts w:ascii="Cambria Math" w:hAnsi="Cambria Math"/>
                    </w:rPr>
                    <m:t>)+</m:t>
                  </w:ins>
                </m:r>
              </m:e>
            </m:mr>
            <m:mr>
              <m:e/>
              <m:e>
                <m:r>
                  <w:ins w:id="2097" w:author="Stage 2" w:date="2019-09-04T20:28:00Z">
                    <w:rPr>
                      <w:rFonts w:ascii="Cambria Math" w:hAnsi="Cambria Math"/>
                    </w:rPr>
                    <m:t>(1∣</m:t>
                  </w:ins>
                </m:r>
                <m:r>
                  <w:ins w:id="2098" w:author="Stage 2" w:date="2019-09-04T20:28:00Z">
                    <m:rPr>
                      <m:sty m:val="p"/>
                    </m:rPr>
                    <w:rPr>
                      <w:rFonts w:ascii="Cambria Math" w:hAnsi="Cambria Math"/>
                    </w:rPr>
                    <m:t>lab</m:t>
                  </w:ins>
                </m:r>
                <m:r>
                  <w:ins w:id="2099" w:author="Stage 2" w:date="2019-09-04T20:28:00Z">
                    <w:rPr>
                      <w:rFonts w:ascii="Cambria Math" w:hAnsi="Cambria Math"/>
                    </w:rPr>
                    <m:t>)+</m:t>
                  </w:ins>
                </m:r>
              </m:e>
            </m:mr>
            <m:mr>
              <m:e/>
              <m:e>
                <m:r>
                  <w:ins w:id="2100" w:author="Stage 2" w:date="2019-09-04T20:28:00Z">
                    <w:rPr>
                      <w:rFonts w:ascii="Cambria Math" w:hAnsi="Cambria Math"/>
                    </w:rPr>
                    <m:t>(1∣</m:t>
                  </w:ins>
                </m:r>
                <m:r>
                  <w:ins w:id="2101" w:author="Stage 2" w:date="2019-09-04T20:28:00Z">
                    <m:rPr>
                      <m:sty m:val="p"/>
                    </m:rPr>
                    <w:rPr>
                      <w:rFonts w:ascii="Cambria Math" w:hAnsi="Cambria Math"/>
                    </w:rPr>
                    <m:t>item</m:t>
                  </w:ins>
                </m:r>
                <m:r>
                  <w:ins w:id="2102" w:author="Stage 2" w:date="2019-09-04T20:28:00Z">
                    <w:rPr>
                      <w:rFonts w:ascii="Cambria Math" w:hAnsi="Cambria Math"/>
                    </w:rPr>
                    <m:t>).</m:t>
                  </w:ins>
                </m:r>
              </m:e>
            </m:mr>
          </m:m>
        </m:oMath>
      </m:oMathPara>
    </w:p>
    <w:p w14:paraId="757359DA" w14:textId="77777777" w:rsidR="00847E8C" w:rsidRDefault="003C1572">
      <w:pPr>
        <w:pBdr>
          <w:top w:val="nil"/>
          <w:left w:val="nil"/>
          <w:bottom w:val="nil"/>
          <w:right w:val="nil"/>
          <w:between w:val="nil"/>
        </w:pBdr>
        <w:spacing w:line="480" w:lineRule="auto"/>
        <w:ind w:firstLine="720"/>
        <w:rPr>
          <w:del w:id="2103" w:author="Stage 2" w:date="2019-09-04T20:28:00Z"/>
          <w:rFonts w:ascii="Times New Roman" w:eastAsia="Times New Roman" w:hAnsi="Times New Roman" w:cs="Times New Roman"/>
          <w:sz w:val="24"/>
          <w:szCs w:val="24"/>
        </w:rPr>
      </w:pPr>
      <w:del w:id="2104" w:author="Stage 2" w:date="2019-09-04T20:28:00Z">
        <w:r>
          <w:rPr>
            <w:rFonts w:ascii="Times New Roman" w:eastAsia="Times New Roman" w:hAnsi="Times New Roman" w:cs="Times New Roman"/>
            <w:sz w:val="24"/>
            <w:szCs w:val="24"/>
          </w:rPr>
          <w:delText>After pruning for non-convergence, our final model specification was:</w:delText>
        </w:r>
      </w:del>
    </w:p>
    <w:p w14:paraId="654B06B1" w14:textId="77777777" w:rsidR="00847E8C" w:rsidRDefault="003C1572">
      <w:pPr>
        <w:spacing w:line="480" w:lineRule="auto"/>
        <w:jc w:val="center"/>
        <w:rPr>
          <w:del w:id="2105" w:author="Stage 2" w:date="2019-09-04T20:28:00Z"/>
          <w:rFonts w:ascii="Courier New" w:eastAsia="Courier New" w:hAnsi="Courier New" w:cs="Courier New"/>
          <w:highlight w:val="yellow"/>
        </w:rPr>
      </w:pPr>
      <w:del w:id="2106" w:author="Stage 2" w:date="2019-09-04T20:28:00Z">
        <w:r>
          <w:rPr>
            <w:rFonts w:ascii="Courier New" w:eastAsia="Courier New" w:hAnsi="Courier New" w:cs="Courier New"/>
            <w:highlight w:val="yellow"/>
          </w:rPr>
          <w:delText xml:space="preserve">log_lt ~ trial_type * method + </w:delText>
        </w:r>
      </w:del>
    </w:p>
    <w:p w14:paraId="0A4C8FF1" w14:textId="77777777" w:rsidR="00847E8C" w:rsidRDefault="003C1572">
      <w:pPr>
        <w:spacing w:line="480" w:lineRule="auto"/>
        <w:jc w:val="center"/>
        <w:rPr>
          <w:del w:id="2107" w:author="Stage 2" w:date="2019-09-04T20:28:00Z"/>
          <w:rFonts w:ascii="Courier New" w:eastAsia="Courier New" w:hAnsi="Courier New" w:cs="Courier New"/>
          <w:highlight w:val="yellow"/>
        </w:rPr>
      </w:pPr>
      <w:del w:id="2108" w:author="Stage 2" w:date="2019-09-04T20:28:00Z">
        <w:r>
          <w:rPr>
            <w:rFonts w:ascii="Courier New" w:eastAsia="Courier New" w:hAnsi="Courier New" w:cs="Courier New"/>
            <w:highlight w:val="yellow"/>
          </w:rPr>
          <w:delText>trial_type * tria</w:delText>
        </w:r>
        <w:r>
          <w:rPr>
            <w:rFonts w:ascii="Courier New" w:eastAsia="Courier New" w:hAnsi="Courier New" w:cs="Courier New"/>
            <w:highlight w:val="yellow"/>
          </w:rPr>
          <w:delText xml:space="preserve">l_num + </w:delText>
        </w:r>
      </w:del>
    </w:p>
    <w:p w14:paraId="363AC9A6" w14:textId="77777777" w:rsidR="00847E8C" w:rsidRDefault="003C1572">
      <w:pPr>
        <w:spacing w:line="480" w:lineRule="auto"/>
        <w:jc w:val="center"/>
        <w:rPr>
          <w:del w:id="2109" w:author="Stage 2" w:date="2019-09-04T20:28:00Z"/>
          <w:rFonts w:ascii="Courier New" w:eastAsia="Courier New" w:hAnsi="Courier New" w:cs="Courier New"/>
          <w:highlight w:val="yellow"/>
        </w:rPr>
      </w:pPr>
      <w:del w:id="2110" w:author="Stage 2" w:date="2019-09-04T20:28:00Z">
        <w:r>
          <w:rPr>
            <w:rFonts w:ascii="Courier New" w:eastAsia="Courier New" w:hAnsi="Courier New" w:cs="Courier New"/>
            <w:highlight w:val="yellow"/>
          </w:rPr>
          <w:delText xml:space="preserve">age_days * trial_num + </w:delText>
        </w:r>
      </w:del>
    </w:p>
    <w:p w14:paraId="0856A885" w14:textId="77777777" w:rsidR="00847E8C" w:rsidRDefault="003C1572">
      <w:pPr>
        <w:spacing w:line="480" w:lineRule="auto"/>
        <w:jc w:val="center"/>
        <w:rPr>
          <w:del w:id="2111" w:author="Stage 2" w:date="2019-09-04T20:28:00Z"/>
          <w:rFonts w:ascii="Courier New" w:eastAsia="Courier New" w:hAnsi="Courier New" w:cs="Courier New"/>
          <w:highlight w:val="yellow"/>
        </w:rPr>
      </w:pPr>
      <w:del w:id="2112" w:author="Stage 2" w:date="2019-09-04T20:28:00Z">
        <w:r>
          <w:rPr>
            <w:rFonts w:ascii="Courier New" w:eastAsia="Courier New" w:hAnsi="Courier New" w:cs="Courier New"/>
            <w:highlight w:val="yellow"/>
          </w:rPr>
          <w:delText xml:space="preserve">trial_type * age_days * language + </w:delText>
        </w:r>
      </w:del>
    </w:p>
    <w:p w14:paraId="7F8BA72B" w14:textId="77777777" w:rsidR="00847E8C" w:rsidRDefault="003C1572">
      <w:pPr>
        <w:spacing w:line="480" w:lineRule="auto"/>
        <w:jc w:val="center"/>
        <w:rPr>
          <w:del w:id="2113" w:author="Stage 2" w:date="2019-09-04T20:28:00Z"/>
          <w:rFonts w:ascii="Courier New" w:eastAsia="Courier New" w:hAnsi="Courier New" w:cs="Courier New"/>
          <w:highlight w:val="yellow"/>
        </w:rPr>
      </w:pPr>
      <w:del w:id="2114" w:author="Stage 2" w:date="2019-09-04T20:28:00Z">
        <w:r>
          <w:rPr>
            <w:rFonts w:ascii="Courier New" w:eastAsia="Courier New" w:hAnsi="Courier New" w:cs="Courier New"/>
            <w:highlight w:val="yellow"/>
          </w:rPr>
          <w:delText>(trial_type * trial_num | subid) +</w:delText>
        </w:r>
      </w:del>
    </w:p>
    <w:p w14:paraId="2B9906F2" w14:textId="77777777" w:rsidR="00847E8C" w:rsidRDefault="003C1572">
      <w:pPr>
        <w:spacing w:line="480" w:lineRule="auto"/>
        <w:jc w:val="center"/>
        <w:rPr>
          <w:del w:id="2115" w:author="Stage 2" w:date="2019-09-04T20:28:00Z"/>
          <w:rFonts w:ascii="Courier New" w:eastAsia="Courier New" w:hAnsi="Courier New" w:cs="Courier New"/>
          <w:highlight w:val="yellow"/>
        </w:rPr>
      </w:pPr>
      <w:del w:id="2116" w:author="Stage 2" w:date="2019-09-04T20:28:00Z">
        <w:r>
          <w:rPr>
            <w:rFonts w:ascii="Courier New" w:eastAsia="Courier New" w:hAnsi="Courier New" w:cs="Courier New"/>
            <w:highlight w:val="yellow"/>
          </w:rPr>
          <w:delText>(trial_type * age_days | lab) +</w:delText>
        </w:r>
      </w:del>
    </w:p>
    <w:p w14:paraId="28AC422A" w14:textId="77777777" w:rsidR="00847E8C" w:rsidRDefault="003C1572">
      <w:pPr>
        <w:spacing w:line="480" w:lineRule="auto"/>
        <w:jc w:val="center"/>
        <w:rPr>
          <w:del w:id="2117" w:author="Stage 2" w:date="2019-09-04T20:28:00Z"/>
          <w:rFonts w:ascii="Courier New" w:eastAsia="Courier New" w:hAnsi="Courier New" w:cs="Courier New"/>
          <w:highlight w:val="yellow"/>
        </w:rPr>
      </w:pPr>
      <w:del w:id="2118" w:author="Stage 2" w:date="2019-09-04T20:28:00Z">
        <w:r>
          <w:rPr>
            <w:rFonts w:ascii="Courier New" w:eastAsia="Courier New" w:hAnsi="Courier New" w:cs="Courier New"/>
            <w:highlight w:val="yellow"/>
          </w:rPr>
          <w:delText>(method + age * language | item)</w:delText>
        </w:r>
      </w:del>
    </w:p>
    <w:p w14:paraId="73730D56" w14:textId="77777777" w:rsidR="00847E8C" w:rsidRDefault="003C1572">
      <w:pPr>
        <w:pStyle w:val="FirstParagraph"/>
        <w:rPr>
          <w:rPrChange w:id="2119" w:author="Stage 2" w:date="2019-09-04T20:28:00Z">
            <w:rPr>
              <w:rFonts w:ascii="Times New Roman" w:eastAsia="Times New Roman" w:hAnsi="Times New Roman" w:cs="Times New Roman"/>
              <w:sz w:val="24"/>
              <w:szCs w:val="24"/>
            </w:rPr>
          </w:rPrChange>
        </w:rPr>
        <w:pPrChange w:id="2120" w:author="Stage 2" w:date="2019-09-04T20:28:00Z">
          <w:pPr>
            <w:pBdr>
              <w:top w:val="nil"/>
              <w:left w:val="nil"/>
              <w:bottom w:val="nil"/>
              <w:right w:val="nil"/>
              <w:between w:val="nil"/>
            </w:pBdr>
            <w:spacing w:line="480" w:lineRule="auto"/>
          </w:pPr>
        </w:pPrChange>
      </w:pPr>
      <w:r>
        <w:rPr>
          <w:rPrChange w:id="2121" w:author="Stage 2" w:date="2019-09-04T20:28:00Z">
            <w:rPr>
              <w:rFonts w:ascii="Times New Roman" w:eastAsia="Times New Roman" w:hAnsi="Times New Roman" w:cs="Times New Roman"/>
              <w:sz w:val="24"/>
              <w:szCs w:val="24"/>
            </w:rPr>
          </w:rPrChange>
        </w:rPr>
        <w:t>Table 4 shows coefficient estimates from this model.</w:t>
      </w:r>
      <w:del w:id="2122" w:author="Stage 2" w:date="2019-09-04T20:28:00Z">
        <w:r>
          <w:rPr>
            <w:rFonts w:eastAsia="Times New Roman" w:cs="Times New Roman"/>
          </w:rPr>
          <w:delText xml:space="preserve"> </w:delText>
        </w:r>
      </w:del>
    </w:p>
    <w:p w14:paraId="561A9DAA" w14:textId="77777777" w:rsidR="00D350E7" w:rsidRDefault="003C1572">
      <w:pPr>
        <w:pStyle w:val="Compact"/>
        <w:rPr>
          <w:ins w:id="2123" w:author="Stage 2" w:date="2019-09-04T20:28:00Z"/>
        </w:rPr>
      </w:pPr>
      <w:ins w:id="2124" w:author="Stage 2" w:date="2019-09-04T20:28:00Z">
        <w:r>
          <w:t>(#tab:coef_table)</w:t>
        </w:r>
      </w:ins>
    </w:p>
    <w:p w14:paraId="1FD39268" w14:textId="77777777" w:rsidR="00847E8C" w:rsidRDefault="00847E8C">
      <w:pPr>
        <w:pBdr>
          <w:top w:val="nil"/>
          <w:left w:val="nil"/>
          <w:bottom w:val="nil"/>
          <w:right w:val="nil"/>
          <w:between w:val="nil"/>
        </w:pBdr>
        <w:spacing w:line="480" w:lineRule="auto"/>
        <w:rPr>
          <w:del w:id="2125" w:author="Stage 2" w:date="2019-09-04T20:28:00Z"/>
          <w:rFonts w:ascii="Times New Roman" w:eastAsia="Times New Roman" w:hAnsi="Times New Roman" w:cs="Times New Roman"/>
          <w:sz w:val="24"/>
          <w:szCs w:val="24"/>
        </w:rPr>
      </w:pPr>
    </w:p>
    <w:p w14:paraId="12A4647E" w14:textId="561F7313" w:rsidR="00847E8C" w:rsidRDefault="003C1572">
      <w:pPr>
        <w:pStyle w:val="Compact"/>
        <w:rPr>
          <w:rPrChange w:id="2126" w:author="Stage 2" w:date="2019-09-04T20:28:00Z">
            <w:rPr>
              <w:rFonts w:ascii="Times New Roman" w:eastAsia="Times New Roman" w:hAnsi="Times New Roman" w:cs="Times New Roman"/>
              <w:sz w:val="24"/>
              <w:szCs w:val="24"/>
            </w:rPr>
          </w:rPrChange>
        </w:rPr>
        <w:pPrChange w:id="2127" w:author="Stage 2" w:date="2019-09-04T20:28:00Z">
          <w:pPr>
            <w:pBdr>
              <w:top w:val="nil"/>
              <w:left w:val="nil"/>
              <w:bottom w:val="nil"/>
              <w:right w:val="nil"/>
              <w:between w:val="nil"/>
            </w:pBdr>
            <w:spacing w:line="240" w:lineRule="auto"/>
          </w:pPr>
        </w:pPrChange>
      </w:pPr>
      <w:del w:id="2128" w:author="Stage 2" w:date="2019-09-04T20:28:00Z">
        <w:r>
          <w:rPr>
            <w:rFonts w:eastAsia="Times New Roman" w:cs="Times New Roman"/>
            <w:highlight w:val="yellow"/>
          </w:rPr>
          <w:delText xml:space="preserve">Table 4. </w:delText>
        </w:r>
      </w:del>
      <w:r>
        <w:rPr>
          <w:i/>
          <w:rPrChange w:id="2129" w:author="Stage 2" w:date="2019-09-04T20:28:00Z">
            <w:rPr>
              <w:rFonts w:ascii="Times New Roman" w:eastAsia="Times New Roman" w:hAnsi="Times New Roman" w:cs="Times New Roman"/>
              <w:sz w:val="24"/>
              <w:szCs w:val="24"/>
              <w:highlight w:val="yellow"/>
            </w:rPr>
          </w:rPrChange>
        </w:rPr>
        <w:t xml:space="preserve">Coefficient estimates from a linear mixed effects model predicting </w:t>
      </w:r>
      <w:ins w:id="2130" w:author="Stage 2" w:date="2019-09-04T20:28:00Z">
        <w:r>
          <w:rPr>
            <w:i/>
          </w:rPr>
          <w:t xml:space="preserve">log </w:t>
        </w:r>
      </w:ins>
      <w:r>
        <w:rPr>
          <w:i/>
          <w:rPrChange w:id="2131" w:author="Stage 2" w:date="2019-09-04T20:28:00Z">
            <w:rPr>
              <w:rFonts w:ascii="Times New Roman" w:eastAsia="Times New Roman" w:hAnsi="Times New Roman" w:cs="Times New Roman"/>
              <w:sz w:val="24"/>
              <w:szCs w:val="24"/>
              <w:highlight w:val="yellow"/>
            </w:rPr>
          </w:rPrChange>
        </w:rPr>
        <w:t>looking time.</w:t>
      </w:r>
      <w:del w:id="2132" w:author="Stage 2" w:date="2019-09-04T20:28:00Z">
        <w:r>
          <w:rPr>
            <w:rFonts w:eastAsia="Times New Roman" w:cs="Times New Roman"/>
            <w:highlight w:val="yellow"/>
          </w:rPr>
          <w:delText xml:space="preserve"> </w:delText>
        </w:r>
      </w:del>
    </w:p>
    <w:tbl>
      <w:tblPr>
        <w:tblW w:w="0" w:type="pct"/>
        <w:tblLook w:val="07E0" w:firstRow="1" w:lastRow="1" w:firstColumn="1" w:lastColumn="1" w:noHBand="1" w:noVBand="1"/>
        <w:tblPrChange w:id="2133" w:author="Stage 2" w:date="2019-09-04T20:28:00Z">
          <w:tblPr>
            <w:tblStyle w:val="a2"/>
            <w:tblW w:w="9360" w:type="dxa"/>
            <w:tblLayout w:type="fixed"/>
            <w:tblLook w:val="0600" w:firstRow="0" w:lastRow="0" w:firstColumn="0" w:lastColumn="0" w:noHBand="1" w:noVBand="1"/>
          </w:tblPr>
        </w:tblPrChange>
      </w:tblPr>
      <w:tblGrid>
        <w:gridCol w:w="3729"/>
        <w:gridCol w:w="1256"/>
        <w:gridCol w:w="1563"/>
        <w:gridCol w:w="1376"/>
        <w:gridCol w:w="1252"/>
        <w:tblGridChange w:id="2134">
          <w:tblGrid>
            <w:gridCol w:w="3263"/>
            <w:gridCol w:w="1565"/>
            <w:gridCol w:w="1376"/>
            <w:gridCol w:w="1578"/>
            <w:gridCol w:w="1578"/>
          </w:tblGrid>
        </w:tblGridChange>
      </w:tblGrid>
      <w:tr w:rsidR="00847E8C" w14:paraId="6F736D37" w14:textId="77777777">
        <w:tc>
          <w:tcPr>
            <w:tcW w:w="0" w:type="auto"/>
            <w:tcBorders>
              <w:bottom w:val="single" w:sz="0" w:space="0" w:color="auto"/>
            </w:tcBorders>
            <w:vAlign w:val="bottom"/>
            <w:tcPrChange w:id="2135" w:author="Stage 2" w:date="2019-09-04T20:28:00Z">
              <w:tcPr>
                <w:tcW w:w="3263" w:type="dxa"/>
                <w:shd w:val="clear" w:color="auto" w:fill="auto"/>
                <w:tcMar>
                  <w:top w:w="100" w:type="dxa"/>
                  <w:left w:w="100" w:type="dxa"/>
                  <w:bottom w:w="100" w:type="dxa"/>
                  <w:right w:w="100" w:type="dxa"/>
                </w:tcMar>
                <w:vAlign w:val="center"/>
              </w:tcPr>
            </w:tcPrChange>
          </w:tcPr>
          <w:p w14:paraId="47AFFEE7" w14:textId="77777777" w:rsidR="00847E8C" w:rsidRDefault="00847E8C">
            <w:pPr>
              <w:pStyle w:val="Compact"/>
              <w:rPr>
                <w:rPrChange w:id="2136" w:author="Stage 2" w:date="2019-09-04T20:28:00Z">
                  <w:rPr>
                    <w:rFonts w:ascii="Times New Roman" w:eastAsia="Times New Roman" w:hAnsi="Times New Roman" w:cs="Times New Roman"/>
                    <w:sz w:val="24"/>
                    <w:szCs w:val="24"/>
                    <w:highlight w:val="yellow"/>
                  </w:rPr>
                </w:rPrChange>
              </w:rPr>
              <w:pPrChange w:id="2137" w:author="Stage 2" w:date="2019-09-04T20:28:00Z">
                <w:pPr>
                  <w:widowControl w:val="0"/>
                  <w:pBdr>
                    <w:top w:val="nil"/>
                    <w:left w:val="nil"/>
                    <w:bottom w:val="nil"/>
                    <w:right w:val="nil"/>
                    <w:between w:val="nil"/>
                  </w:pBdr>
                  <w:spacing w:line="240" w:lineRule="auto"/>
                </w:pPr>
              </w:pPrChange>
            </w:pPr>
          </w:p>
        </w:tc>
        <w:tc>
          <w:tcPr>
            <w:tcW w:w="0" w:type="auto"/>
            <w:tcBorders>
              <w:bottom w:val="single" w:sz="0" w:space="0" w:color="auto"/>
            </w:tcBorders>
            <w:vAlign w:val="bottom"/>
            <w:tcPrChange w:id="2138" w:author="Stage 2" w:date="2019-09-04T20:28:00Z">
              <w:tcPr>
                <w:tcW w:w="1564" w:type="dxa"/>
                <w:shd w:val="clear" w:color="auto" w:fill="auto"/>
                <w:tcMar>
                  <w:top w:w="100" w:type="dxa"/>
                  <w:left w:w="100" w:type="dxa"/>
                  <w:bottom w:w="100" w:type="dxa"/>
                  <w:right w:w="100" w:type="dxa"/>
                </w:tcMar>
                <w:vAlign w:val="center"/>
              </w:tcPr>
            </w:tcPrChange>
          </w:tcPr>
          <w:p w14:paraId="45D2C88C" w14:textId="77777777" w:rsidR="00847E8C" w:rsidRDefault="003C1572">
            <w:pPr>
              <w:pStyle w:val="Compact"/>
              <w:rPr>
                <w:rPrChange w:id="2139" w:author="Stage 2" w:date="2019-09-04T20:28:00Z">
                  <w:rPr>
                    <w:rFonts w:ascii="Times New Roman" w:eastAsia="Times New Roman" w:hAnsi="Times New Roman" w:cs="Times New Roman"/>
                    <w:b/>
                    <w:sz w:val="24"/>
                    <w:szCs w:val="24"/>
                    <w:highlight w:val="yellow"/>
                  </w:rPr>
                </w:rPrChange>
              </w:rPr>
              <w:pPrChange w:id="2140" w:author="Stage 2" w:date="2019-09-04T20:28:00Z">
                <w:pPr>
                  <w:widowControl w:val="0"/>
                  <w:pBdr>
                    <w:top w:val="nil"/>
                    <w:left w:val="nil"/>
                    <w:bottom w:val="nil"/>
                    <w:right w:val="nil"/>
                    <w:between w:val="nil"/>
                  </w:pBdr>
                  <w:spacing w:line="240" w:lineRule="auto"/>
                  <w:jc w:val="right"/>
                </w:pPr>
              </w:pPrChange>
            </w:pPr>
            <w:r>
              <w:rPr>
                <w:rPrChange w:id="2141" w:author="Stage 2" w:date="2019-09-04T20:28:00Z">
                  <w:rPr>
                    <w:rFonts w:ascii="Times New Roman" w:eastAsia="Times New Roman" w:hAnsi="Times New Roman" w:cs="Times New Roman"/>
                    <w:b/>
                    <w:sz w:val="24"/>
                    <w:szCs w:val="24"/>
                    <w:highlight w:val="yellow"/>
                  </w:rPr>
                </w:rPrChange>
              </w:rPr>
              <w:t>Estimate</w:t>
            </w:r>
          </w:p>
        </w:tc>
        <w:tc>
          <w:tcPr>
            <w:tcW w:w="0" w:type="auto"/>
            <w:tcBorders>
              <w:bottom w:val="single" w:sz="0" w:space="0" w:color="auto"/>
            </w:tcBorders>
            <w:vAlign w:val="bottom"/>
            <w:tcPrChange w:id="2142" w:author="Stage 2" w:date="2019-09-04T20:28:00Z">
              <w:tcPr>
                <w:tcW w:w="1375" w:type="dxa"/>
                <w:shd w:val="clear" w:color="auto" w:fill="auto"/>
                <w:tcMar>
                  <w:top w:w="100" w:type="dxa"/>
                  <w:left w:w="100" w:type="dxa"/>
                  <w:bottom w:w="100" w:type="dxa"/>
                  <w:right w:w="100" w:type="dxa"/>
                </w:tcMar>
                <w:vAlign w:val="center"/>
              </w:tcPr>
            </w:tcPrChange>
          </w:tcPr>
          <w:p w14:paraId="42647A87" w14:textId="0F8E8476" w:rsidR="00847E8C" w:rsidRDefault="003C1572">
            <w:pPr>
              <w:pStyle w:val="Compact"/>
              <w:rPr>
                <w:rPrChange w:id="2143" w:author="Stage 2" w:date="2019-09-04T20:28:00Z">
                  <w:rPr>
                    <w:rFonts w:ascii="Times New Roman" w:eastAsia="Times New Roman" w:hAnsi="Times New Roman" w:cs="Times New Roman"/>
                    <w:b/>
                    <w:sz w:val="24"/>
                    <w:szCs w:val="24"/>
                    <w:highlight w:val="yellow"/>
                  </w:rPr>
                </w:rPrChange>
              </w:rPr>
              <w:pPrChange w:id="2144" w:author="Stage 2" w:date="2019-09-04T20:28:00Z">
                <w:pPr>
                  <w:widowControl w:val="0"/>
                  <w:pBdr>
                    <w:top w:val="nil"/>
                    <w:left w:val="nil"/>
                    <w:bottom w:val="nil"/>
                    <w:right w:val="nil"/>
                    <w:between w:val="nil"/>
                  </w:pBdr>
                  <w:spacing w:line="240" w:lineRule="auto"/>
                  <w:jc w:val="right"/>
                </w:pPr>
              </w:pPrChange>
            </w:pPr>
            <w:ins w:id="2145" w:author="Stage 2" w:date="2019-09-04T20:28:00Z">
              <w:r>
                <w:t>SE</w:t>
              </w:r>
            </w:ins>
            <w:del w:id="2146" w:author="Stage 2" w:date="2019-09-04T20:28:00Z">
              <w:r>
                <w:rPr>
                  <w:rFonts w:eastAsia="Times New Roman" w:cs="Times New Roman"/>
                  <w:b/>
                  <w:highlight w:val="yellow"/>
                </w:rPr>
                <w:delText>Std. Error</w:delText>
              </w:r>
            </w:del>
          </w:p>
        </w:tc>
        <w:tc>
          <w:tcPr>
            <w:tcW w:w="0" w:type="auto"/>
            <w:tcBorders>
              <w:bottom w:val="single" w:sz="0" w:space="0" w:color="auto"/>
            </w:tcBorders>
            <w:vAlign w:val="bottom"/>
            <w:tcPrChange w:id="2147" w:author="Stage 2" w:date="2019-09-04T20:28:00Z">
              <w:tcPr>
                <w:tcW w:w="1577" w:type="dxa"/>
                <w:shd w:val="clear" w:color="auto" w:fill="auto"/>
                <w:tcMar>
                  <w:top w:w="100" w:type="dxa"/>
                  <w:left w:w="100" w:type="dxa"/>
                  <w:bottom w:w="100" w:type="dxa"/>
                  <w:right w:w="100" w:type="dxa"/>
                </w:tcMar>
                <w:vAlign w:val="center"/>
              </w:tcPr>
            </w:tcPrChange>
          </w:tcPr>
          <w:p w14:paraId="23BD5474" w14:textId="77777777" w:rsidR="00847E8C" w:rsidRDefault="003C1572">
            <w:pPr>
              <w:pStyle w:val="Compact"/>
              <w:rPr>
                <w:rPrChange w:id="2148" w:author="Stage 2" w:date="2019-09-04T20:28:00Z">
                  <w:rPr>
                    <w:rFonts w:ascii="Times New Roman" w:eastAsia="Times New Roman" w:hAnsi="Times New Roman" w:cs="Times New Roman"/>
                    <w:b/>
                    <w:sz w:val="24"/>
                    <w:szCs w:val="24"/>
                    <w:highlight w:val="yellow"/>
                  </w:rPr>
                </w:rPrChange>
              </w:rPr>
              <w:pPrChange w:id="2149" w:author="Stage 2" w:date="2019-09-04T20:28:00Z">
                <w:pPr>
                  <w:widowControl w:val="0"/>
                  <w:pBdr>
                    <w:top w:val="nil"/>
                    <w:left w:val="nil"/>
                    <w:bottom w:val="nil"/>
                    <w:right w:val="nil"/>
                    <w:between w:val="nil"/>
                  </w:pBdr>
                  <w:spacing w:line="240" w:lineRule="auto"/>
                  <w:jc w:val="right"/>
                </w:pPr>
              </w:pPrChange>
            </w:pPr>
            <w:r>
              <w:rPr>
                <w:rPrChange w:id="2150" w:author="Stage 2" w:date="2019-09-04T20:28:00Z">
                  <w:rPr>
                    <w:rFonts w:ascii="Times New Roman" w:eastAsia="Times New Roman" w:hAnsi="Times New Roman" w:cs="Times New Roman"/>
                    <w:b/>
                    <w:sz w:val="24"/>
                    <w:szCs w:val="24"/>
                    <w:highlight w:val="yellow"/>
                  </w:rPr>
                </w:rPrChange>
              </w:rPr>
              <w:t>t</w:t>
            </w:r>
            <w:del w:id="2151" w:author="Stage 2" w:date="2019-09-04T20:28:00Z">
              <w:r>
                <w:rPr>
                  <w:rFonts w:eastAsia="Times New Roman" w:cs="Times New Roman"/>
                  <w:b/>
                  <w:highlight w:val="yellow"/>
                </w:rPr>
                <w:delText xml:space="preserve"> value</w:delText>
              </w:r>
            </w:del>
          </w:p>
        </w:tc>
        <w:tc>
          <w:tcPr>
            <w:tcW w:w="0" w:type="auto"/>
            <w:tcBorders>
              <w:bottom w:val="single" w:sz="0" w:space="0" w:color="auto"/>
            </w:tcBorders>
            <w:vAlign w:val="bottom"/>
            <w:tcPrChange w:id="2152" w:author="Stage 2" w:date="2019-09-04T20:28:00Z">
              <w:tcPr>
                <w:tcW w:w="1577" w:type="dxa"/>
                <w:shd w:val="clear" w:color="auto" w:fill="auto"/>
                <w:tcMar>
                  <w:top w:w="100" w:type="dxa"/>
                  <w:left w:w="100" w:type="dxa"/>
                  <w:bottom w:w="100" w:type="dxa"/>
                  <w:right w:w="100" w:type="dxa"/>
                </w:tcMar>
                <w:vAlign w:val="center"/>
              </w:tcPr>
            </w:tcPrChange>
          </w:tcPr>
          <w:p w14:paraId="315D9D97" w14:textId="77777777" w:rsidR="00847E8C" w:rsidRDefault="003C1572">
            <w:pPr>
              <w:pStyle w:val="Compact"/>
              <w:rPr>
                <w:rPrChange w:id="2153" w:author="Stage 2" w:date="2019-09-04T20:28:00Z">
                  <w:rPr>
                    <w:rFonts w:ascii="Times New Roman" w:eastAsia="Times New Roman" w:hAnsi="Times New Roman" w:cs="Times New Roman"/>
                    <w:b/>
                    <w:sz w:val="24"/>
                    <w:szCs w:val="24"/>
                    <w:highlight w:val="yellow"/>
                  </w:rPr>
                </w:rPrChange>
              </w:rPr>
              <w:pPrChange w:id="2154" w:author="Stage 2" w:date="2019-09-04T20:28:00Z">
                <w:pPr>
                  <w:widowControl w:val="0"/>
                  <w:pBdr>
                    <w:top w:val="nil"/>
                    <w:left w:val="nil"/>
                    <w:bottom w:val="nil"/>
                    <w:right w:val="nil"/>
                    <w:between w:val="nil"/>
                  </w:pBdr>
                  <w:spacing w:line="240" w:lineRule="auto"/>
                  <w:jc w:val="right"/>
                </w:pPr>
              </w:pPrChange>
            </w:pPr>
            <w:r>
              <w:rPr>
                <w:rPrChange w:id="2155" w:author="Stage 2" w:date="2019-09-04T20:28:00Z">
                  <w:rPr>
                    <w:rFonts w:ascii="Times New Roman" w:eastAsia="Times New Roman" w:hAnsi="Times New Roman" w:cs="Times New Roman"/>
                    <w:b/>
                    <w:i/>
                    <w:sz w:val="24"/>
                    <w:szCs w:val="24"/>
                    <w:highlight w:val="yellow"/>
                  </w:rPr>
                </w:rPrChange>
              </w:rPr>
              <w:t>p</w:t>
            </w:r>
            <w:del w:id="2156" w:author="Stage 2" w:date="2019-09-04T20:28:00Z">
              <w:r>
                <w:rPr>
                  <w:rFonts w:eastAsia="Times New Roman" w:cs="Times New Roman"/>
                  <w:b/>
                  <w:i/>
                  <w:highlight w:val="yellow"/>
                </w:rPr>
                <w:delText xml:space="preserve"> </w:delText>
              </w:r>
              <w:r>
                <w:rPr>
                  <w:rFonts w:eastAsia="Times New Roman" w:cs="Times New Roman"/>
                  <w:b/>
                  <w:highlight w:val="yellow"/>
                </w:rPr>
                <w:delText>value</w:delText>
              </w:r>
            </w:del>
          </w:p>
        </w:tc>
      </w:tr>
      <w:tr w:rsidR="00847E8C" w14:paraId="7D860507" w14:textId="77777777">
        <w:tc>
          <w:tcPr>
            <w:tcW w:w="0" w:type="auto"/>
            <w:tcPrChange w:id="2157" w:author="Stage 2" w:date="2019-09-04T20:28:00Z">
              <w:tcPr>
                <w:tcW w:w="3263" w:type="dxa"/>
                <w:shd w:val="clear" w:color="auto" w:fill="auto"/>
                <w:tcMar>
                  <w:top w:w="100" w:type="dxa"/>
                  <w:left w:w="100" w:type="dxa"/>
                  <w:bottom w:w="100" w:type="dxa"/>
                  <w:right w:w="100" w:type="dxa"/>
                </w:tcMar>
                <w:vAlign w:val="center"/>
              </w:tcPr>
            </w:tcPrChange>
          </w:tcPr>
          <w:p w14:paraId="3A31BC22" w14:textId="77777777" w:rsidR="00847E8C" w:rsidRDefault="003C1572">
            <w:pPr>
              <w:pStyle w:val="Compact"/>
              <w:rPr>
                <w:rPrChange w:id="2158" w:author="Stage 2" w:date="2019-09-04T20:28:00Z">
                  <w:rPr>
                    <w:rFonts w:ascii="Times New Roman" w:eastAsia="Times New Roman" w:hAnsi="Times New Roman" w:cs="Times New Roman"/>
                    <w:sz w:val="24"/>
                    <w:szCs w:val="24"/>
                    <w:highlight w:val="yellow"/>
                  </w:rPr>
                </w:rPrChange>
              </w:rPr>
              <w:pPrChange w:id="2159" w:author="Stage 2" w:date="2019-09-04T20:28:00Z">
                <w:pPr>
                  <w:widowControl w:val="0"/>
                  <w:pBdr>
                    <w:top w:val="nil"/>
                    <w:left w:val="nil"/>
                    <w:bottom w:val="nil"/>
                    <w:right w:val="nil"/>
                    <w:between w:val="nil"/>
                  </w:pBdr>
                  <w:spacing w:line="240" w:lineRule="auto"/>
                </w:pPr>
              </w:pPrChange>
            </w:pPr>
            <w:del w:id="2160" w:author="Stage 2" w:date="2019-09-04T20:28:00Z">
              <w:r>
                <w:rPr>
                  <w:rFonts w:eastAsia="Times New Roman" w:cs="Times New Roman"/>
                  <w:highlight w:val="yellow"/>
                </w:rPr>
                <w:delText>(</w:delText>
              </w:r>
            </w:del>
            <w:r>
              <w:rPr>
                <w:rPrChange w:id="2161" w:author="Stage 2" w:date="2019-09-04T20:28:00Z">
                  <w:rPr>
                    <w:rFonts w:ascii="Times New Roman" w:eastAsia="Times New Roman" w:hAnsi="Times New Roman" w:cs="Times New Roman"/>
                    <w:sz w:val="24"/>
                    <w:szCs w:val="24"/>
                    <w:highlight w:val="yellow"/>
                  </w:rPr>
                </w:rPrChange>
              </w:rPr>
              <w:t>Intercept</w:t>
            </w:r>
            <w:del w:id="2162" w:author="Stage 2" w:date="2019-09-04T20:28:00Z">
              <w:r>
                <w:rPr>
                  <w:rFonts w:eastAsia="Times New Roman" w:cs="Times New Roman"/>
                  <w:highlight w:val="yellow"/>
                </w:rPr>
                <w:delText>)</w:delText>
              </w:r>
            </w:del>
          </w:p>
        </w:tc>
        <w:tc>
          <w:tcPr>
            <w:tcW w:w="0" w:type="auto"/>
            <w:tcPrChange w:id="2163" w:author="Stage 2" w:date="2019-09-04T20:28:00Z">
              <w:tcPr>
                <w:tcW w:w="1564" w:type="dxa"/>
                <w:shd w:val="clear" w:color="auto" w:fill="auto"/>
                <w:tcMar>
                  <w:top w:w="100" w:type="dxa"/>
                  <w:left w:w="100" w:type="dxa"/>
                  <w:bottom w:w="100" w:type="dxa"/>
                  <w:right w:w="100" w:type="dxa"/>
                </w:tcMar>
                <w:vAlign w:val="center"/>
              </w:tcPr>
            </w:tcPrChange>
          </w:tcPr>
          <w:p w14:paraId="210B4696" w14:textId="697C4D33" w:rsidR="00847E8C" w:rsidRDefault="003C1572">
            <w:pPr>
              <w:pStyle w:val="Compact"/>
              <w:rPr>
                <w:rPrChange w:id="2164" w:author="Stage 2" w:date="2019-09-04T20:28:00Z">
                  <w:rPr>
                    <w:rFonts w:ascii="Times New Roman" w:eastAsia="Times New Roman" w:hAnsi="Times New Roman" w:cs="Times New Roman"/>
                    <w:sz w:val="24"/>
                    <w:szCs w:val="24"/>
                    <w:highlight w:val="yellow"/>
                  </w:rPr>
                </w:rPrChange>
              </w:rPr>
              <w:pPrChange w:id="2165" w:author="Stage 2" w:date="2019-09-04T20:28:00Z">
                <w:pPr>
                  <w:widowControl w:val="0"/>
                  <w:spacing w:line="240" w:lineRule="auto"/>
                  <w:jc w:val="right"/>
                </w:pPr>
              </w:pPrChange>
            </w:pPr>
            <w:r>
              <w:rPr>
                <w:rPrChange w:id="2166" w:author="Stage 2" w:date="2019-09-04T20:28:00Z">
                  <w:rPr>
                    <w:rFonts w:ascii="Times New Roman" w:eastAsia="Times New Roman" w:hAnsi="Times New Roman" w:cs="Times New Roman"/>
                    <w:sz w:val="24"/>
                    <w:szCs w:val="24"/>
                    <w:highlight w:val="yellow"/>
                  </w:rPr>
                </w:rPrChange>
              </w:rPr>
              <w:t>2.</w:t>
            </w:r>
            <w:ins w:id="2167" w:author="Stage 2" w:date="2019-09-04T20:28:00Z">
              <w:r>
                <w:t>180</w:t>
              </w:r>
            </w:ins>
            <w:del w:id="2168" w:author="Stage 2" w:date="2019-09-04T20:28:00Z">
              <w:r>
                <w:rPr>
                  <w:rFonts w:eastAsia="Times New Roman" w:cs="Times New Roman"/>
                  <w:highlight w:val="yellow"/>
                </w:rPr>
                <w:delText>16</w:delText>
              </w:r>
            </w:del>
          </w:p>
        </w:tc>
        <w:tc>
          <w:tcPr>
            <w:tcW w:w="0" w:type="auto"/>
            <w:tcPrChange w:id="2169" w:author="Stage 2" w:date="2019-09-04T20:28:00Z">
              <w:tcPr>
                <w:tcW w:w="1375" w:type="dxa"/>
                <w:shd w:val="clear" w:color="auto" w:fill="auto"/>
                <w:tcMar>
                  <w:top w:w="100" w:type="dxa"/>
                  <w:left w:w="100" w:type="dxa"/>
                  <w:bottom w:w="100" w:type="dxa"/>
                  <w:right w:w="100" w:type="dxa"/>
                </w:tcMar>
                <w:vAlign w:val="center"/>
              </w:tcPr>
            </w:tcPrChange>
          </w:tcPr>
          <w:p w14:paraId="489FA0FD" w14:textId="60AA8F6B" w:rsidR="00847E8C" w:rsidRDefault="003C1572">
            <w:pPr>
              <w:pStyle w:val="Compact"/>
              <w:rPr>
                <w:rPrChange w:id="2170" w:author="Stage 2" w:date="2019-09-04T20:28:00Z">
                  <w:rPr>
                    <w:rFonts w:ascii="Times New Roman" w:eastAsia="Times New Roman" w:hAnsi="Times New Roman" w:cs="Times New Roman"/>
                    <w:sz w:val="24"/>
                    <w:szCs w:val="24"/>
                    <w:highlight w:val="yellow"/>
                  </w:rPr>
                </w:rPrChange>
              </w:rPr>
              <w:pPrChange w:id="2171" w:author="Stage 2" w:date="2019-09-04T20:28:00Z">
                <w:pPr>
                  <w:widowControl w:val="0"/>
                  <w:spacing w:line="240" w:lineRule="auto"/>
                  <w:jc w:val="right"/>
                </w:pPr>
              </w:pPrChange>
            </w:pPr>
            <w:r>
              <w:rPr>
                <w:rPrChange w:id="2172" w:author="Stage 2" w:date="2019-09-04T20:28:00Z">
                  <w:rPr>
                    <w:rFonts w:ascii="Times New Roman" w:eastAsia="Times New Roman" w:hAnsi="Times New Roman" w:cs="Times New Roman"/>
                    <w:sz w:val="24"/>
                    <w:szCs w:val="24"/>
                    <w:highlight w:val="yellow"/>
                  </w:rPr>
                </w:rPrChange>
              </w:rPr>
              <w:t>0.</w:t>
            </w:r>
            <w:ins w:id="2173" w:author="Stage 2" w:date="2019-09-04T20:28:00Z">
              <w:r>
                <w:t>051</w:t>
              </w:r>
            </w:ins>
            <w:del w:id="2174" w:author="Stage 2" w:date="2019-09-04T20:28:00Z">
              <w:r>
                <w:rPr>
                  <w:rFonts w:eastAsia="Times New Roman" w:cs="Times New Roman"/>
                  <w:highlight w:val="yellow"/>
                </w:rPr>
                <w:delText>22</w:delText>
              </w:r>
            </w:del>
          </w:p>
        </w:tc>
        <w:tc>
          <w:tcPr>
            <w:tcW w:w="0" w:type="auto"/>
            <w:tcPrChange w:id="2175" w:author="Stage 2" w:date="2019-09-04T20:28:00Z">
              <w:tcPr>
                <w:tcW w:w="1577" w:type="dxa"/>
                <w:shd w:val="clear" w:color="auto" w:fill="auto"/>
                <w:tcMar>
                  <w:top w:w="100" w:type="dxa"/>
                  <w:left w:w="100" w:type="dxa"/>
                  <w:bottom w:w="100" w:type="dxa"/>
                  <w:right w:w="100" w:type="dxa"/>
                </w:tcMar>
                <w:vAlign w:val="center"/>
              </w:tcPr>
            </w:tcPrChange>
          </w:tcPr>
          <w:p w14:paraId="2EEFE21A" w14:textId="0A4CD94F" w:rsidR="00847E8C" w:rsidRDefault="003C1572">
            <w:pPr>
              <w:pStyle w:val="Compact"/>
              <w:rPr>
                <w:rPrChange w:id="2176" w:author="Stage 2" w:date="2019-09-04T20:28:00Z">
                  <w:rPr>
                    <w:rFonts w:ascii="Times New Roman" w:eastAsia="Times New Roman" w:hAnsi="Times New Roman" w:cs="Times New Roman"/>
                    <w:sz w:val="24"/>
                    <w:szCs w:val="24"/>
                    <w:highlight w:val="yellow"/>
                  </w:rPr>
                </w:rPrChange>
              </w:rPr>
              <w:pPrChange w:id="2177" w:author="Stage 2" w:date="2019-09-04T20:28:00Z">
                <w:pPr>
                  <w:widowControl w:val="0"/>
                  <w:spacing w:line="240" w:lineRule="auto"/>
                  <w:jc w:val="right"/>
                </w:pPr>
              </w:pPrChange>
            </w:pPr>
            <w:ins w:id="2178" w:author="Stage 2" w:date="2019-09-04T20:28:00Z">
              <w:r>
                <w:t>43.100</w:t>
              </w:r>
            </w:ins>
            <w:del w:id="2179" w:author="Stage 2" w:date="2019-09-04T20:28:00Z">
              <w:r>
                <w:rPr>
                  <w:rFonts w:eastAsia="Times New Roman" w:cs="Times New Roman"/>
                  <w:highlight w:val="yellow"/>
                </w:rPr>
                <w:delText>9.60</w:delText>
              </w:r>
            </w:del>
          </w:p>
        </w:tc>
        <w:tc>
          <w:tcPr>
            <w:tcW w:w="0" w:type="auto"/>
            <w:tcPrChange w:id="2180" w:author="Stage 2" w:date="2019-09-04T20:28:00Z">
              <w:tcPr>
                <w:tcW w:w="1577" w:type="dxa"/>
                <w:shd w:val="clear" w:color="auto" w:fill="auto"/>
                <w:tcMar>
                  <w:top w:w="100" w:type="dxa"/>
                  <w:left w:w="100" w:type="dxa"/>
                  <w:bottom w:w="100" w:type="dxa"/>
                  <w:right w:w="100" w:type="dxa"/>
                </w:tcMar>
                <w:vAlign w:val="center"/>
              </w:tcPr>
            </w:tcPrChange>
          </w:tcPr>
          <w:p w14:paraId="43C1D144" w14:textId="41397295" w:rsidR="00847E8C" w:rsidRDefault="003C1572">
            <w:pPr>
              <w:pStyle w:val="Compact"/>
              <w:rPr>
                <w:rPrChange w:id="2181" w:author="Stage 2" w:date="2019-09-04T20:28:00Z">
                  <w:rPr>
                    <w:rFonts w:ascii="Times New Roman" w:eastAsia="Times New Roman" w:hAnsi="Times New Roman" w:cs="Times New Roman"/>
                    <w:sz w:val="24"/>
                    <w:szCs w:val="24"/>
                    <w:highlight w:val="yellow"/>
                  </w:rPr>
                </w:rPrChange>
              </w:rPr>
              <w:pPrChange w:id="2182" w:author="Stage 2" w:date="2019-09-04T20:28:00Z">
                <w:pPr>
                  <w:widowControl w:val="0"/>
                  <w:spacing w:line="240" w:lineRule="auto"/>
                  <w:jc w:val="right"/>
                </w:pPr>
              </w:pPrChange>
            </w:pPr>
            <w:del w:id="2183" w:author="Stage 2" w:date="2019-09-04T20:28:00Z">
              <w:r>
                <w:rPr>
                  <w:rFonts w:eastAsia="Times New Roman" w:cs="Times New Roman"/>
                  <w:highlight w:val="yellow"/>
                </w:rPr>
                <w:delText>&lt;</w:delText>
              </w:r>
            </w:del>
            <w:r>
              <w:rPr>
                <w:rPrChange w:id="2184" w:author="Stage 2" w:date="2019-09-04T20:28:00Z">
                  <w:rPr>
                    <w:rFonts w:ascii="Times New Roman" w:eastAsia="Times New Roman" w:hAnsi="Times New Roman" w:cs="Times New Roman"/>
                    <w:sz w:val="24"/>
                    <w:szCs w:val="24"/>
                    <w:highlight w:val="yellow"/>
                  </w:rPr>
                </w:rPrChange>
              </w:rPr>
              <w:t>0.</w:t>
            </w:r>
            <w:ins w:id="2185" w:author="Stage 2" w:date="2019-09-04T20:28:00Z">
              <w:r>
                <w:t>000</w:t>
              </w:r>
            </w:ins>
            <w:del w:id="2186" w:author="Stage 2" w:date="2019-09-04T20:28:00Z">
              <w:r>
                <w:rPr>
                  <w:rFonts w:eastAsia="Times New Roman" w:cs="Times New Roman"/>
                  <w:highlight w:val="yellow"/>
                </w:rPr>
                <w:delText>001</w:delText>
              </w:r>
            </w:del>
          </w:p>
        </w:tc>
      </w:tr>
      <w:tr w:rsidR="00847E8C" w14:paraId="3E18EF5C" w14:textId="77777777">
        <w:tc>
          <w:tcPr>
            <w:tcW w:w="0" w:type="auto"/>
            <w:tcPrChange w:id="2187" w:author="Stage 2" w:date="2019-09-04T20:28:00Z">
              <w:tcPr>
                <w:tcW w:w="3263" w:type="dxa"/>
                <w:shd w:val="clear" w:color="auto" w:fill="auto"/>
                <w:tcMar>
                  <w:top w:w="100" w:type="dxa"/>
                  <w:left w:w="100" w:type="dxa"/>
                  <w:bottom w:w="100" w:type="dxa"/>
                  <w:right w:w="100" w:type="dxa"/>
                </w:tcMar>
                <w:vAlign w:val="center"/>
              </w:tcPr>
            </w:tcPrChange>
          </w:tcPr>
          <w:p w14:paraId="197BC9E4" w14:textId="77777777" w:rsidR="00847E8C" w:rsidRDefault="003C1572">
            <w:pPr>
              <w:pStyle w:val="Compact"/>
              <w:rPr>
                <w:rPrChange w:id="2188" w:author="Stage 2" w:date="2019-09-04T20:28:00Z">
                  <w:rPr>
                    <w:rFonts w:ascii="Times New Roman" w:eastAsia="Times New Roman" w:hAnsi="Times New Roman" w:cs="Times New Roman"/>
                    <w:sz w:val="24"/>
                    <w:szCs w:val="24"/>
                    <w:highlight w:val="yellow"/>
                  </w:rPr>
                </w:rPrChange>
              </w:rPr>
              <w:pPrChange w:id="2189" w:author="Stage 2" w:date="2019-09-04T20:28:00Z">
                <w:pPr>
                  <w:widowControl w:val="0"/>
                  <w:pBdr>
                    <w:top w:val="nil"/>
                    <w:left w:val="nil"/>
                    <w:bottom w:val="nil"/>
                    <w:right w:val="nil"/>
                    <w:between w:val="nil"/>
                  </w:pBdr>
                  <w:spacing w:line="240" w:lineRule="auto"/>
                </w:pPr>
              </w:pPrChange>
            </w:pPr>
            <w:r>
              <w:rPr>
                <w:rPrChange w:id="2190" w:author="Stage 2" w:date="2019-09-04T20:28:00Z">
                  <w:rPr>
                    <w:rFonts w:ascii="Times New Roman" w:eastAsia="Times New Roman" w:hAnsi="Times New Roman" w:cs="Times New Roman"/>
                    <w:sz w:val="24"/>
                    <w:szCs w:val="24"/>
                    <w:highlight w:val="yellow"/>
                  </w:rPr>
                </w:rPrChange>
              </w:rPr>
              <w:t>IDS</w:t>
            </w:r>
          </w:p>
        </w:tc>
        <w:tc>
          <w:tcPr>
            <w:tcW w:w="0" w:type="auto"/>
            <w:tcPrChange w:id="2191" w:author="Stage 2" w:date="2019-09-04T20:28:00Z">
              <w:tcPr>
                <w:tcW w:w="1564" w:type="dxa"/>
                <w:shd w:val="clear" w:color="auto" w:fill="auto"/>
                <w:tcMar>
                  <w:top w:w="100" w:type="dxa"/>
                  <w:left w:w="100" w:type="dxa"/>
                  <w:bottom w:w="100" w:type="dxa"/>
                  <w:right w:w="100" w:type="dxa"/>
                </w:tcMar>
                <w:vAlign w:val="center"/>
              </w:tcPr>
            </w:tcPrChange>
          </w:tcPr>
          <w:p w14:paraId="3CFCFC7B" w14:textId="53ED9186" w:rsidR="00847E8C" w:rsidRDefault="003C1572">
            <w:pPr>
              <w:pStyle w:val="Compact"/>
              <w:rPr>
                <w:rPrChange w:id="2192" w:author="Stage 2" w:date="2019-09-04T20:28:00Z">
                  <w:rPr>
                    <w:rFonts w:ascii="Times New Roman" w:eastAsia="Times New Roman" w:hAnsi="Times New Roman" w:cs="Times New Roman"/>
                    <w:sz w:val="24"/>
                    <w:szCs w:val="24"/>
                    <w:highlight w:val="yellow"/>
                  </w:rPr>
                </w:rPrChange>
              </w:rPr>
              <w:pPrChange w:id="2193" w:author="Stage 2" w:date="2019-09-04T20:28:00Z">
                <w:pPr>
                  <w:widowControl w:val="0"/>
                  <w:spacing w:line="240" w:lineRule="auto"/>
                  <w:jc w:val="right"/>
                </w:pPr>
              </w:pPrChange>
            </w:pPr>
            <w:r>
              <w:rPr>
                <w:rPrChange w:id="2194" w:author="Stage 2" w:date="2019-09-04T20:28:00Z">
                  <w:rPr>
                    <w:rFonts w:ascii="Times New Roman" w:eastAsia="Times New Roman" w:hAnsi="Times New Roman" w:cs="Times New Roman"/>
                    <w:sz w:val="24"/>
                    <w:szCs w:val="24"/>
                    <w:highlight w:val="yellow"/>
                  </w:rPr>
                </w:rPrChange>
              </w:rPr>
              <w:t>0.</w:t>
            </w:r>
            <w:ins w:id="2195" w:author="Stage 2" w:date="2019-09-04T20:28:00Z">
              <w:r>
                <w:t>099</w:t>
              </w:r>
            </w:ins>
            <w:del w:id="2196" w:author="Stage 2" w:date="2019-09-04T20:28:00Z">
              <w:r>
                <w:rPr>
                  <w:rFonts w:eastAsia="Times New Roman" w:cs="Times New Roman"/>
                  <w:highlight w:val="yellow"/>
                </w:rPr>
                <w:delText>07</w:delText>
              </w:r>
            </w:del>
          </w:p>
        </w:tc>
        <w:tc>
          <w:tcPr>
            <w:tcW w:w="0" w:type="auto"/>
            <w:tcPrChange w:id="2197" w:author="Stage 2" w:date="2019-09-04T20:28:00Z">
              <w:tcPr>
                <w:tcW w:w="1375" w:type="dxa"/>
                <w:shd w:val="clear" w:color="auto" w:fill="auto"/>
                <w:tcMar>
                  <w:top w:w="100" w:type="dxa"/>
                  <w:left w:w="100" w:type="dxa"/>
                  <w:bottom w:w="100" w:type="dxa"/>
                  <w:right w:w="100" w:type="dxa"/>
                </w:tcMar>
                <w:vAlign w:val="center"/>
              </w:tcPr>
            </w:tcPrChange>
          </w:tcPr>
          <w:p w14:paraId="506ECD8E" w14:textId="5BF4A1E3" w:rsidR="00847E8C" w:rsidRDefault="003C1572">
            <w:pPr>
              <w:pStyle w:val="Compact"/>
              <w:rPr>
                <w:rPrChange w:id="2198" w:author="Stage 2" w:date="2019-09-04T20:28:00Z">
                  <w:rPr>
                    <w:rFonts w:ascii="Times New Roman" w:eastAsia="Times New Roman" w:hAnsi="Times New Roman" w:cs="Times New Roman"/>
                    <w:sz w:val="24"/>
                    <w:szCs w:val="24"/>
                    <w:highlight w:val="yellow"/>
                  </w:rPr>
                </w:rPrChange>
              </w:rPr>
              <w:pPrChange w:id="2199" w:author="Stage 2" w:date="2019-09-04T20:28:00Z">
                <w:pPr>
                  <w:widowControl w:val="0"/>
                  <w:spacing w:line="240" w:lineRule="auto"/>
                  <w:jc w:val="right"/>
                </w:pPr>
              </w:pPrChange>
            </w:pPr>
            <w:r>
              <w:rPr>
                <w:rPrChange w:id="2200" w:author="Stage 2" w:date="2019-09-04T20:28:00Z">
                  <w:rPr>
                    <w:rFonts w:ascii="Times New Roman" w:eastAsia="Times New Roman" w:hAnsi="Times New Roman" w:cs="Times New Roman"/>
                    <w:sz w:val="24"/>
                    <w:szCs w:val="24"/>
                    <w:highlight w:val="yellow"/>
                  </w:rPr>
                </w:rPrChange>
              </w:rPr>
              <w:t>0.</w:t>
            </w:r>
            <w:ins w:id="2201" w:author="Stage 2" w:date="2019-09-04T20:28:00Z">
              <w:r>
                <w:t>036</w:t>
              </w:r>
            </w:ins>
            <w:del w:id="2202" w:author="Stage 2" w:date="2019-09-04T20:28:00Z">
              <w:r>
                <w:rPr>
                  <w:rFonts w:eastAsia="Times New Roman" w:cs="Times New Roman"/>
                  <w:highlight w:val="yellow"/>
                </w:rPr>
                <w:delText>21</w:delText>
              </w:r>
            </w:del>
          </w:p>
        </w:tc>
        <w:tc>
          <w:tcPr>
            <w:tcW w:w="0" w:type="auto"/>
            <w:tcPrChange w:id="2203" w:author="Stage 2" w:date="2019-09-04T20:28:00Z">
              <w:tcPr>
                <w:tcW w:w="1577" w:type="dxa"/>
                <w:shd w:val="clear" w:color="auto" w:fill="auto"/>
                <w:tcMar>
                  <w:top w:w="100" w:type="dxa"/>
                  <w:left w:w="100" w:type="dxa"/>
                  <w:bottom w:w="100" w:type="dxa"/>
                  <w:right w:w="100" w:type="dxa"/>
                </w:tcMar>
                <w:vAlign w:val="center"/>
              </w:tcPr>
            </w:tcPrChange>
          </w:tcPr>
          <w:p w14:paraId="45D09661" w14:textId="52F363FF" w:rsidR="00847E8C" w:rsidRDefault="003C1572">
            <w:pPr>
              <w:pStyle w:val="Compact"/>
              <w:rPr>
                <w:rPrChange w:id="2204" w:author="Stage 2" w:date="2019-09-04T20:28:00Z">
                  <w:rPr>
                    <w:rFonts w:ascii="Times New Roman" w:eastAsia="Times New Roman" w:hAnsi="Times New Roman" w:cs="Times New Roman"/>
                    <w:sz w:val="24"/>
                    <w:szCs w:val="24"/>
                    <w:highlight w:val="yellow"/>
                  </w:rPr>
                </w:rPrChange>
              </w:rPr>
              <w:pPrChange w:id="2205" w:author="Stage 2" w:date="2019-09-04T20:28:00Z">
                <w:pPr>
                  <w:widowControl w:val="0"/>
                  <w:spacing w:line="240" w:lineRule="auto"/>
                  <w:jc w:val="right"/>
                </w:pPr>
              </w:pPrChange>
            </w:pPr>
            <w:ins w:id="2206" w:author="Stage 2" w:date="2019-09-04T20:28:00Z">
              <w:r>
                <w:t>2.740</w:t>
              </w:r>
            </w:ins>
            <w:del w:id="2207" w:author="Stage 2" w:date="2019-09-04T20:28:00Z">
              <w:r>
                <w:rPr>
                  <w:rFonts w:eastAsia="Times New Roman" w:cs="Times New Roman"/>
                  <w:highlight w:val="yellow"/>
                </w:rPr>
                <w:delText>0.33</w:delText>
              </w:r>
            </w:del>
          </w:p>
        </w:tc>
        <w:tc>
          <w:tcPr>
            <w:tcW w:w="0" w:type="auto"/>
            <w:tcPrChange w:id="2208" w:author="Stage 2" w:date="2019-09-04T20:28:00Z">
              <w:tcPr>
                <w:tcW w:w="1577" w:type="dxa"/>
                <w:shd w:val="clear" w:color="auto" w:fill="auto"/>
                <w:tcMar>
                  <w:top w:w="100" w:type="dxa"/>
                  <w:left w:w="100" w:type="dxa"/>
                  <w:bottom w:w="100" w:type="dxa"/>
                  <w:right w:w="100" w:type="dxa"/>
                </w:tcMar>
                <w:vAlign w:val="center"/>
              </w:tcPr>
            </w:tcPrChange>
          </w:tcPr>
          <w:p w14:paraId="6E25E040" w14:textId="5E500201" w:rsidR="00847E8C" w:rsidRDefault="003C1572">
            <w:pPr>
              <w:pStyle w:val="Compact"/>
              <w:rPr>
                <w:rPrChange w:id="2209" w:author="Stage 2" w:date="2019-09-04T20:28:00Z">
                  <w:rPr>
                    <w:rFonts w:ascii="Times New Roman" w:eastAsia="Times New Roman" w:hAnsi="Times New Roman" w:cs="Times New Roman"/>
                    <w:sz w:val="24"/>
                    <w:szCs w:val="24"/>
                    <w:highlight w:val="yellow"/>
                  </w:rPr>
                </w:rPrChange>
              </w:rPr>
              <w:pPrChange w:id="2210" w:author="Stage 2" w:date="2019-09-04T20:28:00Z">
                <w:pPr>
                  <w:widowControl w:val="0"/>
                  <w:spacing w:line="240" w:lineRule="auto"/>
                  <w:jc w:val="right"/>
                </w:pPr>
              </w:pPrChange>
            </w:pPr>
            <w:r>
              <w:rPr>
                <w:rPrChange w:id="2211" w:author="Stage 2" w:date="2019-09-04T20:28:00Z">
                  <w:rPr>
                    <w:rFonts w:ascii="Times New Roman" w:eastAsia="Times New Roman" w:hAnsi="Times New Roman" w:cs="Times New Roman"/>
                    <w:sz w:val="24"/>
                    <w:szCs w:val="24"/>
                    <w:highlight w:val="yellow"/>
                  </w:rPr>
                </w:rPrChange>
              </w:rPr>
              <w:t>0.</w:t>
            </w:r>
            <w:ins w:id="2212" w:author="Stage 2" w:date="2019-09-04T20:28:00Z">
              <w:r>
                <w:t>010</w:t>
              </w:r>
            </w:ins>
            <w:del w:id="2213" w:author="Stage 2" w:date="2019-09-04T20:28:00Z">
              <w:r>
                <w:rPr>
                  <w:rFonts w:eastAsia="Times New Roman" w:cs="Times New Roman"/>
                  <w:highlight w:val="yellow"/>
                </w:rPr>
                <w:delText>744</w:delText>
              </w:r>
            </w:del>
          </w:p>
        </w:tc>
      </w:tr>
      <w:tr w:rsidR="00847E8C" w14:paraId="603AA4CC" w14:textId="77777777">
        <w:tc>
          <w:tcPr>
            <w:tcW w:w="0" w:type="auto"/>
            <w:tcPrChange w:id="2214" w:author="Stage 2" w:date="2019-09-04T20:28:00Z">
              <w:tcPr>
                <w:tcW w:w="3263" w:type="dxa"/>
                <w:shd w:val="clear" w:color="auto" w:fill="auto"/>
                <w:tcMar>
                  <w:top w:w="100" w:type="dxa"/>
                  <w:left w:w="100" w:type="dxa"/>
                  <w:bottom w:w="100" w:type="dxa"/>
                  <w:right w:w="100" w:type="dxa"/>
                </w:tcMar>
                <w:vAlign w:val="center"/>
              </w:tcPr>
            </w:tcPrChange>
          </w:tcPr>
          <w:p w14:paraId="5DA37CDA" w14:textId="3E69CE6F" w:rsidR="00847E8C" w:rsidRDefault="003C1572">
            <w:pPr>
              <w:pStyle w:val="Compact"/>
              <w:rPr>
                <w:rPrChange w:id="2215" w:author="Stage 2" w:date="2019-09-04T20:28:00Z">
                  <w:rPr>
                    <w:rFonts w:ascii="Times New Roman" w:eastAsia="Times New Roman" w:hAnsi="Times New Roman" w:cs="Times New Roman"/>
                    <w:sz w:val="24"/>
                    <w:szCs w:val="24"/>
                    <w:highlight w:val="yellow"/>
                  </w:rPr>
                </w:rPrChange>
              </w:rPr>
              <w:pPrChange w:id="2216" w:author="Stage 2" w:date="2019-09-04T20:28:00Z">
                <w:pPr>
                  <w:widowControl w:val="0"/>
                  <w:pBdr>
                    <w:top w:val="nil"/>
                    <w:left w:val="nil"/>
                    <w:bottom w:val="nil"/>
                    <w:right w:val="nil"/>
                    <w:between w:val="nil"/>
                  </w:pBdr>
                  <w:spacing w:line="240" w:lineRule="auto"/>
                </w:pPr>
              </w:pPrChange>
            </w:pPr>
            <w:ins w:id="2217" w:author="Stage 2" w:date="2019-09-04T20:28:00Z">
              <w:r>
                <w:t>Eye-tracking</w:t>
              </w:r>
            </w:ins>
            <w:del w:id="2218" w:author="Stage 2" w:date="2019-09-04T20:28:00Z">
              <w:r>
                <w:rPr>
                  <w:rFonts w:eastAsia="Times New Roman" w:cs="Times New Roman"/>
                  <w:highlight w:val="yellow"/>
                </w:rPr>
                <w:delText>HPP</w:delText>
              </w:r>
            </w:del>
          </w:p>
        </w:tc>
        <w:tc>
          <w:tcPr>
            <w:tcW w:w="0" w:type="auto"/>
            <w:tcPrChange w:id="2219" w:author="Stage 2" w:date="2019-09-04T20:28:00Z">
              <w:tcPr>
                <w:tcW w:w="1564" w:type="dxa"/>
                <w:shd w:val="clear" w:color="auto" w:fill="auto"/>
                <w:tcMar>
                  <w:top w:w="100" w:type="dxa"/>
                  <w:left w:w="100" w:type="dxa"/>
                  <w:bottom w:w="100" w:type="dxa"/>
                  <w:right w:w="100" w:type="dxa"/>
                </w:tcMar>
                <w:vAlign w:val="center"/>
              </w:tcPr>
            </w:tcPrChange>
          </w:tcPr>
          <w:p w14:paraId="63F9AEA1" w14:textId="245FD22F" w:rsidR="00847E8C" w:rsidRDefault="003C1572">
            <w:pPr>
              <w:pStyle w:val="Compact"/>
              <w:rPr>
                <w:rPrChange w:id="2220" w:author="Stage 2" w:date="2019-09-04T20:28:00Z">
                  <w:rPr>
                    <w:rFonts w:ascii="Times New Roman" w:eastAsia="Times New Roman" w:hAnsi="Times New Roman" w:cs="Times New Roman"/>
                    <w:sz w:val="24"/>
                    <w:szCs w:val="24"/>
                    <w:highlight w:val="yellow"/>
                  </w:rPr>
                </w:rPrChange>
              </w:rPr>
              <w:pPrChange w:id="2221" w:author="Stage 2" w:date="2019-09-04T20:28:00Z">
                <w:pPr>
                  <w:widowControl w:val="0"/>
                  <w:spacing w:line="240" w:lineRule="auto"/>
                  <w:jc w:val="right"/>
                </w:pPr>
              </w:pPrChange>
            </w:pPr>
            <w:ins w:id="2222" w:author="Stage 2" w:date="2019-09-04T20:28:00Z">
              <w:r>
                <w:t>-</w:t>
              </w:r>
            </w:ins>
            <w:r>
              <w:rPr>
                <w:rPrChange w:id="2223" w:author="Stage 2" w:date="2019-09-04T20:28:00Z">
                  <w:rPr>
                    <w:rFonts w:ascii="Times New Roman" w:eastAsia="Times New Roman" w:hAnsi="Times New Roman" w:cs="Times New Roman"/>
                    <w:sz w:val="24"/>
                    <w:szCs w:val="24"/>
                    <w:highlight w:val="yellow"/>
                  </w:rPr>
                </w:rPrChange>
              </w:rPr>
              <w:t>0.</w:t>
            </w:r>
            <w:ins w:id="2224" w:author="Stage 2" w:date="2019-09-04T20:28:00Z">
              <w:r>
                <w:t>265</w:t>
              </w:r>
            </w:ins>
            <w:del w:id="2225" w:author="Stage 2" w:date="2019-09-04T20:28:00Z">
              <w:r>
                <w:rPr>
                  <w:rFonts w:eastAsia="Times New Roman" w:cs="Times New Roman"/>
                  <w:highlight w:val="yellow"/>
                </w:rPr>
                <w:delText>61</w:delText>
              </w:r>
            </w:del>
          </w:p>
        </w:tc>
        <w:tc>
          <w:tcPr>
            <w:tcW w:w="0" w:type="auto"/>
            <w:tcPrChange w:id="2226" w:author="Stage 2" w:date="2019-09-04T20:28:00Z">
              <w:tcPr>
                <w:tcW w:w="1375" w:type="dxa"/>
                <w:shd w:val="clear" w:color="auto" w:fill="auto"/>
                <w:tcMar>
                  <w:top w:w="100" w:type="dxa"/>
                  <w:left w:w="100" w:type="dxa"/>
                  <w:bottom w:w="100" w:type="dxa"/>
                  <w:right w:w="100" w:type="dxa"/>
                </w:tcMar>
                <w:vAlign w:val="center"/>
              </w:tcPr>
            </w:tcPrChange>
          </w:tcPr>
          <w:p w14:paraId="7CAD44DB" w14:textId="0B0F1571" w:rsidR="00847E8C" w:rsidRDefault="003C1572">
            <w:pPr>
              <w:pStyle w:val="Compact"/>
              <w:rPr>
                <w:rPrChange w:id="2227" w:author="Stage 2" w:date="2019-09-04T20:28:00Z">
                  <w:rPr>
                    <w:rFonts w:ascii="Times New Roman" w:eastAsia="Times New Roman" w:hAnsi="Times New Roman" w:cs="Times New Roman"/>
                    <w:sz w:val="24"/>
                    <w:szCs w:val="24"/>
                    <w:highlight w:val="yellow"/>
                  </w:rPr>
                </w:rPrChange>
              </w:rPr>
              <w:pPrChange w:id="2228" w:author="Stage 2" w:date="2019-09-04T20:28:00Z">
                <w:pPr>
                  <w:widowControl w:val="0"/>
                  <w:spacing w:line="240" w:lineRule="auto"/>
                  <w:jc w:val="right"/>
                </w:pPr>
              </w:pPrChange>
            </w:pPr>
            <w:r>
              <w:rPr>
                <w:rPrChange w:id="2229" w:author="Stage 2" w:date="2019-09-04T20:28:00Z">
                  <w:rPr>
                    <w:rFonts w:ascii="Times New Roman" w:eastAsia="Times New Roman" w:hAnsi="Times New Roman" w:cs="Times New Roman"/>
                    <w:sz w:val="24"/>
                    <w:szCs w:val="24"/>
                    <w:highlight w:val="yellow"/>
                  </w:rPr>
                </w:rPrChange>
              </w:rPr>
              <w:t>0.</w:t>
            </w:r>
            <w:ins w:id="2230" w:author="Stage 2" w:date="2019-09-04T20:28:00Z">
              <w:r>
                <w:t>046</w:t>
              </w:r>
            </w:ins>
            <w:del w:id="2231" w:author="Stage 2" w:date="2019-09-04T20:28:00Z">
              <w:r>
                <w:rPr>
                  <w:rFonts w:eastAsia="Times New Roman" w:cs="Times New Roman"/>
                  <w:highlight w:val="yellow"/>
                </w:rPr>
                <w:delText>35</w:delText>
              </w:r>
            </w:del>
          </w:p>
        </w:tc>
        <w:tc>
          <w:tcPr>
            <w:tcW w:w="0" w:type="auto"/>
            <w:tcPrChange w:id="2232" w:author="Stage 2" w:date="2019-09-04T20:28:00Z">
              <w:tcPr>
                <w:tcW w:w="1577" w:type="dxa"/>
                <w:shd w:val="clear" w:color="auto" w:fill="auto"/>
                <w:tcMar>
                  <w:top w:w="100" w:type="dxa"/>
                  <w:left w:w="100" w:type="dxa"/>
                  <w:bottom w:w="100" w:type="dxa"/>
                  <w:right w:w="100" w:type="dxa"/>
                </w:tcMar>
                <w:vAlign w:val="center"/>
              </w:tcPr>
            </w:tcPrChange>
          </w:tcPr>
          <w:p w14:paraId="1E3774C1" w14:textId="5CB644A6" w:rsidR="00847E8C" w:rsidRDefault="003C1572">
            <w:pPr>
              <w:pStyle w:val="Compact"/>
              <w:rPr>
                <w:rPrChange w:id="2233" w:author="Stage 2" w:date="2019-09-04T20:28:00Z">
                  <w:rPr>
                    <w:rFonts w:ascii="Times New Roman" w:eastAsia="Times New Roman" w:hAnsi="Times New Roman" w:cs="Times New Roman"/>
                    <w:sz w:val="24"/>
                    <w:szCs w:val="24"/>
                    <w:highlight w:val="yellow"/>
                  </w:rPr>
                </w:rPrChange>
              </w:rPr>
              <w:pPrChange w:id="2234" w:author="Stage 2" w:date="2019-09-04T20:28:00Z">
                <w:pPr>
                  <w:widowControl w:val="0"/>
                  <w:spacing w:line="240" w:lineRule="auto"/>
                  <w:jc w:val="right"/>
                </w:pPr>
              </w:pPrChange>
            </w:pPr>
            <w:ins w:id="2235" w:author="Stage 2" w:date="2019-09-04T20:28:00Z">
              <w:r>
                <w:t>-5.790</w:t>
              </w:r>
            </w:ins>
            <w:del w:id="2236" w:author="Stage 2" w:date="2019-09-04T20:28:00Z">
              <w:r>
                <w:rPr>
                  <w:rFonts w:eastAsia="Times New Roman" w:cs="Times New Roman"/>
                  <w:highlight w:val="yellow"/>
                </w:rPr>
                <w:delText>1.74</w:delText>
              </w:r>
            </w:del>
          </w:p>
        </w:tc>
        <w:tc>
          <w:tcPr>
            <w:tcW w:w="0" w:type="auto"/>
            <w:tcPrChange w:id="2237" w:author="Stage 2" w:date="2019-09-04T20:28:00Z">
              <w:tcPr>
                <w:tcW w:w="1577" w:type="dxa"/>
                <w:shd w:val="clear" w:color="auto" w:fill="auto"/>
                <w:tcMar>
                  <w:top w:w="100" w:type="dxa"/>
                  <w:left w:w="100" w:type="dxa"/>
                  <w:bottom w:w="100" w:type="dxa"/>
                  <w:right w:w="100" w:type="dxa"/>
                </w:tcMar>
                <w:vAlign w:val="center"/>
              </w:tcPr>
            </w:tcPrChange>
          </w:tcPr>
          <w:p w14:paraId="5086D8DE" w14:textId="577481C6" w:rsidR="00847E8C" w:rsidRDefault="003C1572">
            <w:pPr>
              <w:pStyle w:val="Compact"/>
              <w:rPr>
                <w:rPrChange w:id="2238" w:author="Stage 2" w:date="2019-09-04T20:28:00Z">
                  <w:rPr>
                    <w:rFonts w:ascii="Times New Roman" w:eastAsia="Times New Roman" w:hAnsi="Times New Roman" w:cs="Times New Roman"/>
                    <w:sz w:val="24"/>
                    <w:szCs w:val="24"/>
                    <w:highlight w:val="yellow"/>
                  </w:rPr>
                </w:rPrChange>
              </w:rPr>
              <w:pPrChange w:id="2239" w:author="Stage 2" w:date="2019-09-04T20:28:00Z">
                <w:pPr>
                  <w:widowControl w:val="0"/>
                  <w:spacing w:line="240" w:lineRule="auto"/>
                  <w:jc w:val="right"/>
                </w:pPr>
              </w:pPrChange>
            </w:pPr>
            <w:r>
              <w:rPr>
                <w:rPrChange w:id="2240" w:author="Stage 2" w:date="2019-09-04T20:28:00Z">
                  <w:rPr>
                    <w:rFonts w:ascii="Times New Roman" w:eastAsia="Times New Roman" w:hAnsi="Times New Roman" w:cs="Times New Roman"/>
                    <w:sz w:val="24"/>
                    <w:szCs w:val="24"/>
                    <w:highlight w:val="yellow"/>
                  </w:rPr>
                </w:rPrChange>
              </w:rPr>
              <w:t>0.</w:t>
            </w:r>
            <w:ins w:id="2241" w:author="Stage 2" w:date="2019-09-04T20:28:00Z">
              <w:r>
                <w:t>000</w:t>
              </w:r>
            </w:ins>
            <w:del w:id="2242" w:author="Stage 2" w:date="2019-09-04T20:28:00Z">
              <w:r>
                <w:rPr>
                  <w:rFonts w:eastAsia="Times New Roman" w:cs="Times New Roman"/>
                  <w:highlight w:val="yellow"/>
                </w:rPr>
                <w:delText>087</w:delText>
              </w:r>
            </w:del>
          </w:p>
        </w:tc>
      </w:tr>
      <w:tr w:rsidR="00847E8C" w14:paraId="4B3DA807" w14:textId="77777777">
        <w:tc>
          <w:tcPr>
            <w:tcW w:w="0" w:type="auto"/>
            <w:tcPrChange w:id="2243" w:author="Stage 2" w:date="2019-09-04T20:28:00Z">
              <w:tcPr>
                <w:tcW w:w="3263" w:type="dxa"/>
                <w:shd w:val="clear" w:color="auto" w:fill="auto"/>
                <w:tcMar>
                  <w:top w:w="100" w:type="dxa"/>
                  <w:left w:w="100" w:type="dxa"/>
                  <w:bottom w:w="100" w:type="dxa"/>
                  <w:right w:w="100" w:type="dxa"/>
                </w:tcMar>
                <w:vAlign w:val="center"/>
              </w:tcPr>
            </w:tcPrChange>
          </w:tcPr>
          <w:p w14:paraId="44D11261" w14:textId="2BA3713B" w:rsidR="00847E8C" w:rsidRDefault="003C1572">
            <w:pPr>
              <w:pStyle w:val="Compact"/>
              <w:rPr>
                <w:rPrChange w:id="2244" w:author="Stage 2" w:date="2019-09-04T20:28:00Z">
                  <w:rPr>
                    <w:rFonts w:ascii="Times New Roman" w:eastAsia="Times New Roman" w:hAnsi="Times New Roman" w:cs="Times New Roman"/>
                    <w:sz w:val="24"/>
                    <w:szCs w:val="24"/>
                    <w:highlight w:val="yellow"/>
                  </w:rPr>
                </w:rPrChange>
              </w:rPr>
              <w:pPrChange w:id="2245" w:author="Stage 2" w:date="2019-09-04T20:28:00Z">
                <w:pPr>
                  <w:widowControl w:val="0"/>
                  <w:pBdr>
                    <w:top w:val="nil"/>
                    <w:left w:val="nil"/>
                    <w:bottom w:val="nil"/>
                    <w:right w:val="nil"/>
                    <w:between w:val="nil"/>
                  </w:pBdr>
                  <w:spacing w:line="240" w:lineRule="auto"/>
                </w:pPr>
              </w:pPrChange>
            </w:pPr>
            <w:del w:id="2246" w:author="Stage 2" w:date="2019-09-04T20:28:00Z">
              <w:r>
                <w:rPr>
                  <w:rPrChange w:id="2247" w:author="Stage 2" w:date="2019-09-04T20:28:00Z">
                    <w:rPr>
                      <w:rFonts w:ascii="Times New Roman" w:eastAsia="Times New Roman" w:hAnsi="Times New Roman" w:cs="Times New Roman"/>
                      <w:sz w:val="24"/>
                      <w:szCs w:val="24"/>
                      <w:highlight w:val="yellow"/>
                    </w:rPr>
                  </w:rPrChange>
                </w:rPr>
                <w:delText>eye-tracking</w:delText>
              </w:r>
            </w:del>
            <w:ins w:id="2248" w:author="Stage 2" w:date="2019-09-04T20:28:00Z">
              <w:r>
                <w:t>HPP</w:t>
              </w:r>
            </w:ins>
          </w:p>
        </w:tc>
        <w:tc>
          <w:tcPr>
            <w:tcW w:w="0" w:type="auto"/>
            <w:tcPrChange w:id="2249" w:author="Stage 2" w:date="2019-09-04T20:28:00Z">
              <w:tcPr>
                <w:tcW w:w="1564" w:type="dxa"/>
                <w:shd w:val="clear" w:color="auto" w:fill="auto"/>
                <w:tcMar>
                  <w:top w:w="100" w:type="dxa"/>
                  <w:left w:w="100" w:type="dxa"/>
                  <w:bottom w:w="100" w:type="dxa"/>
                  <w:right w:w="100" w:type="dxa"/>
                </w:tcMar>
                <w:vAlign w:val="center"/>
              </w:tcPr>
            </w:tcPrChange>
          </w:tcPr>
          <w:p w14:paraId="23BAFF23" w14:textId="383BB847" w:rsidR="00847E8C" w:rsidRDefault="003C1572">
            <w:pPr>
              <w:pStyle w:val="Compact"/>
              <w:rPr>
                <w:rPrChange w:id="2250" w:author="Stage 2" w:date="2019-09-04T20:28:00Z">
                  <w:rPr>
                    <w:rFonts w:ascii="Times New Roman" w:eastAsia="Times New Roman" w:hAnsi="Times New Roman" w:cs="Times New Roman"/>
                    <w:sz w:val="24"/>
                    <w:szCs w:val="24"/>
                    <w:highlight w:val="yellow"/>
                  </w:rPr>
                </w:rPrChange>
              </w:rPr>
              <w:pPrChange w:id="2251" w:author="Stage 2" w:date="2019-09-04T20:28:00Z">
                <w:pPr>
                  <w:widowControl w:val="0"/>
                  <w:spacing w:line="240" w:lineRule="auto"/>
                  <w:jc w:val="right"/>
                </w:pPr>
              </w:pPrChange>
            </w:pPr>
            <w:r>
              <w:rPr>
                <w:rPrChange w:id="2252" w:author="Stage 2" w:date="2019-09-04T20:28:00Z">
                  <w:rPr>
                    <w:rFonts w:ascii="Times New Roman" w:eastAsia="Times New Roman" w:hAnsi="Times New Roman" w:cs="Times New Roman"/>
                    <w:sz w:val="24"/>
                    <w:szCs w:val="24"/>
                    <w:highlight w:val="yellow"/>
                  </w:rPr>
                </w:rPrChange>
              </w:rPr>
              <w:t>-0.</w:t>
            </w:r>
            <w:ins w:id="2253" w:author="Stage 2" w:date="2019-09-04T20:28:00Z">
              <w:r>
                <w:t>052</w:t>
              </w:r>
            </w:ins>
            <w:del w:id="2254" w:author="Stage 2" w:date="2019-09-04T20:28:00Z">
              <w:r>
                <w:rPr>
                  <w:rFonts w:eastAsia="Times New Roman" w:cs="Times New Roman"/>
                  <w:highlight w:val="yellow"/>
                </w:rPr>
                <w:delText>28</w:delText>
              </w:r>
            </w:del>
          </w:p>
        </w:tc>
        <w:tc>
          <w:tcPr>
            <w:tcW w:w="0" w:type="auto"/>
            <w:tcPrChange w:id="2255" w:author="Stage 2" w:date="2019-09-04T20:28:00Z">
              <w:tcPr>
                <w:tcW w:w="1375" w:type="dxa"/>
                <w:shd w:val="clear" w:color="auto" w:fill="auto"/>
                <w:tcMar>
                  <w:top w:w="100" w:type="dxa"/>
                  <w:left w:w="100" w:type="dxa"/>
                  <w:bottom w:w="100" w:type="dxa"/>
                  <w:right w:w="100" w:type="dxa"/>
                </w:tcMar>
                <w:vAlign w:val="center"/>
              </w:tcPr>
            </w:tcPrChange>
          </w:tcPr>
          <w:p w14:paraId="57DAAAC5" w14:textId="66195F72" w:rsidR="00847E8C" w:rsidRDefault="003C1572">
            <w:pPr>
              <w:pStyle w:val="Compact"/>
              <w:rPr>
                <w:rPrChange w:id="2256" w:author="Stage 2" w:date="2019-09-04T20:28:00Z">
                  <w:rPr>
                    <w:rFonts w:ascii="Times New Roman" w:eastAsia="Times New Roman" w:hAnsi="Times New Roman" w:cs="Times New Roman"/>
                    <w:sz w:val="24"/>
                    <w:szCs w:val="24"/>
                    <w:highlight w:val="yellow"/>
                  </w:rPr>
                </w:rPrChange>
              </w:rPr>
              <w:pPrChange w:id="2257" w:author="Stage 2" w:date="2019-09-04T20:28:00Z">
                <w:pPr>
                  <w:widowControl w:val="0"/>
                  <w:spacing w:line="240" w:lineRule="auto"/>
                  <w:jc w:val="right"/>
                </w:pPr>
              </w:pPrChange>
            </w:pPr>
            <w:r>
              <w:rPr>
                <w:rPrChange w:id="2258" w:author="Stage 2" w:date="2019-09-04T20:28:00Z">
                  <w:rPr>
                    <w:rFonts w:ascii="Times New Roman" w:eastAsia="Times New Roman" w:hAnsi="Times New Roman" w:cs="Times New Roman"/>
                    <w:sz w:val="24"/>
                    <w:szCs w:val="24"/>
                    <w:highlight w:val="yellow"/>
                  </w:rPr>
                </w:rPrChange>
              </w:rPr>
              <w:t>0.</w:t>
            </w:r>
            <w:ins w:id="2259" w:author="Stage 2" w:date="2019-09-04T20:28:00Z">
              <w:r>
                <w:t>051</w:t>
              </w:r>
            </w:ins>
            <w:del w:id="2260" w:author="Stage 2" w:date="2019-09-04T20:28:00Z">
              <w:r>
                <w:rPr>
                  <w:rFonts w:eastAsia="Times New Roman" w:cs="Times New Roman"/>
                  <w:highlight w:val="yellow"/>
                </w:rPr>
                <w:delText>67</w:delText>
              </w:r>
            </w:del>
          </w:p>
        </w:tc>
        <w:tc>
          <w:tcPr>
            <w:tcW w:w="0" w:type="auto"/>
            <w:tcPrChange w:id="2261" w:author="Stage 2" w:date="2019-09-04T20:28:00Z">
              <w:tcPr>
                <w:tcW w:w="1577" w:type="dxa"/>
                <w:shd w:val="clear" w:color="auto" w:fill="auto"/>
                <w:tcMar>
                  <w:top w:w="100" w:type="dxa"/>
                  <w:left w:w="100" w:type="dxa"/>
                  <w:bottom w:w="100" w:type="dxa"/>
                  <w:right w:w="100" w:type="dxa"/>
                </w:tcMar>
                <w:vAlign w:val="center"/>
              </w:tcPr>
            </w:tcPrChange>
          </w:tcPr>
          <w:p w14:paraId="7AD62539" w14:textId="766F8894" w:rsidR="00847E8C" w:rsidRDefault="003C1572">
            <w:pPr>
              <w:pStyle w:val="Compact"/>
              <w:rPr>
                <w:rPrChange w:id="2262" w:author="Stage 2" w:date="2019-09-04T20:28:00Z">
                  <w:rPr>
                    <w:rFonts w:ascii="Times New Roman" w:eastAsia="Times New Roman" w:hAnsi="Times New Roman" w:cs="Times New Roman"/>
                    <w:sz w:val="24"/>
                    <w:szCs w:val="24"/>
                    <w:highlight w:val="yellow"/>
                  </w:rPr>
                </w:rPrChange>
              </w:rPr>
              <w:pPrChange w:id="2263" w:author="Stage 2" w:date="2019-09-04T20:28:00Z">
                <w:pPr>
                  <w:widowControl w:val="0"/>
                  <w:spacing w:line="240" w:lineRule="auto"/>
                  <w:jc w:val="right"/>
                </w:pPr>
              </w:pPrChange>
            </w:pPr>
            <w:r>
              <w:rPr>
                <w:rPrChange w:id="2264" w:author="Stage 2" w:date="2019-09-04T20:28:00Z">
                  <w:rPr>
                    <w:rFonts w:ascii="Times New Roman" w:eastAsia="Times New Roman" w:hAnsi="Times New Roman" w:cs="Times New Roman"/>
                    <w:sz w:val="24"/>
                    <w:szCs w:val="24"/>
                    <w:highlight w:val="yellow"/>
                  </w:rPr>
                </w:rPrChange>
              </w:rPr>
              <w:t>-</w:t>
            </w:r>
            <w:ins w:id="2265" w:author="Stage 2" w:date="2019-09-04T20:28:00Z">
              <w:r>
                <w:t>1.020</w:t>
              </w:r>
            </w:ins>
            <w:del w:id="2266" w:author="Stage 2" w:date="2019-09-04T20:28:00Z">
              <w:r>
                <w:rPr>
                  <w:rFonts w:eastAsia="Times New Roman" w:cs="Times New Roman"/>
                  <w:highlight w:val="yellow"/>
                </w:rPr>
                <w:delText>0.42</w:delText>
              </w:r>
            </w:del>
          </w:p>
        </w:tc>
        <w:tc>
          <w:tcPr>
            <w:tcW w:w="0" w:type="auto"/>
            <w:tcPrChange w:id="2267" w:author="Stage 2" w:date="2019-09-04T20:28:00Z">
              <w:tcPr>
                <w:tcW w:w="1577" w:type="dxa"/>
                <w:shd w:val="clear" w:color="auto" w:fill="auto"/>
                <w:tcMar>
                  <w:top w:w="100" w:type="dxa"/>
                  <w:left w:w="100" w:type="dxa"/>
                  <w:bottom w:w="100" w:type="dxa"/>
                  <w:right w:w="100" w:type="dxa"/>
                </w:tcMar>
                <w:vAlign w:val="center"/>
              </w:tcPr>
            </w:tcPrChange>
          </w:tcPr>
          <w:p w14:paraId="045EFDDD" w14:textId="2FD792BF" w:rsidR="00847E8C" w:rsidRDefault="003C1572">
            <w:pPr>
              <w:pStyle w:val="Compact"/>
              <w:rPr>
                <w:rPrChange w:id="2268" w:author="Stage 2" w:date="2019-09-04T20:28:00Z">
                  <w:rPr>
                    <w:rFonts w:ascii="Times New Roman" w:eastAsia="Times New Roman" w:hAnsi="Times New Roman" w:cs="Times New Roman"/>
                    <w:sz w:val="24"/>
                    <w:szCs w:val="24"/>
                    <w:highlight w:val="yellow"/>
                  </w:rPr>
                </w:rPrChange>
              </w:rPr>
              <w:pPrChange w:id="2269" w:author="Stage 2" w:date="2019-09-04T20:28:00Z">
                <w:pPr>
                  <w:widowControl w:val="0"/>
                  <w:spacing w:line="240" w:lineRule="auto"/>
                  <w:jc w:val="right"/>
                </w:pPr>
              </w:pPrChange>
            </w:pPr>
            <w:r>
              <w:rPr>
                <w:rPrChange w:id="2270" w:author="Stage 2" w:date="2019-09-04T20:28:00Z">
                  <w:rPr>
                    <w:rFonts w:ascii="Times New Roman" w:eastAsia="Times New Roman" w:hAnsi="Times New Roman" w:cs="Times New Roman"/>
                    <w:sz w:val="24"/>
                    <w:szCs w:val="24"/>
                    <w:highlight w:val="yellow"/>
                  </w:rPr>
                </w:rPrChange>
              </w:rPr>
              <w:t>0.</w:t>
            </w:r>
            <w:ins w:id="2271" w:author="Stage 2" w:date="2019-09-04T20:28:00Z">
              <w:r>
                <w:t>308</w:t>
              </w:r>
            </w:ins>
            <w:del w:id="2272" w:author="Stage 2" w:date="2019-09-04T20:28:00Z">
              <w:r>
                <w:rPr>
                  <w:rFonts w:eastAsia="Times New Roman" w:cs="Times New Roman"/>
                  <w:highlight w:val="yellow"/>
                </w:rPr>
                <w:delText>674</w:delText>
              </w:r>
            </w:del>
          </w:p>
        </w:tc>
      </w:tr>
      <w:tr w:rsidR="00847E8C" w14:paraId="4230E29B" w14:textId="77777777">
        <w:tc>
          <w:tcPr>
            <w:tcW w:w="0" w:type="auto"/>
            <w:tcPrChange w:id="2273" w:author="Stage 2" w:date="2019-09-04T20:28:00Z">
              <w:tcPr>
                <w:tcW w:w="3263" w:type="dxa"/>
                <w:shd w:val="clear" w:color="auto" w:fill="auto"/>
                <w:tcMar>
                  <w:top w:w="100" w:type="dxa"/>
                  <w:left w:w="100" w:type="dxa"/>
                  <w:bottom w:w="100" w:type="dxa"/>
                  <w:right w:w="100" w:type="dxa"/>
                </w:tcMar>
                <w:vAlign w:val="center"/>
              </w:tcPr>
            </w:tcPrChange>
          </w:tcPr>
          <w:p w14:paraId="1763FCD9" w14:textId="7C258253" w:rsidR="00847E8C" w:rsidRDefault="003C1572">
            <w:pPr>
              <w:pStyle w:val="Compact"/>
              <w:rPr>
                <w:rPrChange w:id="2274" w:author="Stage 2" w:date="2019-09-04T20:28:00Z">
                  <w:rPr>
                    <w:rFonts w:ascii="Times New Roman" w:eastAsia="Times New Roman" w:hAnsi="Times New Roman" w:cs="Times New Roman"/>
                    <w:sz w:val="24"/>
                    <w:szCs w:val="24"/>
                    <w:highlight w:val="yellow"/>
                  </w:rPr>
                </w:rPrChange>
              </w:rPr>
              <w:pPrChange w:id="2275" w:author="Stage 2" w:date="2019-09-04T20:28:00Z">
                <w:pPr>
                  <w:widowControl w:val="0"/>
                  <w:pBdr>
                    <w:top w:val="nil"/>
                    <w:left w:val="nil"/>
                    <w:bottom w:val="nil"/>
                    <w:right w:val="nil"/>
                    <w:between w:val="nil"/>
                  </w:pBdr>
                  <w:spacing w:line="240" w:lineRule="auto"/>
                </w:pPr>
              </w:pPrChange>
            </w:pPr>
            <w:ins w:id="2276" w:author="Stage 2" w:date="2019-09-04T20:28:00Z">
              <w:r>
                <w:t>Trial #</w:t>
              </w:r>
            </w:ins>
            <w:del w:id="2277" w:author="Stage 2" w:date="2019-09-04T20:28:00Z">
              <w:r>
                <w:rPr>
                  <w:rFonts w:eastAsia="Times New Roman" w:cs="Times New Roman"/>
                  <w:highlight w:val="yellow"/>
                </w:rPr>
                <w:delText>age_days</w:delText>
              </w:r>
            </w:del>
          </w:p>
        </w:tc>
        <w:tc>
          <w:tcPr>
            <w:tcW w:w="0" w:type="auto"/>
            <w:tcPrChange w:id="2278" w:author="Stage 2" w:date="2019-09-04T20:28:00Z">
              <w:tcPr>
                <w:tcW w:w="1564" w:type="dxa"/>
                <w:shd w:val="clear" w:color="auto" w:fill="auto"/>
                <w:tcMar>
                  <w:top w:w="100" w:type="dxa"/>
                  <w:left w:w="100" w:type="dxa"/>
                  <w:bottom w:w="100" w:type="dxa"/>
                  <w:right w:w="100" w:type="dxa"/>
                </w:tcMar>
                <w:vAlign w:val="center"/>
              </w:tcPr>
            </w:tcPrChange>
          </w:tcPr>
          <w:p w14:paraId="71E7BE50" w14:textId="46059B4B" w:rsidR="00847E8C" w:rsidRDefault="003C1572">
            <w:pPr>
              <w:pStyle w:val="Compact"/>
              <w:rPr>
                <w:rPrChange w:id="2279" w:author="Stage 2" w:date="2019-09-04T20:28:00Z">
                  <w:rPr>
                    <w:rFonts w:ascii="Times New Roman" w:eastAsia="Times New Roman" w:hAnsi="Times New Roman" w:cs="Times New Roman"/>
                    <w:sz w:val="24"/>
                    <w:szCs w:val="24"/>
                    <w:highlight w:val="yellow"/>
                  </w:rPr>
                </w:rPrChange>
              </w:rPr>
              <w:pPrChange w:id="2280" w:author="Stage 2" w:date="2019-09-04T20:28:00Z">
                <w:pPr>
                  <w:widowControl w:val="0"/>
                  <w:spacing w:line="240" w:lineRule="auto"/>
                  <w:jc w:val="right"/>
                </w:pPr>
              </w:pPrChange>
            </w:pPr>
            <w:r>
              <w:rPr>
                <w:rPrChange w:id="2281" w:author="Stage 2" w:date="2019-09-04T20:28:00Z">
                  <w:rPr>
                    <w:rFonts w:ascii="Times New Roman" w:eastAsia="Times New Roman" w:hAnsi="Times New Roman" w:cs="Times New Roman"/>
                    <w:sz w:val="24"/>
                    <w:szCs w:val="24"/>
                    <w:highlight w:val="yellow"/>
                  </w:rPr>
                </w:rPrChange>
              </w:rPr>
              <w:t>-0.</w:t>
            </w:r>
            <w:ins w:id="2282" w:author="Stage 2" w:date="2019-09-04T20:28:00Z">
              <w:r>
                <w:t>038</w:t>
              </w:r>
            </w:ins>
            <w:del w:id="2283" w:author="Stage 2" w:date="2019-09-04T20:28:00Z">
              <w:r>
                <w:rPr>
                  <w:rFonts w:eastAsia="Times New Roman" w:cs="Times New Roman"/>
                  <w:highlight w:val="yellow"/>
                </w:rPr>
                <w:delText>06</w:delText>
              </w:r>
            </w:del>
          </w:p>
        </w:tc>
        <w:tc>
          <w:tcPr>
            <w:tcW w:w="0" w:type="auto"/>
            <w:tcPrChange w:id="2284" w:author="Stage 2" w:date="2019-09-04T20:28:00Z">
              <w:tcPr>
                <w:tcW w:w="1375" w:type="dxa"/>
                <w:shd w:val="clear" w:color="auto" w:fill="auto"/>
                <w:tcMar>
                  <w:top w:w="100" w:type="dxa"/>
                  <w:left w:w="100" w:type="dxa"/>
                  <w:bottom w:w="100" w:type="dxa"/>
                  <w:right w:w="100" w:type="dxa"/>
                </w:tcMar>
                <w:vAlign w:val="center"/>
              </w:tcPr>
            </w:tcPrChange>
          </w:tcPr>
          <w:p w14:paraId="627CE6B7" w14:textId="602370E0" w:rsidR="00847E8C" w:rsidRDefault="003C1572">
            <w:pPr>
              <w:pStyle w:val="Compact"/>
              <w:rPr>
                <w:rPrChange w:id="2285" w:author="Stage 2" w:date="2019-09-04T20:28:00Z">
                  <w:rPr>
                    <w:rFonts w:ascii="Times New Roman" w:eastAsia="Times New Roman" w:hAnsi="Times New Roman" w:cs="Times New Roman"/>
                    <w:sz w:val="24"/>
                    <w:szCs w:val="24"/>
                    <w:highlight w:val="yellow"/>
                  </w:rPr>
                </w:rPrChange>
              </w:rPr>
              <w:pPrChange w:id="2286" w:author="Stage 2" w:date="2019-09-04T20:28:00Z">
                <w:pPr>
                  <w:widowControl w:val="0"/>
                  <w:spacing w:line="240" w:lineRule="auto"/>
                  <w:jc w:val="right"/>
                </w:pPr>
              </w:pPrChange>
            </w:pPr>
            <w:r>
              <w:rPr>
                <w:rPrChange w:id="2287" w:author="Stage 2" w:date="2019-09-04T20:28:00Z">
                  <w:rPr>
                    <w:rFonts w:ascii="Times New Roman" w:eastAsia="Times New Roman" w:hAnsi="Times New Roman" w:cs="Times New Roman"/>
                    <w:sz w:val="24"/>
                    <w:szCs w:val="24"/>
                    <w:highlight w:val="yellow"/>
                  </w:rPr>
                </w:rPrChange>
              </w:rPr>
              <w:t>0.</w:t>
            </w:r>
            <w:ins w:id="2288" w:author="Stage 2" w:date="2019-09-04T20:28:00Z">
              <w:r>
                <w:t>002</w:t>
              </w:r>
            </w:ins>
            <w:del w:id="2289" w:author="Stage 2" w:date="2019-09-04T20:28:00Z">
              <w:r>
                <w:rPr>
                  <w:rFonts w:eastAsia="Times New Roman" w:cs="Times New Roman"/>
                  <w:highlight w:val="yellow"/>
                </w:rPr>
                <w:delText>02</w:delText>
              </w:r>
            </w:del>
          </w:p>
        </w:tc>
        <w:tc>
          <w:tcPr>
            <w:tcW w:w="0" w:type="auto"/>
            <w:tcPrChange w:id="2290" w:author="Stage 2" w:date="2019-09-04T20:28:00Z">
              <w:tcPr>
                <w:tcW w:w="1577" w:type="dxa"/>
                <w:shd w:val="clear" w:color="auto" w:fill="auto"/>
                <w:tcMar>
                  <w:top w:w="100" w:type="dxa"/>
                  <w:left w:w="100" w:type="dxa"/>
                  <w:bottom w:w="100" w:type="dxa"/>
                  <w:right w:w="100" w:type="dxa"/>
                </w:tcMar>
                <w:vAlign w:val="center"/>
              </w:tcPr>
            </w:tcPrChange>
          </w:tcPr>
          <w:p w14:paraId="6CABEACC" w14:textId="4AAE190A" w:rsidR="00847E8C" w:rsidRDefault="003C1572">
            <w:pPr>
              <w:pStyle w:val="Compact"/>
              <w:rPr>
                <w:rPrChange w:id="2291" w:author="Stage 2" w:date="2019-09-04T20:28:00Z">
                  <w:rPr>
                    <w:rFonts w:ascii="Times New Roman" w:eastAsia="Times New Roman" w:hAnsi="Times New Roman" w:cs="Times New Roman"/>
                    <w:sz w:val="24"/>
                    <w:szCs w:val="24"/>
                    <w:highlight w:val="yellow"/>
                  </w:rPr>
                </w:rPrChange>
              </w:rPr>
              <w:pPrChange w:id="2292" w:author="Stage 2" w:date="2019-09-04T20:28:00Z">
                <w:pPr>
                  <w:widowControl w:val="0"/>
                  <w:spacing w:line="240" w:lineRule="auto"/>
                  <w:jc w:val="right"/>
                </w:pPr>
              </w:pPrChange>
            </w:pPr>
            <w:r>
              <w:rPr>
                <w:rPrChange w:id="2293" w:author="Stage 2" w:date="2019-09-04T20:28:00Z">
                  <w:rPr>
                    <w:rFonts w:ascii="Times New Roman" w:eastAsia="Times New Roman" w:hAnsi="Times New Roman" w:cs="Times New Roman"/>
                    <w:sz w:val="24"/>
                    <w:szCs w:val="24"/>
                    <w:highlight w:val="yellow"/>
                  </w:rPr>
                </w:rPrChange>
              </w:rPr>
              <w:t>-</w:t>
            </w:r>
            <w:ins w:id="2294" w:author="Stage 2" w:date="2019-09-04T20:28:00Z">
              <w:r>
                <w:t>25.000</w:t>
              </w:r>
            </w:ins>
            <w:del w:id="2295" w:author="Stage 2" w:date="2019-09-04T20:28:00Z">
              <w:r>
                <w:rPr>
                  <w:rFonts w:eastAsia="Times New Roman" w:cs="Times New Roman"/>
                  <w:highlight w:val="yellow"/>
                </w:rPr>
                <w:delText>3.40</w:delText>
              </w:r>
            </w:del>
          </w:p>
        </w:tc>
        <w:tc>
          <w:tcPr>
            <w:tcW w:w="0" w:type="auto"/>
            <w:tcPrChange w:id="2296" w:author="Stage 2" w:date="2019-09-04T20:28:00Z">
              <w:tcPr>
                <w:tcW w:w="1577" w:type="dxa"/>
                <w:shd w:val="clear" w:color="auto" w:fill="auto"/>
                <w:tcMar>
                  <w:top w:w="100" w:type="dxa"/>
                  <w:left w:w="100" w:type="dxa"/>
                  <w:bottom w:w="100" w:type="dxa"/>
                  <w:right w:w="100" w:type="dxa"/>
                </w:tcMar>
                <w:vAlign w:val="center"/>
              </w:tcPr>
            </w:tcPrChange>
          </w:tcPr>
          <w:p w14:paraId="1A5B78AA" w14:textId="14038268" w:rsidR="00847E8C" w:rsidRDefault="003C1572">
            <w:pPr>
              <w:pStyle w:val="Compact"/>
              <w:rPr>
                <w:rPrChange w:id="2297" w:author="Stage 2" w:date="2019-09-04T20:28:00Z">
                  <w:rPr>
                    <w:rFonts w:ascii="Times New Roman" w:eastAsia="Times New Roman" w:hAnsi="Times New Roman" w:cs="Times New Roman"/>
                    <w:sz w:val="24"/>
                    <w:szCs w:val="24"/>
                    <w:highlight w:val="yellow"/>
                  </w:rPr>
                </w:rPrChange>
              </w:rPr>
              <w:pPrChange w:id="2298" w:author="Stage 2" w:date="2019-09-04T20:28:00Z">
                <w:pPr>
                  <w:widowControl w:val="0"/>
                  <w:spacing w:line="240" w:lineRule="auto"/>
                  <w:jc w:val="right"/>
                </w:pPr>
              </w:pPrChange>
            </w:pPr>
            <w:r>
              <w:rPr>
                <w:rPrChange w:id="2299" w:author="Stage 2" w:date="2019-09-04T20:28:00Z">
                  <w:rPr>
                    <w:rFonts w:ascii="Times New Roman" w:eastAsia="Times New Roman" w:hAnsi="Times New Roman" w:cs="Times New Roman"/>
                    <w:sz w:val="24"/>
                    <w:szCs w:val="24"/>
                    <w:highlight w:val="yellow"/>
                  </w:rPr>
                </w:rPrChange>
              </w:rPr>
              <w:t>0.</w:t>
            </w:r>
            <w:ins w:id="2300" w:author="Stage 2" w:date="2019-09-04T20:28:00Z">
              <w:r>
                <w:t>000</w:t>
              </w:r>
            </w:ins>
            <w:del w:id="2301" w:author="Stage 2" w:date="2019-09-04T20:28:00Z">
              <w:r>
                <w:rPr>
                  <w:rFonts w:eastAsia="Times New Roman" w:cs="Times New Roman"/>
                  <w:highlight w:val="yellow"/>
                </w:rPr>
                <w:delText>001</w:delText>
              </w:r>
            </w:del>
          </w:p>
        </w:tc>
      </w:tr>
      <w:tr w:rsidR="00847E8C" w14:paraId="02C947A8" w14:textId="77777777">
        <w:tc>
          <w:tcPr>
            <w:tcW w:w="0" w:type="auto"/>
            <w:tcPrChange w:id="2302" w:author="Stage 2" w:date="2019-09-04T20:28:00Z">
              <w:tcPr>
                <w:tcW w:w="3263" w:type="dxa"/>
                <w:shd w:val="clear" w:color="auto" w:fill="auto"/>
                <w:tcMar>
                  <w:top w:w="100" w:type="dxa"/>
                  <w:left w:w="100" w:type="dxa"/>
                  <w:bottom w:w="100" w:type="dxa"/>
                  <w:right w:w="100" w:type="dxa"/>
                </w:tcMar>
                <w:vAlign w:val="center"/>
              </w:tcPr>
            </w:tcPrChange>
          </w:tcPr>
          <w:p w14:paraId="68722DC5" w14:textId="65AE873A" w:rsidR="00847E8C" w:rsidRDefault="003C1572">
            <w:pPr>
              <w:pStyle w:val="Compact"/>
              <w:rPr>
                <w:rPrChange w:id="2303" w:author="Stage 2" w:date="2019-09-04T20:28:00Z">
                  <w:rPr>
                    <w:rFonts w:ascii="Times New Roman" w:eastAsia="Times New Roman" w:hAnsi="Times New Roman" w:cs="Times New Roman"/>
                    <w:sz w:val="24"/>
                    <w:szCs w:val="24"/>
                    <w:highlight w:val="yellow"/>
                  </w:rPr>
                </w:rPrChange>
              </w:rPr>
              <w:pPrChange w:id="2304" w:author="Stage 2" w:date="2019-09-04T20:28:00Z">
                <w:pPr>
                  <w:widowControl w:val="0"/>
                  <w:pBdr>
                    <w:top w:val="nil"/>
                    <w:left w:val="nil"/>
                    <w:bottom w:val="nil"/>
                    <w:right w:val="nil"/>
                    <w:between w:val="nil"/>
                  </w:pBdr>
                  <w:spacing w:line="240" w:lineRule="auto"/>
                </w:pPr>
              </w:pPrChange>
            </w:pPr>
            <w:ins w:id="2305" w:author="Stage 2" w:date="2019-09-04T20:28:00Z">
              <w:r>
                <w:t>Age</w:t>
              </w:r>
            </w:ins>
            <w:del w:id="2306" w:author="Stage 2" w:date="2019-09-04T20:28:00Z">
              <w:r>
                <w:rPr>
                  <w:rFonts w:eastAsia="Times New Roman" w:cs="Times New Roman"/>
                  <w:highlight w:val="yellow"/>
                </w:rPr>
                <w:delText>trial_num</w:delText>
              </w:r>
            </w:del>
          </w:p>
        </w:tc>
        <w:tc>
          <w:tcPr>
            <w:tcW w:w="0" w:type="auto"/>
            <w:tcPrChange w:id="2307" w:author="Stage 2" w:date="2019-09-04T20:28:00Z">
              <w:tcPr>
                <w:tcW w:w="1564" w:type="dxa"/>
                <w:shd w:val="clear" w:color="auto" w:fill="auto"/>
                <w:tcMar>
                  <w:top w:w="100" w:type="dxa"/>
                  <w:left w:w="100" w:type="dxa"/>
                  <w:bottom w:w="100" w:type="dxa"/>
                  <w:right w:w="100" w:type="dxa"/>
                </w:tcMar>
                <w:vAlign w:val="center"/>
              </w:tcPr>
            </w:tcPrChange>
          </w:tcPr>
          <w:p w14:paraId="7F52DA1F" w14:textId="0F9341E7" w:rsidR="00847E8C" w:rsidRDefault="003C1572">
            <w:pPr>
              <w:pStyle w:val="Compact"/>
              <w:rPr>
                <w:rPrChange w:id="2308" w:author="Stage 2" w:date="2019-09-04T20:28:00Z">
                  <w:rPr>
                    <w:rFonts w:ascii="Times New Roman" w:eastAsia="Times New Roman" w:hAnsi="Times New Roman" w:cs="Times New Roman"/>
                    <w:sz w:val="24"/>
                    <w:szCs w:val="24"/>
                    <w:highlight w:val="yellow"/>
                  </w:rPr>
                </w:rPrChange>
              </w:rPr>
              <w:pPrChange w:id="2309" w:author="Stage 2" w:date="2019-09-04T20:28:00Z">
                <w:pPr>
                  <w:widowControl w:val="0"/>
                  <w:spacing w:line="240" w:lineRule="auto"/>
                  <w:jc w:val="right"/>
                </w:pPr>
              </w:pPrChange>
            </w:pPr>
            <w:ins w:id="2310" w:author="Stage 2" w:date="2019-09-04T20:28:00Z">
              <w:r>
                <w:t>-</w:t>
              </w:r>
            </w:ins>
            <w:r>
              <w:rPr>
                <w:rPrChange w:id="2311" w:author="Stage 2" w:date="2019-09-04T20:28:00Z">
                  <w:rPr>
                    <w:rFonts w:ascii="Times New Roman" w:eastAsia="Times New Roman" w:hAnsi="Times New Roman" w:cs="Times New Roman"/>
                    <w:sz w:val="24"/>
                    <w:szCs w:val="24"/>
                    <w:highlight w:val="yellow"/>
                  </w:rPr>
                </w:rPrChange>
              </w:rPr>
              <w:t>0.</w:t>
            </w:r>
            <w:ins w:id="2312" w:author="Stage 2" w:date="2019-09-04T20:28:00Z">
              <w:r>
                <w:t>035</w:t>
              </w:r>
            </w:ins>
            <w:del w:id="2313" w:author="Stage 2" w:date="2019-09-04T20:28:00Z">
              <w:r>
                <w:rPr>
                  <w:rFonts w:eastAsia="Times New Roman" w:cs="Times New Roman"/>
                  <w:highlight w:val="yellow"/>
                </w:rPr>
                <w:delText>00</w:delText>
              </w:r>
            </w:del>
          </w:p>
        </w:tc>
        <w:tc>
          <w:tcPr>
            <w:tcW w:w="0" w:type="auto"/>
            <w:tcPrChange w:id="2314" w:author="Stage 2" w:date="2019-09-04T20:28:00Z">
              <w:tcPr>
                <w:tcW w:w="1375" w:type="dxa"/>
                <w:shd w:val="clear" w:color="auto" w:fill="auto"/>
                <w:tcMar>
                  <w:top w:w="100" w:type="dxa"/>
                  <w:left w:w="100" w:type="dxa"/>
                  <w:bottom w:w="100" w:type="dxa"/>
                  <w:right w:w="100" w:type="dxa"/>
                </w:tcMar>
                <w:vAlign w:val="center"/>
              </w:tcPr>
            </w:tcPrChange>
          </w:tcPr>
          <w:p w14:paraId="2886C542" w14:textId="1F53F6CA" w:rsidR="00847E8C" w:rsidRDefault="003C1572">
            <w:pPr>
              <w:pStyle w:val="Compact"/>
              <w:rPr>
                <w:rPrChange w:id="2315" w:author="Stage 2" w:date="2019-09-04T20:28:00Z">
                  <w:rPr>
                    <w:rFonts w:ascii="Times New Roman" w:eastAsia="Times New Roman" w:hAnsi="Times New Roman" w:cs="Times New Roman"/>
                    <w:sz w:val="24"/>
                    <w:szCs w:val="24"/>
                    <w:highlight w:val="yellow"/>
                  </w:rPr>
                </w:rPrChange>
              </w:rPr>
              <w:pPrChange w:id="2316" w:author="Stage 2" w:date="2019-09-04T20:28:00Z">
                <w:pPr>
                  <w:widowControl w:val="0"/>
                  <w:spacing w:line="240" w:lineRule="auto"/>
                  <w:jc w:val="right"/>
                </w:pPr>
              </w:pPrChange>
            </w:pPr>
            <w:r>
              <w:rPr>
                <w:rPrChange w:id="2317" w:author="Stage 2" w:date="2019-09-04T20:28:00Z">
                  <w:rPr>
                    <w:rFonts w:ascii="Times New Roman" w:eastAsia="Times New Roman" w:hAnsi="Times New Roman" w:cs="Times New Roman"/>
                    <w:sz w:val="24"/>
                    <w:szCs w:val="24"/>
                    <w:highlight w:val="yellow"/>
                  </w:rPr>
                </w:rPrChange>
              </w:rPr>
              <w:t>0.</w:t>
            </w:r>
            <w:ins w:id="2318" w:author="Stage 2" w:date="2019-09-04T20:28:00Z">
              <w:r>
                <w:t>004</w:t>
              </w:r>
            </w:ins>
            <w:del w:id="2319" w:author="Stage 2" w:date="2019-09-04T20:28:00Z">
              <w:r>
                <w:rPr>
                  <w:rFonts w:eastAsia="Times New Roman" w:cs="Times New Roman"/>
                  <w:highlight w:val="yellow"/>
                </w:rPr>
                <w:delText>00</w:delText>
              </w:r>
            </w:del>
          </w:p>
        </w:tc>
        <w:tc>
          <w:tcPr>
            <w:tcW w:w="0" w:type="auto"/>
            <w:tcPrChange w:id="2320" w:author="Stage 2" w:date="2019-09-04T20:28:00Z">
              <w:tcPr>
                <w:tcW w:w="1577" w:type="dxa"/>
                <w:shd w:val="clear" w:color="auto" w:fill="auto"/>
                <w:tcMar>
                  <w:top w:w="100" w:type="dxa"/>
                  <w:left w:w="100" w:type="dxa"/>
                  <w:bottom w:w="100" w:type="dxa"/>
                  <w:right w:w="100" w:type="dxa"/>
                </w:tcMar>
                <w:vAlign w:val="center"/>
              </w:tcPr>
            </w:tcPrChange>
          </w:tcPr>
          <w:p w14:paraId="554A4154" w14:textId="732F5BE0" w:rsidR="00847E8C" w:rsidRDefault="003C1572">
            <w:pPr>
              <w:pStyle w:val="Compact"/>
              <w:rPr>
                <w:rPrChange w:id="2321" w:author="Stage 2" w:date="2019-09-04T20:28:00Z">
                  <w:rPr>
                    <w:rFonts w:ascii="Times New Roman" w:eastAsia="Times New Roman" w:hAnsi="Times New Roman" w:cs="Times New Roman"/>
                    <w:sz w:val="24"/>
                    <w:szCs w:val="24"/>
                    <w:highlight w:val="yellow"/>
                  </w:rPr>
                </w:rPrChange>
              </w:rPr>
              <w:pPrChange w:id="2322" w:author="Stage 2" w:date="2019-09-04T20:28:00Z">
                <w:pPr>
                  <w:widowControl w:val="0"/>
                  <w:spacing w:line="240" w:lineRule="auto"/>
                  <w:jc w:val="right"/>
                </w:pPr>
              </w:pPrChange>
            </w:pPr>
            <w:r>
              <w:rPr>
                <w:rPrChange w:id="2323" w:author="Stage 2" w:date="2019-09-04T20:28:00Z">
                  <w:rPr>
                    <w:rFonts w:ascii="Times New Roman" w:eastAsia="Times New Roman" w:hAnsi="Times New Roman" w:cs="Times New Roman"/>
                    <w:sz w:val="24"/>
                    <w:szCs w:val="24"/>
                    <w:highlight w:val="yellow"/>
                  </w:rPr>
                </w:rPrChange>
              </w:rPr>
              <w:t>-</w:t>
            </w:r>
            <w:ins w:id="2324" w:author="Stage 2" w:date="2019-09-04T20:28:00Z">
              <w:r>
                <w:t>7.950</w:t>
              </w:r>
            </w:ins>
            <w:del w:id="2325" w:author="Stage 2" w:date="2019-09-04T20:28:00Z">
              <w:r>
                <w:rPr>
                  <w:rFonts w:eastAsia="Times New Roman" w:cs="Times New Roman"/>
                  <w:highlight w:val="yellow"/>
                </w:rPr>
                <w:delText>0.25</w:delText>
              </w:r>
            </w:del>
          </w:p>
        </w:tc>
        <w:tc>
          <w:tcPr>
            <w:tcW w:w="0" w:type="auto"/>
            <w:tcPrChange w:id="2326" w:author="Stage 2" w:date="2019-09-04T20:28:00Z">
              <w:tcPr>
                <w:tcW w:w="1577" w:type="dxa"/>
                <w:shd w:val="clear" w:color="auto" w:fill="auto"/>
                <w:tcMar>
                  <w:top w:w="100" w:type="dxa"/>
                  <w:left w:w="100" w:type="dxa"/>
                  <w:bottom w:w="100" w:type="dxa"/>
                  <w:right w:w="100" w:type="dxa"/>
                </w:tcMar>
                <w:vAlign w:val="center"/>
              </w:tcPr>
            </w:tcPrChange>
          </w:tcPr>
          <w:p w14:paraId="1CB910E1" w14:textId="7AE49EED" w:rsidR="00847E8C" w:rsidRDefault="003C1572">
            <w:pPr>
              <w:pStyle w:val="Compact"/>
              <w:rPr>
                <w:rPrChange w:id="2327" w:author="Stage 2" w:date="2019-09-04T20:28:00Z">
                  <w:rPr>
                    <w:rFonts w:ascii="Times New Roman" w:eastAsia="Times New Roman" w:hAnsi="Times New Roman" w:cs="Times New Roman"/>
                    <w:sz w:val="24"/>
                    <w:szCs w:val="24"/>
                    <w:highlight w:val="yellow"/>
                  </w:rPr>
                </w:rPrChange>
              </w:rPr>
              <w:pPrChange w:id="2328" w:author="Stage 2" w:date="2019-09-04T20:28:00Z">
                <w:pPr>
                  <w:widowControl w:val="0"/>
                  <w:spacing w:line="240" w:lineRule="auto"/>
                  <w:jc w:val="right"/>
                </w:pPr>
              </w:pPrChange>
            </w:pPr>
            <w:r>
              <w:rPr>
                <w:rPrChange w:id="2329" w:author="Stage 2" w:date="2019-09-04T20:28:00Z">
                  <w:rPr>
                    <w:rFonts w:ascii="Times New Roman" w:eastAsia="Times New Roman" w:hAnsi="Times New Roman" w:cs="Times New Roman"/>
                    <w:sz w:val="24"/>
                    <w:szCs w:val="24"/>
                    <w:highlight w:val="yellow"/>
                  </w:rPr>
                </w:rPrChange>
              </w:rPr>
              <w:t>0.</w:t>
            </w:r>
            <w:ins w:id="2330" w:author="Stage 2" w:date="2019-09-04T20:28:00Z">
              <w:r>
                <w:t>000</w:t>
              </w:r>
            </w:ins>
            <w:del w:id="2331" w:author="Stage 2" w:date="2019-09-04T20:28:00Z">
              <w:r>
                <w:rPr>
                  <w:rFonts w:eastAsia="Times New Roman" w:cs="Times New Roman"/>
                  <w:highlight w:val="yellow"/>
                </w:rPr>
                <w:delText>803</w:delText>
              </w:r>
            </w:del>
          </w:p>
        </w:tc>
      </w:tr>
      <w:tr w:rsidR="00847E8C" w14:paraId="4D224881" w14:textId="77777777">
        <w:tc>
          <w:tcPr>
            <w:tcW w:w="0" w:type="auto"/>
            <w:tcPrChange w:id="2332" w:author="Stage 2" w:date="2019-09-04T20:28:00Z">
              <w:tcPr>
                <w:tcW w:w="3263" w:type="dxa"/>
                <w:shd w:val="clear" w:color="auto" w:fill="auto"/>
                <w:tcMar>
                  <w:top w:w="100" w:type="dxa"/>
                  <w:left w:w="100" w:type="dxa"/>
                  <w:bottom w:w="100" w:type="dxa"/>
                  <w:right w:w="100" w:type="dxa"/>
                </w:tcMar>
                <w:vAlign w:val="center"/>
              </w:tcPr>
            </w:tcPrChange>
          </w:tcPr>
          <w:p w14:paraId="7ECEA92E" w14:textId="77777777" w:rsidR="00847E8C" w:rsidRDefault="003C1572">
            <w:pPr>
              <w:pStyle w:val="Compact"/>
              <w:rPr>
                <w:rPrChange w:id="2333" w:author="Stage 2" w:date="2019-09-04T20:28:00Z">
                  <w:rPr>
                    <w:rFonts w:ascii="Times New Roman" w:eastAsia="Times New Roman" w:hAnsi="Times New Roman" w:cs="Times New Roman"/>
                    <w:sz w:val="24"/>
                    <w:szCs w:val="24"/>
                    <w:highlight w:val="yellow"/>
                  </w:rPr>
                </w:rPrChange>
              </w:rPr>
              <w:pPrChange w:id="2334" w:author="Stage 2" w:date="2019-09-04T20:28:00Z">
                <w:pPr>
                  <w:widowControl w:val="0"/>
                  <w:pBdr>
                    <w:top w:val="nil"/>
                    <w:left w:val="nil"/>
                    <w:bottom w:val="nil"/>
                    <w:right w:val="nil"/>
                    <w:between w:val="nil"/>
                  </w:pBdr>
                  <w:spacing w:line="240" w:lineRule="auto"/>
                </w:pPr>
              </w:pPrChange>
            </w:pPr>
            <w:del w:id="2335" w:author="Stage 2" w:date="2019-09-04T20:28:00Z">
              <w:r>
                <w:rPr>
                  <w:rFonts w:eastAsia="Times New Roman" w:cs="Times New Roman"/>
                  <w:highlight w:val="yellow"/>
                </w:rPr>
                <w:delText>non-</w:delText>
              </w:r>
            </w:del>
            <w:r>
              <w:rPr>
                <w:rPrChange w:id="2336" w:author="Stage 2" w:date="2019-09-04T20:28:00Z">
                  <w:rPr>
                    <w:rFonts w:ascii="Times New Roman" w:eastAsia="Times New Roman" w:hAnsi="Times New Roman" w:cs="Times New Roman"/>
                    <w:sz w:val="24"/>
                    <w:szCs w:val="24"/>
                    <w:highlight w:val="yellow"/>
                  </w:rPr>
                </w:rPrChange>
              </w:rPr>
              <w:t>NAE</w:t>
            </w:r>
          </w:p>
        </w:tc>
        <w:tc>
          <w:tcPr>
            <w:tcW w:w="0" w:type="auto"/>
            <w:tcPrChange w:id="2337" w:author="Stage 2" w:date="2019-09-04T20:28:00Z">
              <w:tcPr>
                <w:tcW w:w="1564" w:type="dxa"/>
                <w:shd w:val="clear" w:color="auto" w:fill="auto"/>
                <w:tcMar>
                  <w:top w:w="100" w:type="dxa"/>
                  <w:left w:w="100" w:type="dxa"/>
                  <w:bottom w:w="100" w:type="dxa"/>
                  <w:right w:w="100" w:type="dxa"/>
                </w:tcMar>
                <w:vAlign w:val="center"/>
              </w:tcPr>
            </w:tcPrChange>
          </w:tcPr>
          <w:p w14:paraId="593D4FE9" w14:textId="2FB1E25C" w:rsidR="00847E8C" w:rsidRDefault="003C1572">
            <w:pPr>
              <w:pStyle w:val="Compact"/>
              <w:rPr>
                <w:rPrChange w:id="2338" w:author="Stage 2" w:date="2019-09-04T20:28:00Z">
                  <w:rPr>
                    <w:rFonts w:ascii="Times New Roman" w:eastAsia="Times New Roman" w:hAnsi="Times New Roman" w:cs="Times New Roman"/>
                    <w:sz w:val="24"/>
                    <w:szCs w:val="24"/>
                    <w:highlight w:val="yellow"/>
                  </w:rPr>
                </w:rPrChange>
              </w:rPr>
              <w:pPrChange w:id="2339" w:author="Stage 2" w:date="2019-09-04T20:28:00Z">
                <w:pPr>
                  <w:widowControl w:val="0"/>
                  <w:spacing w:line="240" w:lineRule="auto"/>
                  <w:jc w:val="right"/>
                </w:pPr>
              </w:pPrChange>
            </w:pPr>
            <w:r>
              <w:rPr>
                <w:rPrChange w:id="2340" w:author="Stage 2" w:date="2019-09-04T20:28:00Z">
                  <w:rPr>
                    <w:rFonts w:ascii="Times New Roman" w:eastAsia="Times New Roman" w:hAnsi="Times New Roman" w:cs="Times New Roman"/>
                    <w:sz w:val="24"/>
                    <w:szCs w:val="24"/>
                    <w:highlight w:val="yellow"/>
                  </w:rPr>
                </w:rPrChange>
              </w:rPr>
              <w:t>-</w:t>
            </w:r>
            <w:ins w:id="2341" w:author="Stage 2" w:date="2019-09-04T20:28:00Z">
              <w:r>
                <w:t>0.016</w:t>
              </w:r>
            </w:ins>
            <w:del w:id="2342" w:author="Stage 2" w:date="2019-09-04T20:28:00Z">
              <w:r>
                <w:rPr>
                  <w:rFonts w:eastAsia="Times New Roman" w:cs="Times New Roman"/>
                  <w:highlight w:val="yellow"/>
                </w:rPr>
                <w:delText>1.15</w:delText>
              </w:r>
            </w:del>
          </w:p>
        </w:tc>
        <w:tc>
          <w:tcPr>
            <w:tcW w:w="0" w:type="auto"/>
            <w:tcPrChange w:id="2343" w:author="Stage 2" w:date="2019-09-04T20:28:00Z">
              <w:tcPr>
                <w:tcW w:w="1375" w:type="dxa"/>
                <w:shd w:val="clear" w:color="auto" w:fill="auto"/>
                <w:tcMar>
                  <w:top w:w="100" w:type="dxa"/>
                  <w:left w:w="100" w:type="dxa"/>
                  <w:bottom w:w="100" w:type="dxa"/>
                  <w:right w:w="100" w:type="dxa"/>
                </w:tcMar>
                <w:vAlign w:val="center"/>
              </w:tcPr>
            </w:tcPrChange>
          </w:tcPr>
          <w:p w14:paraId="202F7457" w14:textId="5645AB6D" w:rsidR="00847E8C" w:rsidRDefault="003C1572">
            <w:pPr>
              <w:pStyle w:val="Compact"/>
              <w:rPr>
                <w:rPrChange w:id="2344" w:author="Stage 2" w:date="2019-09-04T20:28:00Z">
                  <w:rPr>
                    <w:rFonts w:ascii="Times New Roman" w:eastAsia="Times New Roman" w:hAnsi="Times New Roman" w:cs="Times New Roman"/>
                    <w:sz w:val="24"/>
                    <w:szCs w:val="24"/>
                    <w:highlight w:val="yellow"/>
                  </w:rPr>
                </w:rPrChange>
              </w:rPr>
              <w:pPrChange w:id="2345" w:author="Stage 2" w:date="2019-09-04T20:28:00Z">
                <w:pPr>
                  <w:widowControl w:val="0"/>
                  <w:spacing w:line="240" w:lineRule="auto"/>
                  <w:jc w:val="right"/>
                </w:pPr>
              </w:pPrChange>
            </w:pPr>
            <w:r>
              <w:rPr>
                <w:rPrChange w:id="2346" w:author="Stage 2" w:date="2019-09-04T20:28:00Z">
                  <w:rPr>
                    <w:rFonts w:ascii="Times New Roman" w:eastAsia="Times New Roman" w:hAnsi="Times New Roman" w:cs="Times New Roman"/>
                    <w:sz w:val="24"/>
                    <w:szCs w:val="24"/>
                    <w:highlight w:val="yellow"/>
                  </w:rPr>
                </w:rPrChange>
              </w:rPr>
              <w:t>0.</w:t>
            </w:r>
            <w:ins w:id="2347" w:author="Stage 2" w:date="2019-09-04T20:28:00Z">
              <w:r>
                <w:t>049</w:t>
              </w:r>
            </w:ins>
            <w:del w:id="2348" w:author="Stage 2" w:date="2019-09-04T20:28:00Z">
              <w:r>
                <w:rPr>
                  <w:rFonts w:eastAsia="Times New Roman" w:cs="Times New Roman"/>
                  <w:highlight w:val="yellow"/>
                </w:rPr>
                <w:delText>49</w:delText>
              </w:r>
            </w:del>
          </w:p>
        </w:tc>
        <w:tc>
          <w:tcPr>
            <w:tcW w:w="0" w:type="auto"/>
            <w:tcPrChange w:id="2349" w:author="Stage 2" w:date="2019-09-04T20:28:00Z">
              <w:tcPr>
                <w:tcW w:w="1577" w:type="dxa"/>
                <w:shd w:val="clear" w:color="auto" w:fill="auto"/>
                <w:tcMar>
                  <w:top w:w="100" w:type="dxa"/>
                  <w:left w:w="100" w:type="dxa"/>
                  <w:bottom w:w="100" w:type="dxa"/>
                  <w:right w:w="100" w:type="dxa"/>
                </w:tcMar>
                <w:vAlign w:val="center"/>
              </w:tcPr>
            </w:tcPrChange>
          </w:tcPr>
          <w:p w14:paraId="578EE726" w14:textId="49CE63CA" w:rsidR="00847E8C" w:rsidRDefault="003C1572">
            <w:pPr>
              <w:pStyle w:val="Compact"/>
              <w:rPr>
                <w:rPrChange w:id="2350" w:author="Stage 2" w:date="2019-09-04T20:28:00Z">
                  <w:rPr>
                    <w:rFonts w:ascii="Times New Roman" w:eastAsia="Times New Roman" w:hAnsi="Times New Roman" w:cs="Times New Roman"/>
                    <w:sz w:val="24"/>
                    <w:szCs w:val="24"/>
                    <w:highlight w:val="yellow"/>
                  </w:rPr>
                </w:rPrChange>
              </w:rPr>
              <w:pPrChange w:id="2351" w:author="Stage 2" w:date="2019-09-04T20:28:00Z">
                <w:pPr>
                  <w:widowControl w:val="0"/>
                  <w:spacing w:line="240" w:lineRule="auto"/>
                  <w:jc w:val="right"/>
                </w:pPr>
              </w:pPrChange>
            </w:pPr>
            <w:r>
              <w:rPr>
                <w:rPrChange w:id="2352" w:author="Stage 2" w:date="2019-09-04T20:28:00Z">
                  <w:rPr>
                    <w:rFonts w:ascii="Times New Roman" w:eastAsia="Times New Roman" w:hAnsi="Times New Roman" w:cs="Times New Roman"/>
                    <w:sz w:val="24"/>
                    <w:szCs w:val="24"/>
                    <w:highlight w:val="yellow"/>
                  </w:rPr>
                </w:rPrChange>
              </w:rPr>
              <w:t>-</w:t>
            </w:r>
            <w:ins w:id="2353" w:author="Stage 2" w:date="2019-09-04T20:28:00Z">
              <w:r>
                <w:t>0.335</w:t>
              </w:r>
            </w:ins>
            <w:del w:id="2354" w:author="Stage 2" w:date="2019-09-04T20:28:00Z">
              <w:r>
                <w:rPr>
                  <w:rFonts w:eastAsia="Times New Roman" w:cs="Times New Roman"/>
                  <w:highlight w:val="yellow"/>
                </w:rPr>
                <w:delText>2.35</w:delText>
              </w:r>
            </w:del>
          </w:p>
        </w:tc>
        <w:tc>
          <w:tcPr>
            <w:tcW w:w="0" w:type="auto"/>
            <w:tcPrChange w:id="2355" w:author="Stage 2" w:date="2019-09-04T20:28:00Z">
              <w:tcPr>
                <w:tcW w:w="1577" w:type="dxa"/>
                <w:shd w:val="clear" w:color="auto" w:fill="auto"/>
                <w:tcMar>
                  <w:top w:w="100" w:type="dxa"/>
                  <w:left w:w="100" w:type="dxa"/>
                  <w:bottom w:w="100" w:type="dxa"/>
                  <w:right w:w="100" w:type="dxa"/>
                </w:tcMar>
                <w:vAlign w:val="center"/>
              </w:tcPr>
            </w:tcPrChange>
          </w:tcPr>
          <w:p w14:paraId="204689D4" w14:textId="0DD72B81" w:rsidR="00847E8C" w:rsidRDefault="003C1572">
            <w:pPr>
              <w:pStyle w:val="Compact"/>
              <w:rPr>
                <w:rPrChange w:id="2356" w:author="Stage 2" w:date="2019-09-04T20:28:00Z">
                  <w:rPr>
                    <w:rFonts w:ascii="Times New Roman" w:eastAsia="Times New Roman" w:hAnsi="Times New Roman" w:cs="Times New Roman"/>
                    <w:sz w:val="24"/>
                    <w:szCs w:val="24"/>
                    <w:highlight w:val="yellow"/>
                  </w:rPr>
                </w:rPrChange>
              </w:rPr>
              <w:pPrChange w:id="2357" w:author="Stage 2" w:date="2019-09-04T20:28:00Z">
                <w:pPr>
                  <w:widowControl w:val="0"/>
                  <w:spacing w:line="240" w:lineRule="auto"/>
                  <w:jc w:val="right"/>
                </w:pPr>
              </w:pPrChange>
            </w:pPr>
            <w:r>
              <w:rPr>
                <w:rPrChange w:id="2358" w:author="Stage 2" w:date="2019-09-04T20:28:00Z">
                  <w:rPr>
                    <w:rFonts w:ascii="Times New Roman" w:eastAsia="Times New Roman" w:hAnsi="Times New Roman" w:cs="Times New Roman"/>
                    <w:sz w:val="24"/>
                    <w:szCs w:val="24"/>
                    <w:highlight w:val="yellow"/>
                  </w:rPr>
                </w:rPrChange>
              </w:rPr>
              <w:t>0.</w:t>
            </w:r>
            <w:ins w:id="2359" w:author="Stage 2" w:date="2019-09-04T20:28:00Z">
              <w:r>
                <w:t>738</w:t>
              </w:r>
            </w:ins>
            <w:del w:id="2360" w:author="Stage 2" w:date="2019-09-04T20:28:00Z">
              <w:r>
                <w:rPr>
                  <w:rFonts w:eastAsia="Times New Roman" w:cs="Times New Roman"/>
                  <w:highlight w:val="yellow"/>
                </w:rPr>
                <w:delText>023</w:delText>
              </w:r>
            </w:del>
          </w:p>
        </w:tc>
      </w:tr>
      <w:tr w:rsidR="00847E8C" w14:paraId="0D81C055" w14:textId="77777777">
        <w:tc>
          <w:tcPr>
            <w:tcW w:w="0" w:type="auto"/>
            <w:tcPrChange w:id="2361" w:author="Stage 2" w:date="2019-09-04T20:28:00Z">
              <w:tcPr>
                <w:tcW w:w="3263" w:type="dxa"/>
                <w:shd w:val="clear" w:color="auto" w:fill="auto"/>
                <w:tcMar>
                  <w:top w:w="100" w:type="dxa"/>
                  <w:left w:w="100" w:type="dxa"/>
                  <w:bottom w:w="100" w:type="dxa"/>
                  <w:right w:w="100" w:type="dxa"/>
                </w:tcMar>
                <w:vAlign w:val="center"/>
              </w:tcPr>
            </w:tcPrChange>
          </w:tcPr>
          <w:p w14:paraId="3744696F" w14:textId="12ACB5A7" w:rsidR="00847E8C" w:rsidRDefault="003C1572">
            <w:pPr>
              <w:pStyle w:val="Compact"/>
              <w:rPr>
                <w:rPrChange w:id="2362" w:author="Stage 2" w:date="2019-09-04T20:28:00Z">
                  <w:rPr>
                    <w:rFonts w:ascii="Times New Roman" w:eastAsia="Times New Roman" w:hAnsi="Times New Roman" w:cs="Times New Roman"/>
                    <w:sz w:val="24"/>
                    <w:szCs w:val="24"/>
                    <w:highlight w:val="yellow"/>
                  </w:rPr>
                </w:rPrChange>
              </w:rPr>
              <w:pPrChange w:id="2363" w:author="Stage 2" w:date="2019-09-04T20:28:00Z">
                <w:pPr>
                  <w:widowControl w:val="0"/>
                  <w:pBdr>
                    <w:top w:val="nil"/>
                    <w:left w:val="nil"/>
                    <w:bottom w:val="nil"/>
                    <w:right w:val="nil"/>
                    <w:between w:val="nil"/>
                  </w:pBdr>
                  <w:spacing w:line="240" w:lineRule="auto"/>
                </w:pPr>
              </w:pPrChange>
            </w:pPr>
            <w:r>
              <w:rPr>
                <w:rPrChange w:id="2364" w:author="Stage 2" w:date="2019-09-04T20:28:00Z">
                  <w:rPr>
                    <w:rFonts w:ascii="Times New Roman" w:eastAsia="Times New Roman" w:hAnsi="Times New Roman" w:cs="Times New Roman"/>
                    <w:sz w:val="24"/>
                    <w:szCs w:val="24"/>
                    <w:highlight w:val="yellow"/>
                  </w:rPr>
                </w:rPrChange>
              </w:rPr>
              <w:t xml:space="preserve">IDS </w:t>
            </w:r>
            <w:ins w:id="2365" w:author="Stage 2" w:date="2019-09-04T20:28:00Z">
              <w:r>
                <w:t>* Eye-tracking</w:t>
              </w:r>
            </w:ins>
            <w:del w:id="2366" w:author="Stage 2" w:date="2019-09-04T20:28:00Z">
              <w:r>
                <w:rPr>
                  <w:rFonts w:eastAsia="Times New Roman" w:cs="Times New Roman"/>
                  <w:highlight w:val="yellow"/>
                </w:rPr>
                <w:delText>x HPP</w:delText>
              </w:r>
            </w:del>
          </w:p>
        </w:tc>
        <w:tc>
          <w:tcPr>
            <w:tcW w:w="0" w:type="auto"/>
            <w:tcPrChange w:id="2367" w:author="Stage 2" w:date="2019-09-04T20:28:00Z">
              <w:tcPr>
                <w:tcW w:w="1564" w:type="dxa"/>
                <w:shd w:val="clear" w:color="auto" w:fill="auto"/>
                <w:tcMar>
                  <w:top w:w="100" w:type="dxa"/>
                  <w:left w:w="100" w:type="dxa"/>
                  <w:bottom w:w="100" w:type="dxa"/>
                  <w:right w:w="100" w:type="dxa"/>
                </w:tcMar>
                <w:vAlign w:val="center"/>
              </w:tcPr>
            </w:tcPrChange>
          </w:tcPr>
          <w:p w14:paraId="568DA8BB" w14:textId="06C18D94" w:rsidR="00847E8C" w:rsidRDefault="003C1572">
            <w:pPr>
              <w:pStyle w:val="Compact"/>
              <w:rPr>
                <w:rPrChange w:id="2368" w:author="Stage 2" w:date="2019-09-04T20:28:00Z">
                  <w:rPr>
                    <w:rFonts w:ascii="Times New Roman" w:eastAsia="Times New Roman" w:hAnsi="Times New Roman" w:cs="Times New Roman"/>
                    <w:sz w:val="24"/>
                    <w:szCs w:val="24"/>
                    <w:highlight w:val="yellow"/>
                  </w:rPr>
                </w:rPrChange>
              </w:rPr>
              <w:pPrChange w:id="2369" w:author="Stage 2" w:date="2019-09-04T20:28:00Z">
                <w:pPr>
                  <w:widowControl w:val="0"/>
                  <w:spacing w:line="240" w:lineRule="auto"/>
                  <w:jc w:val="right"/>
                </w:pPr>
              </w:pPrChange>
            </w:pPr>
            <w:r>
              <w:rPr>
                <w:rPrChange w:id="2370" w:author="Stage 2" w:date="2019-09-04T20:28:00Z">
                  <w:rPr>
                    <w:rFonts w:ascii="Times New Roman" w:eastAsia="Times New Roman" w:hAnsi="Times New Roman" w:cs="Times New Roman"/>
                    <w:sz w:val="24"/>
                    <w:szCs w:val="24"/>
                    <w:highlight w:val="yellow"/>
                  </w:rPr>
                </w:rPrChange>
              </w:rPr>
              <w:t>-0.</w:t>
            </w:r>
            <w:ins w:id="2371" w:author="Stage 2" w:date="2019-09-04T20:28:00Z">
              <w:r>
                <w:t>009</w:t>
              </w:r>
            </w:ins>
            <w:del w:id="2372" w:author="Stage 2" w:date="2019-09-04T20:28:00Z">
              <w:r>
                <w:rPr>
                  <w:rFonts w:eastAsia="Times New Roman" w:cs="Times New Roman"/>
                  <w:highlight w:val="yellow"/>
                </w:rPr>
                <w:delText>63</w:delText>
              </w:r>
            </w:del>
          </w:p>
        </w:tc>
        <w:tc>
          <w:tcPr>
            <w:tcW w:w="0" w:type="auto"/>
            <w:tcPrChange w:id="2373" w:author="Stage 2" w:date="2019-09-04T20:28:00Z">
              <w:tcPr>
                <w:tcW w:w="1375" w:type="dxa"/>
                <w:shd w:val="clear" w:color="auto" w:fill="auto"/>
                <w:tcMar>
                  <w:top w:w="100" w:type="dxa"/>
                  <w:left w:w="100" w:type="dxa"/>
                  <w:bottom w:w="100" w:type="dxa"/>
                  <w:right w:w="100" w:type="dxa"/>
                </w:tcMar>
                <w:vAlign w:val="center"/>
              </w:tcPr>
            </w:tcPrChange>
          </w:tcPr>
          <w:p w14:paraId="138EECDF" w14:textId="4A612C4C" w:rsidR="00847E8C" w:rsidRDefault="003C1572">
            <w:pPr>
              <w:pStyle w:val="Compact"/>
              <w:rPr>
                <w:rPrChange w:id="2374" w:author="Stage 2" w:date="2019-09-04T20:28:00Z">
                  <w:rPr>
                    <w:rFonts w:ascii="Times New Roman" w:eastAsia="Times New Roman" w:hAnsi="Times New Roman" w:cs="Times New Roman"/>
                    <w:sz w:val="24"/>
                    <w:szCs w:val="24"/>
                    <w:highlight w:val="yellow"/>
                  </w:rPr>
                </w:rPrChange>
              </w:rPr>
              <w:pPrChange w:id="2375" w:author="Stage 2" w:date="2019-09-04T20:28:00Z">
                <w:pPr>
                  <w:widowControl w:val="0"/>
                  <w:spacing w:line="240" w:lineRule="auto"/>
                  <w:jc w:val="right"/>
                </w:pPr>
              </w:pPrChange>
            </w:pPr>
            <w:r>
              <w:rPr>
                <w:rPrChange w:id="2376" w:author="Stage 2" w:date="2019-09-04T20:28:00Z">
                  <w:rPr>
                    <w:rFonts w:ascii="Times New Roman" w:eastAsia="Times New Roman" w:hAnsi="Times New Roman" w:cs="Times New Roman"/>
                    <w:sz w:val="24"/>
                    <w:szCs w:val="24"/>
                    <w:highlight w:val="yellow"/>
                  </w:rPr>
                </w:rPrChange>
              </w:rPr>
              <w:t>0.</w:t>
            </w:r>
            <w:ins w:id="2377" w:author="Stage 2" w:date="2019-09-04T20:28:00Z">
              <w:r>
                <w:t>017</w:t>
              </w:r>
            </w:ins>
            <w:del w:id="2378" w:author="Stage 2" w:date="2019-09-04T20:28:00Z">
              <w:r>
                <w:rPr>
                  <w:rFonts w:eastAsia="Times New Roman" w:cs="Times New Roman"/>
                  <w:highlight w:val="yellow"/>
                </w:rPr>
                <w:delText>34</w:delText>
              </w:r>
            </w:del>
          </w:p>
        </w:tc>
        <w:tc>
          <w:tcPr>
            <w:tcW w:w="0" w:type="auto"/>
            <w:tcPrChange w:id="2379" w:author="Stage 2" w:date="2019-09-04T20:28:00Z">
              <w:tcPr>
                <w:tcW w:w="1577" w:type="dxa"/>
                <w:shd w:val="clear" w:color="auto" w:fill="auto"/>
                <w:tcMar>
                  <w:top w:w="100" w:type="dxa"/>
                  <w:left w:w="100" w:type="dxa"/>
                  <w:bottom w:w="100" w:type="dxa"/>
                  <w:right w:w="100" w:type="dxa"/>
                </w:tcMar>
                <w:vAlign w:val="center"/>
              </w:tcPr>
            </w:tcPrChange>
          </w:tcPr>
          <w:p w14:paraId="6D21DFCE" w14:textId="0CED4F08" w:rsidR="00847E8C" w:rsidRDefault="003C1572">
            <w:pPr>
              <w:pStyle w:val="Compact"/>
              <w:rPr>
                <w:rPrChange w:id="2380" w:author="Stage 2" w:date="2019-09-04T20:28:00Z">
                  <w:rPr>
                    <w:rFonts w:ascii="Times New Roman" w:eastAsia="Times New Roman" w:hAnsi="Times New Roman" w:cs="Times New Roman"/>
                    <w:sz w:val="24"/>
                    <w:szCs w:val="24"/>
                    <w:highlight w:val="yellow"/>
                  </w:rPr>
                </w:rPrChange>
              </w:rPr>
              <w:pPrChange w:id="2381" w:author="Stage 2" w:date="2019-09-04T20:28:00Z">
                <w:pPr>
                  <w:widowControl w:val="0"/>
                  <w:spacing w:line="240" w:lineRule="auto"/>
                  <w:jc w:val="right"/>
                </w:pPr>
              </w:pPrChange>
            </w:pPr>
            <w:r>
              <w:rPr>
                <w:rPrChange w:id="2382" w:author="Stage 2" w:date="2019-09-04T20:28:00Z">
                  <w:rPr>
                    <w:rFonts w:ascii="Times New Roman" w:eastAsia="Times New Roman" w:hAnsi="Times New Roman" w:cs="Times New Roman"/>
                    <w:sz w:val="24"/>
                    <w:szCs w:val="24"/>
                    <w:highlight w:val="yellow"/>
                  </w:rPr>
                </w:rPrChange>
              </w:rPr>
              <w:t>-</w:t>
            </w:r>
            <w:ins w:id="2383" w:author="Stage 2" w:date="2019-09-04T20:28:00Z">
              <w:r>
                <w:t>0.548</w:t>
              </w:r>
            </w:ins>
            <w:del w:id="2384" w:author="Stage 2" w:date="2019-09-04T20:28:00Z">
              <w:r>
                <w:rPr>
                  <w:rFonts w:eastAsia="Times New Roman" w:cs="Times New Roman"/>
                  <w:highlight w:val="yellow"/>
                </w:rPr>
                <w:delText>1.85</w:delText>
              </w:r>
            </w:del>
          </w:p>
        </w:tc>
        <w:tc>
          <w:tcPr>
            <w:tcW w:w="0" w:type="auto"/>
            <w:tcPrChange w:id="2385" w:author="Stage 2" w:date="2019-09-04T20:28:00Z">
              <w:tcPr>
                <w:tcW w:w="1577" w:type="dxa"/>
                <w:shd w:val="clear" w:color="auto" w:fill="auto"/>
                <w:tcMar>
                  <w:top w:w="100" w:type="dxa"/>
                  <w:left w:w="100" w:type="dxa"/>
                  <w:bottom w:w="100" w:type="dxa"/>
                  <w:right w:w="100" w:type="dxa"/>
                </w:tcMar>
                <w:vAlign w:val="center"/>
              </w:tcPr>
            </w:tcPrChange>
          </w:tcPr>
          <w:p w14:paraId="4793D5E6" w14:textId="06FD9D35" w:rsidR="00847E8C" w:rsidRDefault="003C1572">
            <w:pPr>
              <w:pStyle w:val="Compact"/>
              <w:rPr>
                <w:rPrChange w:id="2386" w:author="Stage 2" w:date="2019-09-04T20:28:00Z">
                  <w:rPr>
                    <w:rFonts w:ascii="Times New Roman" w:eastAsia="Times New Roman" w:hAnsi="Times New Roman" w:cs="Times New Roman"/>
                    <w:sz w:val="24"/>
                    <w:szCs w:val="24"/>
                    <w:highlight w:val="yellow"/>
                  </w:rPr>
                </w:rPrChange>
              </w:rPr>
              <w:pPrChange w:id="2387" w:author="Stage 2" w:date="2019-09-04T20:28:00Z">
                <w:pPr>
                  <w:widowControl w:val="0"/>
                  <w:spacing w:line="240" w:lineRule="auto"/>
                  <w:jc w:val="right"/>
                </w:pPr>
              </w:pPrChange>
            </w:pPr>
            <w:r>
              <w:rPr>
                <w:rPrChange w:id="2388" w:author="Stage 2" w:date="2019-09-04T20:28:00Z">
                  <w:rPr>
                    <w:rFonts w:ascii="Times New Roman" w:eastAsia="Times New Roman" w:hAnsi="Times New Roman" w:cs="Times New Roman"/>
                    <w:sz w:val="24"/>
                    <w:szCs w:val="24"/>
                    <w:highlight w:val="yellow"/>
                  </w:rPr>
                </w:rPrChange>
              </w:rPr>
              <w:t>0.</w:t>
            </w:r>
            <w:ins w:id="2389" w:author="Stage 2" w:date="2019-09-04T20:28:00Z">
              <w:r>
                <w:t>584</w:t>
              </w:r>
            </w:ins>
            <w:del w:id="2390" w:author="Stage 2" w:date="2019-09-04T20:28:00Z">
              <w:r>
                <w:rPr>
                  <w:rFonts w:eastAsia="Times New Roman" w:cs="Times New Roman"/>
                  <w:highlight w:val="yellow"/>
                </w:rPr>
                <w:delText>070</w:delText>
              </w:r>
            </w:del>
          </w:p>
        </w:tc>
      </w:tr>
      <w:tr w:rsidR="00847E8C" w14:paraId="75FC20D6" w14:textId="77777777">
        <w:tc>
          <w:tcPr>
            <w:tcW w:w="0" w:type="auto"/>
            <w:tcPrChange w:id="2391" w:author="Stage 2" w:date="2019-09-04T20:28:00Z">
              <w:tcPr>
                <w:tcW w:w="3263" w:type="dxa"/>
                <w:shd w:val="clear" w:color="auto" w:fill="auto"/>
                <w:tcMar>
                  <w:top w:w="100" w:type="dxa"/>
                  <w:left w:w="100" w:type="dxa"/>
                  <w:bottom w:w="100" w:type="dxa"/>
                  <w:right w:w="100" w:type="dxa"/>
                </w:tcMar>
                <w:vAlign w:val="center"/>
              </w:tcPr>
            </w:tcPrChange>
          </w:tcPr>
          <w:p w14:paraId="45BC464F" w14:textId="4A84AFAD" w:rsidR="00847E8C" w:rsidRDefault="003C1572">
            <w:pPr>
              <w:pStyle w:val="Compact"/>
              <w:rPr>
                <w:rPrChange w:id="2392" w:author="Stage 2" w:date="2019-09-04T20:28:00Z">
                  <w:rPr>
                    <w:rFonts w:ascii="Times New Roman" w:eastAsia="Times New Roman" w:hAnsi="Times New Roman" w:cs="Times New Roman"/>
                    <w:sz w:val="24"/>
                    <w:szCs w:val="24"/>
                    <w:highlight w:val="yellow"/>
                  </w:rPr>
                </w:rPrChange>
              </w:rPr>
              <w:pPrChange w:id="2393" w:author="Stage 2" w:date="2019-09-04T20:28:00Z">
                <w:pPr>
                  <w:widowControl w:val="0"/>
                  <w:pBdr>
                    <w:top w:val="nil"/>
                    <w:left w:val="nil"/>
                    <w:bottom w:val="nil"/>
                    <w:right w:val="nil"/>
                    <w:between w:val="nil"/>
                  </w:pBdr>
                  <w:spacing w:line="240" w:lineRule="auto"/>
                </w:pPr>
              </w:pPrChange>
            </w:pPr>
            <w:r>
              <w:rPr>
                <w:rPrChange w:id="2394" w:author="Stage 2" w:date="2019-09-04T20:28:00Z">
                  <w:rPr>
                    <w:rFonts w:ascii="Times New Roman" w:eastAsia="Times New Roman" w:hAnsi="Times New Roman" w:cs="Times New Roman"/>
                    <w:sz w:val="24"/>
                    <w:szCs w:val="24"/>
                    <w:highlight w:val="yellow"/>
                  </w:rPr>
                </w:rPrChange>
              </w:rPr>
              <w:t xml:space="preserve">IDS </w:t>
            </w:r>
            <w:ins w:id="2395" w:author="Stage 2" w:date="2019-09-04T20:28:00Z">
              <w:r>
                <w:t>* HPP</w:t>
              </w:r>
            </w:ins>
            <w:del w:id="2396" w:author="Stage 2" w:date="2019-09-04T20:28:00Z">
              <w:r>
                <w:rPr>
                  <w:rFonts w:eastAsia="Times New Roman" w:cs="Times New Roman"/>
                  <w:highlight w:val="yellow"/>
                </w:rPr>
                <w:delText>x eye-tracking</w:delText>
              </w:r>
            </w:del>
          </w:p>
        </w:tc>
        <w:tc>
          <w:tcPr>
            <w:tcW w:w="0" w:type="auto"/>
            <w:tcPrChange w:id="2397" w:author="Stage 2" w:date="2019-09-04T20:28:00Z">
              <w:tcPr>
                <w:tcW w:w="1564" w:type="dxa"/>
                <w:shd w:val="clear" w:color="auto" w:fill="auto"/>
                <w:tcMar>
                  <w:top w:w="100" w:type="dxa"/>
                  <w:left w:w="100" w:type="dxa"/>
                  <w:bottom w:w="100" w:type="dxa"/>
                  <w:right w:w="100" w:type="dxa"/>
                </w:tcMar>
                <w:vAlign w:val="center"/>
              </w:tcPr>
            </w:tcPrChange>
          </w:tcPr>
          <w:p w14:paraId="62E21ED6" w14:textId="5F546D3E" w:rsidR="00847E8C" w:rsidRDefault="003C1572">
            <w:pPr>
              <w:pStyle w:val="Compact"/>
              <w:rPr>
                <w:rPrChange w:id="2398" w:author="Stage 2" w:date="2019-09-04T20:28:00Z">
                  <w:rPr>
                    <w:rFonts w:ascii="Times New Roman" w:eastAsia="Times New Roman" w:hAnsi="Times New Roman" w:cs="Times New Roman"/>
                    <w:sz w:val="24"/>
                    <w:szCs w:val="24"/>
                    <w:highlight w:val="yellow"/>
                  </w:rPr>
                </w:rPrChange>
              </w:rPr>
              <w:pPrChange w:id="2399" w:author="Stage 2" w:date="2019-09-04T20:28:00Z">
                <w:pPr>
                  <w:widowControl w:val="0"/>
                  <w:spacing w:line="240" w:lineRule="auto"/>
                  <w:jc w:val="right"/>
                </w:pPr>
              </w:pPrChange>
            </w:pPr>
            <w:r>
              <w:rPr>
                <w:rPrChange w:id="2400" w:author="Stage 2" w:date="2019-09-04T20:28:00Z">
                  <w:rPr>
                    <w:rFonts w:ascii="Times New Roman" w:eastAsia="Times New Roman" w:hAnsi="Times New Roman" w:cs="Times New Roman"/>
                    <w:sz w:val="24"/>
                    <w:szCs w:val="24"/>
                    <w:highlight w:val="yellow"/>
                  </w:rPr>
                </w:rPrChange>
              </w:rPr>
              <w:t>0.</w:t>
            </w:r>
            <w:ins w:id="2401" w:author="Stage 2" w:date="2019-09-04T20:28:00Z">
              <w:r>
                <w:t>034</w:t>
              </w:r>
            </w:ins>
            <w:del w:id="2402" w:author="Stage 2" w:date="2019-09-04T20:28:00Z">
              <w:r>
                <w:rPr>
                  <w:rFonts w:eastAsia="Times New Roman" w:cs="Times New Roman"/>
                  <w:highlight w:val="yellow"/>
                </w:rPr>
                <w:delText>05</w:delText>
              </w:r>
            </w:del>
          </w:p>
        </w:tc>
        <w:tc>
          <w:tcPr>
            <w:tcW w:w="0" w:type="auto"/>
            <w:tcPrChange w:id="2403" w:author="Stage 2" w:date="2019-09-04T20:28:00Z">
              <w:tcPr>
                <w:tcW w:w="1375" w:type="dxa"/>
                <w:shd w:val="clear" w:color="auto" w:fill="auto"/>
                <w:tcMar>
                  <w:top w:w="100" w:type="dxa"/>
                  <w:left w:w="100" w:type="dxa"/>
                  <w:bottom w:w="100" w:type="dxa"/>
                  <w:right w:w="100" w:type="dxa"/>
                </w:tcMar>
                <w:vAlign w:val="center"/>
              </w:tcPr>
            </w:tcPrChange>
          </w:tcPr>
          <w:p w14:paraId="17C5E54A" w14:textId="44EFC4DB" w:rsidR="00847E8C" w:rsidRDefault="003C1572">
            <w:pPr>
              <w:pStyle w:val="Compact"/>
              <w:rPr>
                <w:rPrChange w:id="2404" w:author="Stage 2" w:date="2019-09-04T20:28:00Z">
                  <w:rPr>
                    <w:rFonts w:ascii="Times New Roman" w:eastAsia="Times New Roman" w:hAnsi="Times New Roman" w:cs="Times New Roman"/>
                    <w:sz w:val="24"/>
                    <w:szCs w:val="24"/>
                    <w:highlight w:val="yellow"/>
                  </w:rPr>
                </w:rPrChange>
              </w:rPr>
              <w:pPrChange w:id="2405" w:author="Stage 2" w:date="2019-09-04T20:28:00Z">
                <w:pPr>
                  <w:widowControl w:val="0"/>
                  <w:spacing w:line="240" w:lineRule="auto"/>
                  <w:jc w:val="right"/>
                </w:pPr>
              </w:pPrChange>
            </w:pPr>
            <w:r>
              <w:rPr>
                <w:rPrChange w:id="2406" w:author="Stage 2" w:date="2019-09-04T20:28:00Z">
                  <w:rPr>
                    <w:rFonts w:ascii="Times New Roman" w:eastAsia="Times New Roman" w:hAnsi="Times New Roman" w:cs="Times New Roman"/>
                    <w:sz w:val="24"/>
                    <w:szCs w:val="24"/>
                    <w:highlight w:val="yellow"/>
                  </w:rPr>
                </w:rPrChange>
              </w:rPr>
              <w:t>0.</w:t>
            </w:r>
            <w:ins w:id="2407" w:author="Stage 2" w:date="2019-09-04T20:28:00Z">
              <w:r>
                <w:t>015</w:t>
              </w:r>
            </w:ins>
            <w:del w:id="2408" w:author="Stage 2" w:date="2019-09-04T20:28:00Z">
              <w:r>
                <w:rPr>
                  <w:rFonts w:eastAsia="Times New Roman" w:cs="Times New Roman"/>
                  <w:highlight w:val="yellow"/>
                </w:rPr>
                <w:delText>65</w:delText>
              </w:r>
            </w:del>
          </w:p>
        </w:tc>
        <w:tc>
          <w:tcPr>
            <w:tcW w:w="0" w:type="auto"/>
            <w:tcPrChange w:id="2409" w:author="Stage 2" w:date="2019-09-04T20:28:00Z">
              <w:tcPr>
                <w:tcW w:w="1577" w:type="dxa"/>
                <w:shd w:val="clear" w:color="auto" w:fill="auto"/>
                <w:tcMar>
                  <w:top w:w="100" w:type="dxa"/>
                  <w:left w:w="100" w:type="dxa"/>
                  <w:bottom w:w="100" w:type="dxa"/>
                  <w:right w:w="100" w:type="dxa"/>
                </w:tcMar>
                <w:vAlign w:val="center"/>
              </w:tcPr>
            </w:tcPrChange>
          </w:tcPr>
          <w:p w14:paraId="1DFA10CA" w14:textId="3D5FDD86" w:rsidR="00847E8C" w:rsidRDefault="003C1572">
            <w:pPr>
              <w:pStyle w:val="Compact"/>
              <w:rPr>
                <w:rPrChange w:id="2410" w:author="Stage 2" w:date="2019-09-04T20:28:00Z">
                  <w:rPr>
                    <w:rFonts w:ascii="Times New Roman" w:eastAsia="Times New Roman" w:hAnsi="Times New Roman" w:cs="Times New Roman"/>
                    <w:sz w:val="24"/>
                    <w:szCs w:val="24"/>
                    <w:highlight w:val="yellow"/>
                  </w:rPr>
                </w:rPrChange>
              </w:rPr>
              <w:pPrChange w:id="2411" w:author="Stage 2" w:date="2019-09-04T20:28:00Z">
                <w:pPr>
                  <w:widowControl w:val="0"/>
                  <w:spacing w:line="240" w:lineRule="auto"/>
                  <w:jc w:val="right"/>
                </w:pPr>
              </w:pPrChange>
            </w:pPr>
            <w:del w:id="2412" w:author="Stage 2" w:date="2019-09-04T20:28:00Z">
              <w:r>
                <w:rPr>
                  <w:rPrChange w:id="2413" w:author="Stage 2" w:date="2019-09-04T20:28:00Z">
                    <w:rPr>
                      <w:rFonts w:ascii="Times New Roman" w:eastAsia="Times New Roman" w:hAnsi="Times New Roman" w:cs="Times New Roman"/>
                      <w:sz w:val="24"/>
                      <w:szCs w:val="24"/>
                      <w:highlight w:val="yellow"/>
                    </w:rPr>
                  </w:rPrChange>
                </w:rPr>
                <w:delText>0.08</w:delText>
              </w:r>
            </w:del>
            <w:ins w:id="2414" w:author="Stage 2" w:date="2019-09-04T20:28:00Z">
              <w:r>
                <w:t>2.270</w:t>
              </w:r>
            </w:ins>
          </w:p>
        </w:tc>
        <w:tc>
          <w:tcPr>
            <w:tcW w:w="0" w:type="auto"/>
            <w:tcPrChange w:id="2415" w:author="Stage 2" w:date="2019-09-04T20:28:00Z">
              <w:tcPr>
                <w:tcW w:w="1577" w:type="dxa"/>
                <w:shd w:val="clear" w:color="auto" w:fill="auto"/>
                <w:tcMar>
                  <w:top w:w="100" w:type="dxa"/>
                  <w:left w:w="100" w:type="dxa"/>
                  <w:bottom w:w="100" w:type="dxa"/>
                  <w:right w:w="100" w:type="dxa"/>
                </w:tcMar>
                <w:vAlign w:val="center"/>
              </w:tcPr>
            </w:tcPrChange>
          </w:tcPr>
          <w:p w14:paraId="1D62E51C" w14:textId="21C240F6" w:rsidR="00847E8C" w:rsidRDefault="003C1572">
            <w:pPr>
              <w:pStyle w:val="Compact"/>
              <w:rPr>
                <w:rPrChange w:id="2416" w:author="Stage 2" w:date="2019-09-04T20:28:00Z">
                  <w:rPr>
                    <w:rFonts w:ascii="Times New Roman" w:eastAsia="Times New Roman" w:hAnsi="Times New Roman" w:cs="Times New Roman"/>
                    <w:sz w:val="24"/>
                    <w:szCs w:val="24"/>
                    <w:highlight w:val="yellow"/>
                  </w:rPr>
                </w:rPrChange>
              </w:rPr>
              <w:pPrChange w:id="2417" w:author="Stage 2" w:date="2019-09-04T20:28:00Z">
                <w:pPr>
                  <w:widowControl w:val="0"/>
                  <w:spacing w:line="240" w:lineRule="auto"/>
                  <w:jc w:val="right"/>
                </w:pPr>
              </w:pPrChange>
            </w:pPr>
            <w:r>
              <w:rPr>
                <w:rPrChange w:id="2418" w:author="Stage 2" w:date="2019-09-04T20:28:00Z">
                  <w:rPr>
                    <w:rFonts w:ascii="Times New Roman" w:eastAsia="Times New Roman" w:hAnsi="Times New Roman" w:cs="Times New Roman"/>
                    <w:sz w:val="24"/>
                    <w:szCs w:val="24"/>
                    <w:highlight w:val="yellow"/>
                  </w:rPr>
                </w:rPrChange>
              </w:rPr>
              <w:t>0.</w:t>
            </w:r>
            <w:ins w:id="2419" w:author="Stage 2" w:date="2019-09-04T20:28:00Z">
              <w:r>
                <w:t>023</w:t>
              </w:r>
            </w:ins>
            <w:del w:id="2420" w:author="Stage 2" w:date="2019-09-04T20:28:00Z">
              <w:r>
                <w:rPr>
                  <w:rFonts w:eastAsia="Times New Roman" w:cs="Times New Roman"/>
                  <w:highlight w:val="yellow"/>
                </w:rPr>
                <w:delText>940</w:delText>
              </w:r>
            </w:del>
          </w:p>
        </w:tc>
      </w:tr>
      <w:tr w:rsidR="00847E8C" w14:paraId="005DE234" w14:textId="77777777">
        <w:tc>
          <w:tcPr>
            <w:tcW w:w="0" w:type="auto"/>
            <w:tcPrChange w:id="2421" w:author="Stage 2" w:date="2019-09-04T20:28:00Z">
              <w:tcPr>
                <w:tcW w:w="3263" w:type="dxa"/>
                <w:shd w:val="clear" w:color="auto" w:fill="auto"/>
                <w:tcMar>
                  <w:top w:w="100" w:type="dxa"/>
                  <w:left w:w="100" w:type="dxa"/>
                  <w:bottom w:w="100" w:type="dxa"/>
                  <w:right w:w="100" w:type="dxa"/>
                </w:tcMar>
                <w:vAlign w:val="center"/>
              </w:tcPr>
            </w:tcPrChange>
          </w:tcPr>
          <w:p w14:paraId="64849E63" w14:textId="3442EAB2" w:rsidR="00847E8C" w:rsidRDefault="003C1572">
            <w:pPr>
              <w:pStyle w:val="Compact"/>
              <w:rPr>
                <w:rPrChange w:id="2422" w:author="Stage 2" w:date="2019-09-04T20:28:00Z">
                  <w:rPr>
                    <w:rFonts w:ascii="Times New Roman" w:eastAsia="Times New Roman" w:hAnsi="Times New Roman" w:cs="Times New Roman"/>
                    <w:sz w:val="24"/>
                    <w:szCs w:val="24"/>
                    <w:highlight w:val="yellow"/>
                  </w:rPr>
                </w:rPrChange>
              </w:rPr>
              <w:pPrChange w:id="2423" w:author="Stage 2" w:date="2019-09-04T20:28:00Z">
                <w:pPr>
                  <w:widowControl w:val="0"/>
                  <w:pBdr>
                    <w:top w:val="nil"/>
                    <w:left w:val="nil"/>
                    <w:bottom w:val="nil"/>
                    <w:right w:val="nil"/>
                    <w:between w:val="nil"/>
                  </w:pBdr>
                  <w:spacing w:line="240" w:lineRule="auto"/>
                </w:pPr>
              </w:pPrChange>
            </w:pPr>
            <w:r>
              <w:rPr>
                <w:rPrChange w:id="2424" w:author="Stage 2" w:date="2019-09-04T20:28:00Z">
                  <w:rPr>
                    <w:rFonts w:ascii="Times New Roman" w:eastAsia="Times New Roman" w:hAnsi="Times New Roman" w:cs="Times New Roman"/>
                    <w:sz w:val="24"/>
                    <w:szCs w:val="24"/>
                    <w:highlight w:val="yellow"/>
                  </w:rPr>
                </w:rPrChange>
              </w:rPr>
              <w:t xml:space="preserve">IDS </w:t>
            </w:r>
            <w:ins w:id="2425" w:author="Stage 2" w:date="2019-09-04T20:28:00Z">
              <w:r>
                <w:t>* Trial #</w:t>
              </w:r>
            </w:ins>
            <w:del w:id="2426" w:author="Stage 2" w:date="2019-09-04T20:28:00Z">
              <w:r>
                <w:rPr>
                  <w:rFonts w:eastAsia="Times New Roman" w:cs="Times New Roman"/>
                  <w:highlight w:val="yellow"/>
                </w:rPr>
                <w:delText>x trial_num</w:delText>
              </w:r>
            </w:del>
          </w:p>
        </w:tc>
        <w:tc>
          <w:tcPr>
            <w:tcW w:w="0" w:type="auto"/>
            <w:tcPrChange w:id="2427" w:author="Stage 2" w:date="2019-09-04T20:28:00Z">
              <w:tcPr>
                <w:tcW w:w="1564" w:type="dxa"/>
                <w:shd w:val="clear" w:color="auto" w:fill="auto"/>
                <w:tcMar>
                  <w:top w:w="100" w:type="dxa"/>
                  <w:left w:w="100" w:type="dxa"/>
                  <w:bottom w:w="100" w:type="dxa"/>
                  <w:right w:w="100" w:type="dxa"/>
                </w:tcMar>
                <w:vAlign w:val="center"/>
              </w:tcPr>
            </w:tcPrChange>
          </w:tcPr>
          <w:p w14:paraId="4EBD247D" w14:textId="5886B2BF" w:rsidR="00847E8C" w:rsidRDefault="003C1572">
            <w:pPr>
              <w:pStyle w:val="Compact"/>
              <w:rPr>
                <w:rPrChange w:id="2428" w:author="Stage 2" w:date="2019-09-04T20:28:00Z">
                  <w:rPr>
                    <w:rFonts w:ascii="Times New Roman" w:eastAsia="Times New Roman" w:hAnsi="Times New Roman" w:cs="Times New Roman"/>
                    <w:sz w:val="24"/>
                    <w:szCs w:val="24"/>
                    <w:highlight w:val="yellow"/>
                  </w:rPr>
                </w:rPrChange>
              </w:rPr>
              <w:pPrChange w:id="2429" w:author="Stage 2" w:date="2019-09-04T20:28:00Z">
                <w:pPr>
                  <w:widowControl w:val="0"/>
                  <w:spacing w:line="240" w:lineRule="auto"/>
                  <w:jc w:val="right"/>
                </w:pPr>
              </w:pPrChange>
            </w:pPr>
            <w:ins w:id="2430" w:author="Stage 2" w:date="2019-09-04T20:28:00Z">
              <w:r>
                <w:t>-</w:t>
              </w:r>
            </w:ins>
            <w:r>
              <w:rPr>
                <w:rPrChange w:id="2431" w:author="Stage 2" w:date="2019-09-04T20:28:00Z">
                  <w:rPr>
                    <w:rFonts w:ascii="Times New Roman" w:eastAsia="Times New Roman" w:hAnsi="Times New Roman" w:cs="Times New Roman"/>
                    <w:sz w:val="24"/>
                    <w:szCs w:val="24"/>
                    <w:highlight w:val="yellow"/>
                  </w:rPr>
                </w:rPrChange>
              </w:rPr>
              <w:t>0.</w:t>
            </w:r>
            <w:ins w:id="2432" w:author="Stage 2" w:date="2019-09-04T20:28:00Z">
              <w:r>
                <w:t>003</w:t>
              </w:r>
            </w:ins>
            <w:del w:id="2433" w:author="Stage 2" w:date="2019-09-04T20:28:00Z">
              <w:r>
                <w:rPr>
                  <w:rFonts w:eastAsia="Times New Roman" w:cs="Times New Roman"/>
                  <w:highlight w:val="yellow"/>
                </w:rPr>
                <w:delText>04</w:delText>
              </w:r>
            </w:del>
          </w:p>
        </w:tc>
        <w:tc>
          <w:tcPr>
            <w:tcW w:w="0" w:type="auto"/>
            <w:tcPrChange w:id="2434" w:author="Stage 2" w:date="2019-09-04T20:28:00Z">
              <w:tcPr>
                <w:tcW w:w="1375" w:type="dxa"/>
                <w:shd w:val="clear" w:color="auto" w:fill="auto"/>
                <w:tcMar>
                  <w:top w:w="100" w:type="dxa"/>
                  <w:left w:w="100" w:type="dxa"/>
                  <w:bottom w:w="100" w:type="dxa"/>
                  <w:right w:w="100" w:type="dxa"/>
                </w:tcMar>
                <w:vAlign w:val="center"/>
              </w:tcPr>
            </w:tcPrChange>
          </w:tcPr>
          <w:p w14:paraId="492DB829" w14:textId="428425C6" w:rsidR="00847E8C" w:rsidRDefault="003C1572">
            <w:pPr>
              <w:pStyle w:val="Compact"/>
              <w:rPr>
                <w:rPrChange w:id="2435" w:author="Stage 2" w:date="2019-09-04T20:28:00Z">
                  <w:rPr>
                    <w:rFonts w:ascii="Times New Roman" w:eastAsia="Times New Roman" w:hAnsi="Times New Roman" w:cs="Times New Roman"/>
                    <w:sz w:val="24"/>
                    <w:szCs w:val="24"/>
                    <w:highlight w:val="yellow"/>
                  </w:rPr>
                </w:rPrChange>
              </w:rPr>
              <w:pPrChange w:id="2436" w:author="Stage 2" w:date="2019-09-04T20:28:00Z">
                <w:pPr>
                  <w:widowControl w:val="0"/>
                  <w:spacing w:line="240" w:lineRule="auto"/>
                  <w:jc w:val="right"/>
                </w:pPr>
              </w:pPrChange>
            </w:pPr>
            <w:r>
              <w:rPr>
                <w:rPrChange w:id="2437" w:author="Stage 2" w:date="2019-09-04T20:28:00Z">
                  <w:rPr>
                    <w:rFonts w:ascii="Times New Roman" w:eastAsia="Times New Roman" w:hAnsi="Times New Roman" w:cs="Times New Roman"/>
                    <w:sz w:val="24"/>
                    <w:szCs w:val="24"/>
                    <w:highlight w:val="yellow"/>
                  </w:rPr>
                </w:rPrChange>
              </w:rPr>
              <w:t>0.</w:t>
            </w:r>
            <w:ins w:id="2438" w:author="Stage 2" w:date="2019-09-04T20:28:00Z">
              <w:r>
                <w:t>002</w:t>
              </w:r>
            </w:ins>
            <w:del w:id="2439" w:author="Stage 2" w:date="2019-09-04T20:28:00Z">
              <w:r>
                <w:rPr>
                  <w:rFonts w:eastAsia="Times New Roman" w:cs="Times New Roman"/>
                  <w:highlight w:val="yellow"/>
                </w:rPr>
                <w:delText>02</w:delText>
              </w:r>
            </w:del>
          </w:p>
        </w:tc>
        <w:tc>
          <w:tcPr>
            <w:tcW w:w="0" w:type="auto"/>
            <w:tcPrChange w:id="2440" w:author="Stage 2" w:date="2019-09-04T20:28:00Z">
              <w:tcPr>
                <w:tcW w:w="1577" w:type="dxa"/>
                <w:shd w:val="clear" w:color="auto" w:fill="auto"/>
                <w:tcMar>
                  <w:top w:w="100" w:type="dxa"/>
                  <w:left w:w="100" w:type="dxa"/>
                  <w:bottom w:w="100" w:type="dxa"/>
                  <w:right w:w="100" w:type="dxa"/>
                </w:tcMar>
                <w:vAlign w:val="center"/>
              </w:tcPr>
            </w:tcPrChange>
          </w:tcPr>
          <w:p w14:paraId="79FED42F" w14:textId="2D3617B2" w:rsidR="00847E8C" w:rsidRDefault="003C1572">
            <w:pPr>
              <w:pStyle w:val="Compact"/>
              <w:rPr>
                <w:rPrChange w:id="2441" w:author="Stage 2" w:date="2019-09-04T20:28:00Z">
                  <w:rPr>
                    <w:rFonts w:ascii="Times New Roman" w:eastAsia="Times New Roman" w:hAnsi="Times New Roman" w:cs="Times New Roman"/>
                    <w:sz w:val="24"/>
                    <w:szCs w:val="24"/>
                    <w:highlight w:val="yellow"/>
                  </w:rPr>
                </w:rPrChange>
              </w:rPr>
              <w:pPrChange w:id="2442" w:author="Stage 2" w:date="2019-09-04T20:28:00Z">
                <w:pPr>
                  <w:widowControl w:val="0"/>
                  <w:spacing w:line="240" w:lineRule="auto"/>
                  <w:jc w:val="right"/>
                </w:pPr>
              </w:pPrChange>
            </w:pPr>
            <w:ins w:id="2443" w:author="Stage 2" w:date="2019-09-04T20:28:00Z">
              <w:r>
                <w:t>-</w:t>
              </w:r>
            </w:ins>
            <w:r>
              <w:rPr>
                <w:rPrChange w:id="2444" w:author="Stage 2" w:date="2019-09-04T20:28:00Z">
                  <w:rPr>
                    <w:rFonts w:ascii="Times New Roman" w:eastAsia="Times New Roman" w:hAnsi="Times New Roman" w:cs="Times New Roman"/>
                    <w:sz w:val="24"/>
                    <w:szCs w:val="24"/>
                    <w:highlight w:val="yellow"/>
                  </w:rPr>
                </w:rPrChange>
              </w:rPr>
              <w:t>1.</w:t>
            </w:r>
            <w:ins w:id="2445" w:author="Stage 2" w:date="2019-09-04T20:28:00Z">
              <w:r>
                <w:t>370</w:t>
              </w:r>
            </w:ins>
            <w:del w:id="2446" w:author="Stage 2" w:date="2019-09-04T20:28:00Z">
              <w:r>
                <w:rPr>
                  <w:rFonts w:eastAsia="Times New Roman" w:cs="Times New Roman"/>
                  <w:highlight w:val="yellow"/>
                </w:rPr>
                <w:delText>91</w:delText>
              </w:r>
            </w:del>
          </w:p>
        </w:tc>
        <w:tc>
          <w:tcPr>
            <w:tcW w:w="0" w:type="auto"/>
            <w:tcPrChange w:id="2447" w:author="Stage 2" w:date="2019-09-04T20:28:00Z">
              <w:tcPr>
                <w:tcW w:w="1577" w:type="dxa"/>
                <w:shd w:val="clear" w:color="auto" w:fill="auto"/>
                <w:tcMar>
                  <w:top w:w="100" w:type="dxa"/>
                  <w:left w:w="100" w:type="dxa"/>
                  <w:bottom w:w="100" w:type="dxa"/>
                  <w:right w:w="100" w:type="dxa"/>
                </w:tcMar>
                <w:vAlign w:val="center"/>
              </w:tcPr>
            </w:tcPrChange>
          </w:tcPr>
          <w:p w14:paraId="401F005E" w14:textId="0F37E2A1" w:rsidR="00847E8C" w:rsidRDefault="003C1572">
            <w:pPr>
              <w:pStyle w:val="Compact"/>
              <w:rPr>
                <w:rPrChange w:id="2448" w:author="Stage 2" w:date="2019-09-04T20:28:00Z">
                  <w:rPr>
                    <w:rFonts w:ascii="Times New Roman" w:eastAsia="Times New Roman" w:hAnsi="Times New Roman" w:cs="Times New Roman"/>
                    <w:sz w:val="24"/>
                    <w:szCs w:val="24"/>
                    <w:highlight w:val="yellow"/>
                  </w:rPr>
                </w:rPrChange>
              </w:rPr>
              <w:pPrChange w:id="2449" w:author="Stage 2" w:date="2019-09-04T20:28:00Z">
                <w:pPr>
                  <w:widowControl w:val="0"/>
                  <w:spacing w:line="240" w:lineRule="auto"/>
                  <w:jc w:val="right"/>
                </w:pPr>
              </w:pPrChange>
            </w:pPr>
            <w:r>
              <w:rPr>
                <w:rPrChange w:id="2450" w:author="Stage 2" w:date="2019-09-04T20:28:00Z">
                  <w:rPr>
                    <w:rFonts w:ascii="Times New Roman" w:eastAsia="Times New Roman" w:hAnsi="Times New Roman" w:cs="Times New Roman"/>
                    <w:sz w:val="24"/>
                    <w:szCs w:val="24"/>
                    <w:highlight w:val="yellow"/>
                  </w:rPr>
                </w:rPrChange>
              </w:rPr>
              <w:t>0.</w:t>
            </w:r>
            <w:ins w:id="2451" w:author="Stage 2" w:date="2019-09-04T20:28:00Z">
              <w:r>
                <w:t>172</w:t>
              </w:r>
            </w:ins>
            <w:del w:id="2452" w:author="Stage 2" w:date="2019-09-04T20:28:00Z">
              <w:r>
                <w:rPr>
                  <w:rFonts w:eastAsia="Times New Roman" w:cs="Times New Roman"/>
                  <w:highlight w:val="yellow"/>
                </w:rPr>
                <w:delText>057</w:delText>
              </w:r>
            </w:del>
          </w:p>
        </w:tc>
      </w:tr>
      <w:tr w:rsidR="00847E8C" w14:paraId="54C01276" w14:textId="77777777">
        <w:tc>
          <w:tcPr>
            <w:tcW w:w="0" w:type="auto"/>
            <w:tcPrChange w:id="2453" w:author="Stage 2" w:date="2019-09-04T20:28:00Z">
              <w:tcPr>
                <w:tcW w:w="3263" w:type="dxa"/>
                <w:shd w:val="clear" w:color="auto" w:fill="auto"/>
                <w:tcMar>
                  <w:top w:w="100" w:type="dxa"/>
                  <w:left w:w="100" w:type="dxa"/>
                  <w:bottom w:w="100" w:type="dxa"/>
                  <w:right w:w="100" w:type="dxa"/>
                </w:tcMar>
                <w:vAlign w:val="center"/>
              </w:tcPr>
            </w:tcPrChange>
          </w:tcPr>
          <w:p w14:paraId="2CBBA661" w14:textId="6DFE0198" w:rsidR="00847E8C" w:rsidRDefault="003C1572">
            <w:pPr>
              <w:pStyle w:val="Compact"/>
              <w:rPr>
                <w:rPrChange w:id="2454" w:author="Stage 2" w:date="2019-09-04T20:28:00Z">
                  <w:rPr>
                    <w:rFonts w:ascii="Times New Roman" w:eastAsia="Times New Roman" w:hAnsi="Times New Roman" w:cs="Times New Roman"/>
                    <w:sz w:val="24"/>
                    <w:szCs w:val="24"/>
                    <w:highlight w:val="yellow"/>
                  </w:rPr>
                </w:rPrChange>
              </w:rPr>
              <w:pPrChange w:id="2455" w:author="Stage 2" w:date="2019-09-04T20:28:00Z">
                <w:pPr>
                  <w:widowControl w:val="0"/>
                  <w:pBdr>
                    <w:top w:val="nil"/>
                    <w:left w:val="nil"/>
                    <w:bottom w:val="nil"/>
                    <w:right w:val="nil"/>
                    <w:between w:val="nil"/>
                  </w:pBdr>
                  <w:spacing w:line="240" w:lineRule="auto"/>
                </w:pPr>
              </w:pPrChange>
            </w:pPr>
            <w:ins w:id="2456" w:author="Stage 2" w:date="2019-09-04T20:28:00Z">
              <w:r>
                <w:t>Trial # * Age</w:t>
              </w:r>
            </w:ins>
            <w:del w:id="2457" w:author="Stage 2" w:date="2019-09-04T20:28:00Z">
              <w:r>
                <w:rPr>
                  <w:rFonts w:eastAsia="Times New Roman" w:cs="Times New Roman"/>
                  <w:highlight w:val="yellow"/>
                </w:rPr>
                <w:delText>age_days x trial_num</w:delText>
              </w:r>
            </w:del>
          </w:p>
        </w:tc>
        <w:tc>
          <w:tcPr>
            <w:tcW w:w="0" w:type="auto"/>
            <w:tcPrChange w:id="2458" w:author="Stage 2" w:date="2019-09-04T20:28:00Z">
              <w:tcPr>
                <w:tcW w:w="1564" w:type="dxa"/>
                <w:shd w:val="clear" w:color="auto" w:fill="auto"/>
                <w:tcMar>
                  <w:top w:w="100" w:type="dxa"/>
                  <w:left w:w="100" w:type="dxa"/>
                  <w:bottom w:w="100" w:type="dxa"/>
                  <w:right w:w="100" w:type="dxa"/>
                </w:tcMar>
                <w:vAlign w:val="center"/>
              </w:tcPr>
            </w:tcPrChange>
          </w:tcPr>
          <w:p w14:paraId="35EAA7A4" w14:textId="44900C85" w:rsidR="00847E8C" w:rsidRDefault="003C1572">
            <w:pPr>
              <w:pStyle w:val="Compact"/>
              <w:rPr>
                <w:rPrChange w:id="2459" w:author="Stage 2" w:date="2019-09-04T20:28:00Z">
                  <w:rPr>
                    <w:rFonts w:ascii="Times New Roman" w:eastAsia="Times New Roman" w:hAnsi="Times New Roman" w:cs="Times New Roman"/>
                    <w:sz w:val="24"/>
                    <w:szCs w:val="24"/>
                    <w:highlight w:val="yellow"/>
                  </w:rPr>
                </w:rPrChange>
              </w:rPr>
              <w:pPrChange w:id="2460" w:author="Stage 2" w:date="2019-09-04T20:28:00Z">
                <w:pPr>
                  <w:widowControl w:val="0"/>
                  <w:spacing w:line="240" w:lineRule="auto"/>
                  <w:jc w:val="right"/>
                </w:pPr>
              </w:pPrChange>
            </w:pPr>
            <w:r>
              <w:rPr>
                <w:rPrChange w:id="2461" w:author="Stage 2" w:date="2019-09-04T20:28:00Z">
                  <w:rPr>
                    <w:rFonts w:ascii="Times New Roman" w:eastAsia="Times New Roman" w:hAnsi="Times New Roman" w:cs="Times New Roman"/>
                    <w:sz w:val="24"/>
                    <w:szCs w:val="24"/>
                    <w:highlight w:val="yellow"/>
                  </w:rPr>
                </w:rPrChange>
              </w:rPr>
              <w:t>0.</w:t>
            </w:r>
            <w:ins w:id="2462" w:author="Stage 2" w:date="2019-09-04T20:28:00Z">
              <w:r>
                <w:t>001</w:t>
              </w:r>
            </w:ins>
            <w:del w:id="2463" w:author="Stage 2" w:date="2019-09-04T20:28:00Z">
              <w:r>
                <w:rPr>
                  <w:rFonts w:eastAsia="Times New Roman" w:cs="Times New Roman"/>
                  <w:highlight w:val="yellow"/>
                </w:rPr>
                <w:delText>00</w:delText>
              </w:r>
            </w:del>
          </w:p>
        </w:tc>
        <w:tc>
          <w:tcPr>
            <w:tcW w:w="0" w:type="auto"/>
            <w:tcPrChange w:id="2464" w:author="Stage 2" w:date="2019-09-04T20:28:00Z">
              <w:tcPr>
                <w:tcW w:w="1375" w:type="dxa"/>
                <w:shd w:val="clear" w:color="auto" w:fill="auto"/>
                <w:tcMar>
                  <w:top w:w="100" w:type="dxa"/>
                  <w:left w:w="100" w:type="dxa"/>
                  <w:bottom w:w="100" w:type="dxa"/>
                  <w:right w:w="100" w:type="dxa"/>
                </w:tcMar>
                <w:vAlign w:val="center"/>
              </w:tcPr>
            </w:tcPrChange>
          </w:tcPr>
          <w:p w14:paraId="062DFC9F" w14:textId="653D1E29" w:rsidR="00847E8C" w:rsidRDefault="003C1572">
            <w:pPr>
              <w:pStyle w:val="Compact"/>
              <w:rPr>
                <w:rPrChange w:id="2465" w:author="Stage 2" w:date="2019-09-04T20:28:00Z">
                  <w:rPr>
                    <w:rFonts w:ascii="Times New Roman" w:eastAsia="Times New Roman" w:hAnsi="Times New Roman" w:cs="Times New Roman"/>
                    <w:sz w:val="24"/>
                    <w:szCs w:val="24"/>
                    <w:highlight w:val="yellow"/>
                  </w:rPr>
                </w:rPrChange>
              </w:rPr>
              <w:pPrChange w:id="2466" w:author="Stage 2" w:date="2019-09-04T20:28:00Z">
                <w:pPr>
                  <w:widowControl w:val="0"/>
                  <w:spacing w:line="240" w:lineRule="auto"/>
                  <w:jc w:val="right"/>
                </w:pPr>
              </w:pPrChange>
            </w:pPr>
            <w:r>
              <w:rPr>
                <w:rPrChange w:id="2467" w:author="Stage 2" w:date="2019-09-04T20:28:00Z">
                  <w:rPr>
                    <w:rFonts w:ascii="Times New Roman" w:eastAsia="Times New Roman" w:hAnsi="Times New Roman" w:cs="Times New Roman"/>
                    <w:sz w:val="24"/>
                    <w:szCs w:val="24"/>
                    <w:highlight w:val="yellow"/>
                  </w:rPr>
                </w:rPrChange>
              </w:rPr>
              <w:t>0.</w:t>
            </w:r>
            <w:ins w:id="2468" w:author="Stage 2" w:date="2019-09-04T20:28:00Z">
              <w:r>
                <w:t>000</w:t>
              </w:r>
            </w:ins>
            <w:del w:id="2469" w:author="Stage 2" w:date="2019-09-04T20:28:00Z">
              <w:r>
                <w:rPr>
                  <w:rFonts w:eastAsia="Times New Roman" w:cs="Times New Roman"/>
                  <w:highlight w:val="yellow"/>
                </w:rPr>
                <w:delText>00</w:delText>
              </w:r>
            </w:del>
          </w:p>
        </w:tc>
        <w:tc>
          <w:tcPr>
            <w:tcW w:w="0" w:type="auto"/>
            <w:tcPrChange w:id="2470" w:author="Stage 2" w:date="2019-09-04T20:28:00Z">
              <w:tcPr>
                <w:tcW w:w="1577" w:type="dxa"/>
                <w:shd w:val="clear" w:color="auto" w:fill="auto"/>
                <w:tcMar>
                  <w:top w:w="100" w:type="dxa"/>
                  <w:left w:w="100" w:type="dxa"/>
                  <w:bottom w:w="100" w:type="dxa"/>
                  <w:right w:w="100" w:type="dxa"/>
                </w:tcMar>
                <w:vAlign w:val="center"/>
              </w:tcPr>
            </w:tcPrChange>
          </w:tcPr>
          <w:p w14:paraId="2D412286" w14:textId="74BAEE8C" w:rsidR="00847E8C" w:rsidRDefault="003C1572">
            <w:pPr>
              <w:pStyle w:val="Compact"/>
              <w:rPr>
                <w:rPrChange w:id="2471" w:author="Stage 2" w:date="2019-09-04T20:28:00Z">
                  <w:rPr>
                    <w:rFonts w:ascii="Times New Roman" w:eastAsia="Times New Roman" w:hAnsi="Times New Roman" w:cs="Times New Roman"/>
                    <w:sz w:val="24"/>
                    <w:szCs w:val="24"/>
                    <w:highlight w:val="yellow"/>
                  </w:rPr>
                </w:rPrChange>
              </w:rPr>
              <w:pPrChange w:id="2472" w:author="Stage 2" w:date="2019-09-04T20:28:00Z">
                <w:pPr>
                  <w:widowControl w:val="0"/>
                  <w:spacing w:line="240" w:lineRule="auto"/>
                  <w:jc w:val="right"/>
                </w:pPr>
              </w:pPrChange>
            </w:pPr>
            <w:ins w:id="2473" w:author="Stage 2" w:date="2019-09-04T20:28:00Z">
              <w:r>
                <w:t>3.140</w:t>
              </w:r>
            </w:ins>
            <w:del w:id="2474" w:author="Stage 2" w:date="2019-09-04T20:28:00Z">
              <w:r>
                <w:rPr>
                  <w:rFonts w:eastAsia="Times New Roman" w:cs="Times New Roman"/>
                  <w:highlight w:val="yellow"/>
                </w:rPr>
                <w:delText>-0.40</w:delText>
              </w:r>
            </w:del>
          </w:p>
        </w:tc>
        <w:tc>
          <w:tcPr>
            <w:tcW w:w="0" w:type="auto"/>
            <w:tcPrChange w:id="2475" w:author="Stage 2" w:date="2019-09-04T20:28:00Z">
              <w:tcPr>
                <w:tcW w:w="1577" w:type="dxa"/>
                <w:shd w:val="clear" w:color="auto" w:fill="auto"/>
                <w:tcMar>
                  <w:top w:w="100" w:type="dxa"/>
                  <w:left w:w="100" w:type="dxa"/>
                  <w:bottom w:w="100" w:type="dxa"/>
                  <w:right w:w="100" w:type="dxa"/>
                </w:tcMar>
                <w:vAlign w:val="center"/>
              </w:tcPr>
            </w:tcPrChange>
          </w:tcPr>
          <w:p w14:paraId="36D64273" w14:textId="425E6107" w:rsidR="00847E8C" w:rsidRDefault="003C1572">
            <w:pPr>
              <w:pStyle w:val="Compact"/>
              <w:rPr>
                <w:rPrChange w:id="2476" w:author="Stage 2" w:date="2019-09-04T20:28:00Z">
                  <w:rPr>
                    <w:rFonts w:ascii="Times New Roman" w:eastAsia="Times New Roman" w:hAnsi="Times New Roman" w:cs="Times New Roman"/>
                    <w:sz w:val="24"/>
                    <w:szCs w:val="24"/>
                    <w:highlight w:val="yellow"/>
                  </w:rPr>
                </w:rPrChange>
              </w:rPr>
              <w:pPrChange w:id="2477" w:author="Stage 2" w:date="2019-09-04T20:28:00Z">
                <w:pPr>
                  <w:widowControl w:val="0"/>
                  <w:spacing w:line="240" w:lineRule="auto"/>
                  <w:jc w:val="right"/>
                </w:pPr>
              </w:pPrChange>
            </w:pPr>
            <w:r>
              <w:rPr>
                <w:rPrChange w:id="2478" w:author="Stage 2" w:date="2019-09-04T20:28:00Z">
                  <w:rPr>
                    <w:rFonts w:ascii="Times New Roman" w:eastAsia="Times New Roman" w:hAnsi="Times New Roman" w:cs="Times New Roman"/>
                    <w:sz w:val="24"/>
                    <w:szCs w:val="24"/>
                    <w:highlight w:val="yellow"/>
                  </w:rPr>
                </w:rPrChange>
              </w:rPr>
              <w:t>0.</w:t>
            </w:r>
            <w:ins w:id="2479" w:author="Stage 2" w:date="2019-09-04T20:28:00Z">
              <w:r>
                <w:t>002</w:t>
              </w:r>
            </w:ins>
            <w:del w:id="2480" w:author="Stage 2" w:date="2019-09-04T20:28:00Z">
              <w:r>
                <w:rPr>
                  <w:rFonts w:eastAsia="Times New Roman" w:cs="Times New Roman"/>
                  <w:highlight w:val="yellow"/>
                </w:rPr>
                <w:delText>690</w:delText>
              </w:r>
            </w:del>
          </w:p>
        </w:tc>
      </w:tr>
      <w:tr w:rsidR="00847E8C" w14:paraId="496F748B" w14:textId="77777777">
        <w:tc>
          <w:tcPr>
            <w:tcW w:w="0" w:type="auto"/>
            <w:tcPrChange w:id="2481" w:author="Stage 2" w:date="2019-09-04T20:28:00Z">
              <w:tcPr>
                <w:tcW w:w="3263" w:type="dxa"/>
                <w:shd w:val="clear" w:color="auto" w:fill="auto"/>
                <w:tcMar>
                  <w:top w:w="100" w:type="dxa"/>
                  <w:left w:w="100" w:type="dxa"/>
                  <w:bottom w:w="100" w:type="dxa"/>
                  <w:right w:w="100" w:type="dxa"/>
                </w:tcMar>
                <w:vAlign w:val="center"/>
              </w:tcPr>
            </w:tcPrChange>
          </w:tcPr>
          <w:p w14:paraId="67912D27" w14:textId="39BD203C" w:rsidR="00847E8C" w:rsidRDefault="003C1572">
            <w:pPr>
              <w:pStyle w:val="Compact"/>
              <w:rPr>
                <w:rPrChange w:id="2482" w:author="Stage 2" w:date="2019-09-04T20:28:00Z">
                  <w:rPr>
                    <w:rFonts w:ascii="Times New Roman" w:eastAsia="Times New Roman" w:hAnsi="Times New Roman" w:cs="Times New Roman"/>
                    <w:sz w:val="24"/>
                    <w:szCs w:val="24"/>
                    <w:highlight w:val="yellow"/>
                  </w:rPr>
                </w:rPrChange>
              </w:rPr>
              <w:pPrChange w:id="2483" w:author="Stage 2" w:date="2019-09-04T20:28:00Z">
                <w:pPr>
                  <w:widowControl w:val="0"/>
                  <w:pBdr>
                    <w:top w:val="nil"/>
                    <w:left w:val="nil"/>
                    <w:bottom w:val="nil"/>
                    <w:right w:val="nil"/>
                    <w:between w:val="nil"/>
                  </w:pBdr>
                  <w:spacing w:line="240" w:lineRule="auto"/>
                </w:pPr>
              </w:pPrChange>
            </w:pPr>
            <w:r>
              <w:rPr>
                <w:rPrChange w:id="2484" w:author="Stage 2" w:date="2019-09-04T20:28:00Z">
                  <w:rPr>
                    <w:rFonts w:ascii="Times New Roman" w:eastAsia="Times New Roman" w:hAnsi="Times New Roman" w:cs="Times New Roman"/>
                    <w:sz w:val="24"/>
                    <w:szCs w:val="24"/>
                    <w:highlight w:val="yellow"/>
                  </w:rPr>
                </w:rPrChange>
              </w:rPr>
              <w:t xml:space="preserve">IDS </w:t>
            </w:r>
            <w:ins w:id="2485" w:author="Stage 2" w:date="2019-09-04T20:28:00Z">
              <w:r>
                <w:t>* Age</w:t>
              </w:r>
            </w:ins>
            <w:del w:id="2486" w:author="Stage 2" w:date="2019-09-04T20:28:00Z">
              <w:r>
                <w:rPr>
                  <w:rFonts w:eastAsia="Times New Roman" w:cs="Times New Roman"/>
                  <w:highlight w:val="yellow"/>
                </w:rPr>
                <w:delText>x age_days</w:delText>
              </w:r>
            </w:del>
          </w:p>
        </w:tc>
        <w:tc>
          <w:tcPr>
            <w:tcW w:w="0" w:type="auto"/>
            <w:tcPrChange w:id="2487" w:author="Stage 2" w:date="2019-09-04T20:28:00Z">
              <w:tcPr>
                <w:tcW w:w="1564" w:type="dxa"/>
                <w:shd w:val="clear" w:color="auto" w:fill="auto"/>
                <w:tcMar>
                  <w:top w:w="100" w:type="dxa"/>
                  <w:left w:w="100" w:type="dxa"/>
                  <w:bottom w:w="100" w:type="dxa"/>
                  <w:right w:w="100" w:type="dxa"/>
                </w:tcMar>
                <w:vAlign w:val="center"/>
              </w:tcPr>
            </w:tcPrChange>
          </w:tcPr>
          <w:p w14:paraId="477E2DC6" w14:textId="278A7DB5" w:rsidR="00847E8C" w:rsidRDefault="003C1572">
            <w:pPr>
              <w:pStyle w:val="Compact"/>
              <w:rPr>
                <w:rPrChange w:id="2488" w:author="Stage 2" w:date="2019-09-04T20:28:00Z">
                  <w:rPr>
                    <w:rFonts w:ascii="Times New Roman" w:eastAsia="Times New Roman" w:hAnsi="Times New Roman" w:cs="Times New Roman"/>
                    <w:sz w:val="24"/>
                    <w:szCs w:val="24"/>
                    <w:highlight w:val="yellow"/>
                  </w:rPr>
                </w:rPrChange>
              </w:rPr>
              <w:pPrChange w:id="2489" w:author="Stage 2" w:date="2019-09-04T20:28:00Z">
                <w:pPr>
                  <w:widowControl w:val="0"/>
                  <w:spacing w:line="240" w:lineRule="auto"/>
                  <w:jc w:val="right"/>
                </w:pPr>
              </w:pPrChange>
            </w:pPr>
            <w:r>
              <w:rPr>
                <w:rPrChange w:id="2490" w:author="Stage 2" w:date="2019-09-04T20:28:00Z">
                  <w:rPr>
                    <w:rFonts w:ascii="Times New Roman" w:eastAsia="Times New Roman" w:hAnsi="Times New Roman" w:cs="Times New Roman"/>
                    <w:sz w:val="24"/>
                    <w:szCs w:val="24"/>
                    <w:highlight w:val="yellow"/>
                  </w:rPr>
                </w:rPrChange>
              </w:rPr>
              <w:t>0.</w:t>
            </w:r>
            <w:ins w:id="2491" w:author="Stage 2" w:date="2019-09-04T20:28:00Z">
              <w:r>
                <w:t>012</w:t>
              </w:r>
            </w:ins>
            <w:del w:id="2492" w:author="Stage 2" w:date="2019-09-04T20:28:00Z">
              <w:r>
                <w:rPr>
                  <w:rFonts w:eastAsia="Times New Roman" w:cs="Times New Roman"/>
                  <w:highlight w:val="yellow"/>
                </w:rPr>
                <w:delText>00</w:delText>
              </w:r>
            </w:del>
          </w:p>
        </w:tc>
        <w:tc>
          <w:tcPr>
            <w:tcW w:w="0" w:type="auto"/>
            <w:tcPrChange w:id="2493" w:author="Stage 2" w:date="2019-09-04T20:28:00Z">
              <w:tcPr>
                <w:tcW w:w="1375" w:type="dxa"/>
                <w:shd w:val="clear" w:color="auto" w:fill="auto"/>
                <w:tcMar>
                  <w:top w:w="100" w:type="dxa"/>
                  <w:left w:w="100" w:type="dxa"/>
                  <w:bottom w:w="100" w:type="dxa"/>
                  <w:right w:w="100" w:type="dxa"/>
                </w:tcMar>
                <w:vAlign w:val="center"/>
              </w:tcPr>
            </w:tcPrChange>
          </w:tcPr>
          <w:p w14:paraId="4EAEE164" w14:textId="07054F6A" w:rsidR="00847E8C" w:rsidRDefault="003C1572">
            <w:pPr>
              <w:pStyle w:val="Compact"/>
              <w:rPr>
                <w:rPrChange w:id="2494" w:author="Stage 2" w:date="2019-09-04T20:28:00Z">
                  <w:rPr>
                    <w:rFonts w:ascii="Times New Roman" w:eastAsia="Times New Roman" w:hAnsi="Times New Roman" w:cs="Times New Roman"/>
                    <w:sz w:val="24"/>
                    <w:szCs w:val="24"/>
                    <w:highlight w:val="yellow"/>
                  </w:rPr>
                </w:rPrChange>
              </w:rPr>
              <w:pPrChange w:id="2495" w:author="Stage 2" w:date="2019-09-04T20:28:00Z">
                <w:pPr>
                  <w:widowControl w:val="0"/>
                  <w:spacing w:line="240" w:lineRule="auto"/>
                  <w:jc w:val="right"/>
                </w:pPr>
              </w:pPrChange>
            </w:pPr>
            <w:r>
              <w:rPr>
                <w:rPrChange w:id="2496" w:author="Stage 2" w:date="2019-09-04T20:28:00Z">
                  <w:rPr>
                    <w:rFonts w:ascii="Times New Roman" w:eastAsia="Times New Roman" w:hAnsi="Times New Roman" w:cs="Times New Roman"/>
                    <w:sz w:val="24"/>
                    <w:szCs w:val="24"/>
                    <w:highlight w:val="yellow"/>
                  </w:rPr>
                </w:rPrChange>
              </w:rPr>
              <w:t>0.</w:t>
            </w:r>
            <w:ins w:id="2497" w:author="Stage 2" w:date="2019-09-04T20:28:00Z">
              <w:r>
                <w:t>003</w:t>
              </w:r>
            </w:ins>
            <w:del w:id="2498" w:author="Stage 2" w:date="2019-09-04T20:28:00Z">
              <w:r>
                <w:rPr>
                  <w:rFonts w:eastAsia="Times New Roman" w:cs="Times New Roman"/>
                  <w:highlight w:val="yellow"/>
                </w:rPr>
                <w:delText>00</w:delText>
              </w:r>
            </w:del>
          </w:p>
        </w:tc>
        <w:tc>
          <w:tcPr>
            <w:tcW w:w="0" w:type="auto"/>
            <w:tcPrChange w:id="2499" w:author="Stage 2" w:date="2019-09-04T20:28:00Z">
              <w:tcPr>
                <w:tcW w:w="1577" w:type="dxa"/>
                <w:shd w:val="clear" w:color="auto" w:fill="auto"/>
                <w:tcMar>
                  <w:top w:w="100" w:type="dxa"/>
                  <w:left w:w="100" w:type="dxa"/>
                  <w:bottom w:w="100" w:type="dxa"/>
                  <w:right w:w="100" w:type="dxa"/>
                </w:tcMar>
                <w:vAlign w:val="center"/>
              </w:tcPr>
            </w:tcPrChange>
          </w:tcPr>
          <w:p w14:paraId="260998B7" w14:textId="71C453FF" w:rsidR="00847E8C" w:rsidRDefault="003C1572">
            <w:pPr>
              <w:pStyle w:val="Compact"/>
              <w:rPr>
                <w:rPrChange w:id="2500" w:author="Stage 2" w:date="2019-09-04T20:28:00Z">
                  <w:rPr>
                    <w:rFonts w:ascii="Times New Roman" w:eastAsia="Times New Roman" w:hAnsi="Times New Roman" w:cs="Times New Roman"/>
                    <w:sz w:val="24"/>
                    <w:szCs w:val="24"/>
                    <w:highlight w:val="yellow"/>
                  </w:rPr>
                </w:rPrChange>
              </w:rPr>
              <w:pPrChange w:id="2501" w:author="Stage 2" w:date="2019-09-04T20:28:00Z">
                <w:pPr>
                  <w:widowControl w:val="0"/>
                  <w:spacing w:line="240" w:lineRule="auto"/>
                  <w:jc w:val="right"/>
                </w:pPr>
              </w:pPrChange>
            </w:pPr>
            <w:ins w:id="2502" w:author="Stage 2" w:date="2019-09-04T20:28:00Z">
              <w:r>
                <w:t>4.300</w:t>
              </w:r>
            </w:ins>
            <w:del w:id="2503" w:author="Stage 2" w:date="2019-09-04T20:28:00Z">
              <w:r>
                <w:rPr>
                  <w:rFonts w:eastAsia="Times New Roman" w:cs="Times New Roman"/>
                  <w:highlight w:val="yellow"/>
                </w:rPr>
                <w:delText>0.47</w:delText>
              </w:r>
            </w:del>
          </w:p>
        </w:tc>
        <w:tc>
          <w:tcPr>
            <w:tcW w:w="0" w:type="auto"/>
            <w:tcPrChange w:id="2504" w:author="Stage 2" w:date="2019-09-04T20:28:00Z">
              <w:tcPr>
                <w:tcW w:w="1577" w:type="dxa"/>
                <w:shd w:val="clear" w:color="auto" w:fill="auto"/>
                <w:tcMar>
                  <w:top w:w="100" w:type="dxa"/>
                  <w:left w:w="100" w:type="dxa"/>
                  <w:bottom w:w="100" w:type="dxa"/>
                  <w:right w:w="100" w:type="dxa"/>
                </w:tcMar>
                <w:vAlign w:val="center"/>
              </w:tcPr>
            </w:tcPrChange>
          </w:tcPr>
          <w:p w14:paraId="593460B9" w14:textId="13D74A36" w:rsidR="00847E8C" w:rsidRDefault="003C1572">
            <w:pPr>
              <w:pStyle w:val="Compact"/>
              <w:rPr>
                <w:rPrChange w:id="2505" w:author="Stage 2" w:date="2019-09-04T20:28:00Z">
                  <w:rPr>
                    <w:rFonts w:ascii="Times New Roman" w:eastAsia="Times New Roman" w:hAnsi="Times New Roman" w:cs="Times New Roman"/>
                    <w:sz w:val="24"/>
                    <w:szCs w:val="24"/>
                    <w:highlight w:val="yellow"/>
                  </w:rPr>
                </w:rPrChange>
              </w:rPr>
              <w:pPrChange w:id="2506" w:author="Stage 2" w:date="2019-09-04T20:28:00Z">
                <w:pPr>
                  <w:widowControl w:val="0"/>
                  <w:spacing w:line="240" w:lineRule="auto"/>
                  <w:jc w:val="right"/>
                </w:pPr>
              </w:pPrChange>
            </w:pPr>
            <w:r>
              <w:rPr>
                <w:rPrChange w:id="2507" w:author="Stage 2" w:date="2019-09-04T20:28:00Z">
                  <w:rPr>
                    <w:rFonts w:ascii="Times New Roman" w:eastAsia="Times New Roman" w:hAnsi="Times New Roman" w:cs="Times New Roman"/>
                    <w:sz w:val="24"/>
                    <w:szCs w:val="24"/>
                    <w:highlight w:val="yellow"/>
                  </w:rPr>
                </w:rPrChange>
              </w:rPr>
              <w:t>0.</w:t>
            </w:r>
            <w:ins w:id="2508" w:author="Stage 2" w:date="2019-09-04T20:28:00Z">
              <w:r>
                <w:t>000</w:t>
              </w:r>
            </w:ins>
            <w:del w:id="2509" w:author="Stage 2" w:date="2019-09-04T20:28:00Z">
              <w:r>
                <w:rPr>
                  <w:rFonts w:eastAsia="Times New Roman" w:cs="Times New Roman"/>
                  <w:highlight w:val="yellow"/>
                </w:rPr>
                <w:delText>639</w:delText>
              </w:r>
            </w:del>
          </w:p>
        </w:tc>
      </w:tr>
      <w:tr w:rsidR="00847E8C" w14:paraId="580CE773" w14:textId="77777777">
        <w:tc>
          <w:tcPr>
            <w:tcW w:w="0" w:type="auto"/>
            <w:tcPrChange w:id="2510" w:author="Stage 2" w:date="2019-09-04T20:28:00Z">
              <w:tcPr>
                <w:tcW w:w="3263" w:type="dxa"/>
                <w:shd w:val="clear" w:color="auto" w:fill="auto"/>
                <w:tcMar>
                  <w:top w:w="100" w:type="dxa"/>
                  <w:left w:w="100" w:type="dxa"/>
                  <w:bottom w:w="100" w:type="dxa"/>
                  <w:right w:w="100" w:type="dxa"/>
                </w:tcMar>
                <w:vAlign w:val="center"/>
              </w:tcPr>
            </w:tcPrChange>
          </w:tcPr>
          <w:p w14:paraId="53D6E272" w14:textId="4546B4BC" w:rsidR="00847E8C" w:rsidRDefault="003C1572">
            <w:pPr>
              <w:pStyle w:val="Compact"/>
              <w:rPr>
                <w:rPrChange w:id="2511" w:author="Stage 2" w:date="2019-09-04T20:28:00Z">
                  <w:rPr>
                    <w:rFonts w:ascii="Times New Roman" w:eastAsia="Times New Roman" w:hAnsi="Times New Roman" w:cs="Times New Roman"/>
                    <w:sz w:val="24"/>
                    <w:szCs w:val="24"/>
                    <w:highlight w:val="yellow"/>
                  </w:rPr>
                </w:rPrChange>
              </w:rPr>
              <w:pPrChange w:id="2512" w:author="Stage 2" w:date="2019-09-04T20:28:00Z">
                <w:pPr>
                  <w:widowControl w:val="0"/>
                  <w:pBdr>
                    <w:top w:val="nil"/>
                    <w:left w:val="nil"/>
                    <w:bottom w:val="nil"/>
                    <w:right w:val="nil"/>
                    <w:between w:val="nil"/>
                  </w:pBdr>
                  <w:spacing w:line="240" w:lineRule="auto"/>
                </w:pPr>
              </w:pPrChange>
            </w:pPr>
            <w:r>
              <w:rPr>
                <w:rPrChange w:id="2513" w:author="Stage 2" w:date="2019-09-04T20:28:00Z">
                  <w:rPr>
                    <w:rFonts w:ascii="Times New Roman" w:eastAsia="Times New Roman" w:hAnsi="Times New Roman" w:cs="Times New Roman"/>
                    <w:sz w:val="24"/>
                    <w:szCs w:val="24"/>
                    <w:highlight w:val="yellow"/>
                  </w:rPr>
                </w:rPrChange>
              </w:rPr>
              <w:t xml:space="preserve">IDS </w:t>
            </w:r>
            <w:ins w:id="2514" w:author="Stage 2" w:date="2019-09-04T20:28:00Z">
              <w:r>
                <w:t xml:space="preserve">* </w:t>
              </w:r>
            </w:ins>
            <w:del w:id="2515" w:author="Stage 2" w:date="2019-09-04T20:28:00Z">
              <w:r>
                <w:rPr>
                  <w:rFonts w:eastAsia="Times New Roman" w:cs="Times New Roman"/>
                  <w:highlight w:val="yellow"/>
                </w:rPr>
                <w:delText>x non-</w:delText>
              </w:r>
            </w:del>
            <w:r>
              <w:rPr>
                <w:rPrChange w:id="2516" w:author="Stage 2" w:date="2019-09-04T20:28:00Z">
                  <w:rPr>
                    <w:rFonts w:ascii="Times New Roman" w:eastAsia="Times New Roman" w:hAnsi="Times New Roman" w:cs="Times New Roman"/>
                    <w:sz w:val="24"/>
                    <w:szCs w:val="24"/>
                    <w:highlight w:val="yellow"/>
                  </w:rPr>
                </w:rPrChange>
              </w:rPr>
              <w:t>NAE</w:t>
            </w:r>
          </w:p>
        </w:tc>
        <w:tc>
          <w:tcPr>
            <w:tcW w:w="0" w:type="auto"/>
            <w:tcPrChange w:id="2517" w:author="Stage 2" w:date="2019-09-04T20:28:00Z">
              <w:tcPr>
                <w:tcW w:w="1564" w:type="dxa"/>
                <w:shd w:val="clear" w:color="auto" w:fill="auto"/>
                <w:tcMar>
                  <w:top w:w="100" w:type="dxa"/>
                  <w:left w:w="100" w:type="dxa"/>
                  <w:bottom w:w="100" w:type="dxa"/>
                  <w:right w:w="100" w:type="dxa"/>
                </w:tcMar>
                <w:vAlign w:val="center"/>
              </w:tcPr>
            </w:tcPrChange>
          </w:tcPr>
          <w:p w14:paraId="75BA031B" w14:textId="44907633" w:rsidR="00847E8C" w:rsidRDefault="003C1572">
            <w:pPr>
              <w:pStyle w:val="Compact"/>
              <w:rPr>
                <w:rPrChange w:id="2518" w:author="Stage 2" w:date="2019-09-04T20:28:00Z">
                  <w:rPr>
                    <w:rFonts w:ascii="Times New Roman" w:eastAsia="Times New Roman" w:hAnsi="Times New Roman" w:cs="Times New Roman"/>
                    <w:sz w:val="24"/>
                    <w:szCs w:val="24"/>
                    <w:highlight w:val="yellow"/>
                  </w:rPr>
                </w:rPrChange>
              </w:rPr>
              <w:pPrChange w:id="2519" w:author="Stage 2" w:date="2019-09-04T20:28:00Z">
                <w:pPr>
                  <w:widowControl w:val="0"/>
                  <w:spacing w:line="240" w:lineRule="auto"/>
                  <w:jc w:val="right"/>
                </w:pPr>
              </w:pPrChange>
            </w:pPr>
            <w:r>
              <w:rPr>
                <w:rPrChange w:id="2520" w:author="Stage 2" w:date="2019-09-04T20:28:00Z">
                  <w:rPr>
                    <w:rFonts w:ascii="Times New Roman" w:eastAsia="Times New Roman" w:hAnsi="Times New Roman" w:cs="Times New Roman"/>
                    <w:sz w:val="24"/>
                    <w:szCs w:val="24"/>
                    <w:highlight w:val="yellow"/>
                  </w:rPr>
                </w:rPrChange>
              </w:rPr>
              <w:t>0.</w:t>
            </w:r>
            <w:ins w:id="2521" w:author="Stage 2" w:date="2019-09-04T20:28:00Z">
              <w:r>
                <w:t>039</w:t>
              </w:r>
            </w:ins>
            <w:del w:id="2522" w:author="Stage 2" w:date="2019-09-04T20:28:00Z">
              <w:r>
                <w:rPr>
                  <w:rFonts w:eastAsia="Times New Roman" w:cs="Times New Roman"/>
                  <w:highlight w:val="yellow"/>
                </w:rPr>
                <w:delText>96</w:delText>
              </w:r>
            </w:del>
          </w:p>
        </w:tc>
        <w:tc>
          <w:tcPr>
            <w:tcW w:w="0" w:type="auto"/>
            <w:tcPrChange w:id="2523" w:author="Stage 2" w:date="2019-09-04T20:28:00Z">
              <w:tcPr>
                <w:tcW w:w="1375" w:type="dxa"/>
                <w:shd w:val="clear" w:color="auto" w:fill="auto"/>
                <w:tcMar>
                  <w:top w:w="100" w:type="dxa"/>
                  <w:left w:w="100" w:type="dxa"/>
                  <w:bottom w:w="100" w:type="dxa"/>
                  <w:right w:w="100" w:type="dxa"/>
                </w:tcMar>
                <w:vAlign w:val="center"/>
              </w:tcPr>
            </w:tcPrChange>
          </w:tcPr>
          <w:p w14:paraId="7C161EE3" w14:textId="75135D90" w:rsidR="00847E8C" w:rsidRDefault="003C1572">
            <w:pPr>
              <w:pStyle w:val="Compact"/>
              <w:rPr>
                <w:rPrChange w:id="2524" w:author="Stage 2" w:date="2019-09-04T20:28:00Z">
                  <w:rPr>
                    <w:rFonts w:ascii="Times New Roman" w:eastAsia="Times New Roman" w:hAnsi="Times New Roman" w:cs="Times New Roman"/>
                    <w:sz w:val="24"/>
                    <w:szCs w:val="24"/>
                    <w:highlight w:val="yellow"/>
                  </w:rPr>
                </w:rPrChange>
              </w:rPr>
              <w:pPrChange w:id="2525" w:author="Stage 2" w:date="2019-09-04T20:28:00Z">
                <w:pPr>
                  <w:widowControl w:val="0"/>
                  <w:spacing w:line="240" w:lineRule="auto"/>
                  <w:jc w:val="right"/>
                </w:pPr>
              </w:pPrChange>
            </w:pPr>
            <w:r>
              <w:rPr>
                <w:rPrChange w:id="2526" w:author="Stage 2" w:date="2019-09-04T20:28:00Z">
                  <w:rPr>
                    <w:rFonts w:ascii="Times New Roman" w:eastAsia="Times New Roman" w:hAnsi="Times New Roman" w:cs="Times New Roman"/>
                    <w:sz w:val="24"/>
                    <w:szCs w:val="24"/>
                    <w:highlight w:val="yellow"/>
                  </w:rPr>
                </w:rPrChange>
              </w:rPr>
              <w:t>0.</w:t>
            </w:r>
            <w:ins w:id="2527" w:author="Stage 2" w:date="2019-09-04T20:28:00Z">
              <w:r>
                <w:t>013</w:t>
              </w:r>
            </w:ins>
            <w:del w:id="2528" w:author="Stage 2" w:date="2019-09-04T20:28:00Z">
              <w:r>
                <w:rPr>
                  <w:rFonts w:eastAsia="Times New Roman" w:cs="Times New Roman"/>
                  <w:highlight w:val="yellow"/>
                </w:rPr>
                <w:delText>47</w:delText>
              </w:r>
            </w:del>
          </w:p>
        </w:tc>
        <w:tc>
          <w:tcPr>
            <w:tcW w:w="0" w:type="auto"/>
            <w:tcPrChange w:id="2529" w:author="Stage 2" w:date="2019-09-04T20:28:00Z">
              <w:tcPr>
                <w:tcW w:w="1577" w:type="dxa"/>
                <w:shd w:val="clear" w:color="auto" w:fill="auto"/>
                <w:tcMar>
                  <w:top w:w="100" w:type="dxa"/>
                  <w:left w:w="100" w:type="dxa"/>
                  <w:bottom w:w="100" w:type="dxa"/>
                  <w:right w:w="100" w:type="dxa"/>
                </w:tcMar>
                <w:vAlign w:val="center"/>
              </w:tcPr>
            </w:tcPrChange>
          </w:tcPr>
          <w:p w14:paraId="77ABE2DF" w14:textId="02F951C1" w:rsidR="00847E8C" w:rsidRDefault="003C1572">
            <w:pPr>
              <w:pStyle w:val="Compact"/>
              <w:rPr>
                <w:rPrChange w:id="2530" w:author="Stage 2" w:date="2019-09-04T20:28:00Z">
                  <w:rPr>
                    <w:rFonts w:ascii="Times New Roman" w:eastAsia="Times New Roman" w:hAnsi="Times New Roman" w:cs="Times New Roman"/>
                    <w:sz w:val="24"/>
                    <w:szCs w:val="24"/>
                    <w:highlight w:val="yellow"/>
                  </w:rPr>
                </w:rPrChange>
              </w:rPr>
              <w:pPrChange w:id="2531" w:author="Stage 2" w:date="2019-09-04T20:28:00Z">
                <w:pPr>
                  <w:widowControl w:val="0"/>
                  <w:spacing w:line="240" w:lineRule="auto"/>
                  <w:jc w:val="right"/>
                </w:pPr>
              </w:pPrChange>
            </w:pPr>
            <w:ins w:id="2532" w:author="Stage 2" w:date="2019-09-04T20:28:00Z">
              <w:r>
                <w:t>3.060</w:t>
              </w:r>
            </w:ins>
            <w:del w:id="2533" w:author="Stage 2" w:date="2019-09-04T20:28:00Z">
              <w:r>
                <w:rPr>
                  <w:rFonts w:eastAsia="Times New Roman" w:cs="Times New Roman"/>
                  <w:highlight w:val="yellow"/>
                </w:rPr>
                <w:delText>2.03</w:delText>
              </w:r>
            </w:del>
          </w:p>
        </w:tc>
        <w:tc>
          <w:tcPr>
            <w:tcW w:w="0" w:type="auto"/>
            <w:tcPrChange w:id="2534" w:author="Stage 2" w:date="2019-09-04T20:28:00Z">
              <w:tcPr>
                <w:tcW w:w="1577" w:type="dxa"/>
                <w:shd w:val="clear" w:color="auto" w:fill="auto"/>
                <w:tcMar>
                  <w:top w:w="100" w:type="dxa"/>
                  <w:left w:w="100" w:type="dxa"/>
                  <w:bottom w:w="100" w:type="dxa"/>
                  <w:right w:w="100" w:type="dxa"/>
                </w:tcMar>
                <w:vAlign w:val="center"/>
              </w:tcPr>
            </w:tcPrChange>
          </w:tcPr>
          <w:p w14:paraId="182B8152" w14:textId="31C21715" w:rsidR="00847E8C" w:rsidRDefault="003C1572">
            <w:pPr>
              <w:pStyle w:val="Compact"/>
              <w:rPr>
                <w:rPrChange w:id="2535" w:author="Stage 2" w:date="2019-09-04T20:28:00Z">
                  <w:rPr>
                    <w:rFonts w:ascii="Times New Roman" w:eastAsia="Times New Roman" w:hAnsi="Times New Roman" w:cs="Times New Roman"/>
                    <w:sz w:val="24"/>
                    <w:szCs w:val="24"/>
                    <w:highlight w:val="yellow"/>
                  </w:rPr>
                </w:rPrChange>
              </w:rPr>
              <w:pPrChange w:id="2536" w:author="Stage 2" w:date="2019-09-04T20:28:00Z">
                <w:pPr>
                  <w:widowControl w:val="0"/>
                  <w:spacing w:line="240" w:lineRule="auto"/>
                  <w:jc w:val="right"/>
                </w:pPr>
              </w:pPrChange>
            </w:pPr>
            <w:r>
              <w:rPr>
                <w:rPrChange w:id="2537" w:author="Stage 2" w:date="2019-09-04T20:28:00Z">
                  <w:rPr>
                    <w:rFonts w:ascii="Times New Roman" w:eastAsia="Times New Roman" w:hAnsi="Times New Roman" w:cs="Times New Roman"/>
                    <w:sz w:val="24"/>
                    <w:szCs w:val="24"/>
                    <w:highlight w:val="yellow"/>
                  </w:rPr>
                </w:rPrChange>
              </w:rPr>
              <w:t>0.</w:t>
            </w:r>
            <w:ins w:id="2538" w:author="Stage 2" w:date="2019-09-04T20:28:00Z">
              <w:r>
                <w:t>002</w:t>
              </w:r>
            </w:ins>
            <w:del w:id="2539" w:author="Stage 2" w:date="2019-09-04T20:28:00Z">
              <w:r>
                <w:rPr>
                  <w:rFonts w:eastAsia="Times New Roman" w:cs="Times New Roman"/>
                  <w:highlight w:val="yellow"/>
                </w:rPr>
                <w:delText>048</w:delText>
              </w:r>
            </w:del>
          </w:p>
        </w:tc>
      </w:tr>
      <w:tr w:rsidR="00847E8C" w14:paraId="16BDFA45" w14:textId="77777777">
        <w:tc>
          <w:tcPr>
            <w:tcW w:w="0" w:type="auto"/>
            <w:tcPrChange w:id="2540" w:author="Stage 2" w:date="2019-09-04T20:28:00Z">
              <w:tcPr>
                <w:tcW w:w="3263" w:type="dxa"/>
                <w:shd w:val="clear" w:color="auto" w:fill="auto"/>
                <w:tcMar>
                  <w:top w:w="100" w:type="dxa"/>
                  <w:left w:w="100" w:type="dxa"/>
                  <w:bottom w:w="100" w:type="dxa"/>
                  <w:right w:w="100" w:type="dxa"/>
                </w:tcMar>
                <w:vAlign w:val="center"/>
              </w:tcPr>
            </w:tcPrChange>
          </w:tcPr>
          <w:p w14:paraId="02181D9E" w14:textId="7DFC3C6C" w:rsidR="00847E8C" w:rsidRDefault="003C1572">
            <w:pPr>
              <w:pStyle w:val="Compact"/>
              <w:rPr>
                <w:rPrChange w:id="2541" w:author="Stage 2" w:date="2019-09-04T20:28:00Z">
                  <w:rPr>
                    <w:rFonts w:ascii="Times New Roman" w:eastAsia="Times New Roman" w:hAnsi="Times New Roman" w:cs="Times New Roman"/>
                    <w:sz w:val="24"/>
                    <w:szCs w:val="24"/>
                    <w:highlight w:val="yellow"/>
                  </w:rPr>
                </w:rPrChange>
              </w:rPr>
              <w:pPrChange w:id="2542" w:author="Stage 2" w:date="2019-09-04T20:28:00Z">
                <w:pPr>
                  <w:widowControl w:val="0"/>
                  <w:pBdr>
                    <w:top w:val="nil"/>
                    <w:left w:val="nil"/>
                    <w:bottom w:val="nil"/>
                    <w:right w:val="nil"/>
                    <w:between w:val="nil"/>
                  </w:pBdr>
                  <w:spacing w:line="240" w:lineRule="auto"/>
                </w:pPr>
              </w:pPrChange>
            </w:pPr>
            <w:ins w:id="2543" w:author="Stage 2" w:date="2019-09-04T20:28:00Z">
              <w:r>
                <w:t xml:space="preserve">Age * </w:t>
              </w:r>
            </w:ins>
            <w:del w:id="2544" w:author="Stage 2" w:date="2019-09-04T20:28:00Z">
              <w:r>
                <w:rPr>
                  <w:rFonts w:eastAsia="Times New Roman" w:cs="Times New Roman"/>
                  <w:highlight w:val="yellow"/>
                </w:rPr>
                <w:delText>age_days x non-</w:delText>
              </w:r>
            </w:del>
            <w:r>
              <w:rPr>
                <w:rPrChange w:id="2545" w:author="Stage 2" w:date="2019-09-04T20:28:00Z">
                  <w:rPr>
                    <w:rFonts w:ascii="Times New Roman" w:eastAsia="Times New Roman" w:hAnsi="Times New Roman" w:cs="Times New Roman"/>
                    <w:sz w:val="24"/>
                    <w:szCs w:val="24"/>
                    <w:highlight w:val="yellow"/>
                  </w:rPr>
                </w:rPrChange>
              </w:rPr>
              <w:t>NAE</w:t>
            </w:r>
          </w:p>
        </w:tc>
        <w:tc>
          <w:tcPr>
            <w:tcW w:w="0" w:type="auto"/>
            <w:tcPrChange w:id="2546" w:author="Stage 2" w:date="2019-09-04T20:28:00Z">
              <w:tcPr>
                <w:tcW w:w="1564" w:type="dxa"/>
                <w:shd w:val="clear" w:color="auto" w:fill="auto"/>
                <w:tcMar>
                  <w:top w:w="100" w:type="dxa"/>
                  <w:left w:w="100" w:type="dxa"/>
                  <w:bottom w:w="100" w:type="dxa"/>
                  <w:right w:w="100" w:type="dxa"/>
                </w:tcMar>
                <w:vAlign w:val="center"/>
              </w:tcPr>
            </w:tcPrChange>
          </w:tcPr>
          <w:p w14:paraId="7234ED05" w14:textId="50A6EA21" w:rsidR="00847E8C" w:rsidRDefault="003C1572">
            <w:pPr>
              <w:pStyle w:val="Compact"/>
              <w:rPr>
                <w:rPrChange w:id="2547" w:author="Stage 2" w:date="2019-09-04T20:28:00Z">
                  <w:rPr>
                    <w:rFonts w:ascii="Times New Roman" w:eastAsia="Times New Roman" w:hAnsi="Times New Roman" w:cs="Times New Roman"/>
                    <w:sz w:val="24"/>
                    <w:szCs w:val="24"/>
                    <w:highlight w:val="yellow"/>
                  </w:rPr>
                </w:rPrChange>
              </w:rPr>
              <w:pPrChange w:id="2548" w:author="Stage 2" w:date="2019-09-04T20:28:00Z">
                <w:pPr>
                  <w:widowControl w:val="0"/>
                  <w:spacing w:line="240" w:lineRule="auto"/>
                  <w:jc w:val="right"/>
                </w:pPr>
              </w:pPrChange>
            </w:pPr>
            <w:r>
              <w:rPr>
                <w:rPrChange w:id="2549" w:author="Stage 2" w:date="2019-09-04T20:28:00Z">
                  <w:rPr>
                    <w:rFonts w:ascii="Times New Roman" w:eastAsia="Times New Roman" w:hAnsi="Times New Roman" w:cs="Times New Roman"/>
                    <w:sz w:val="24"/>
                    <w:szCs w:val="24"/>
                    <w:highlight w:val="yellow"/>
                  </w:rPr>
                </w:rPrChange>
              </w:rPr>
              <w:t>0.</w:t>
            </w:r>
            <w:ins w:id="2550" w:author="Stage 2" w:date="2019-09-04T20:28:00Z">
              <w:r>
                <w:t>001</w:t>
              </w:r>
            </w:ins>
            <w:del w:id="2551" w:author="Stage 2" w:date="2019-09-04T20:28:00Z">
              <w:r>
                <w:rPr>
                  <w:rFonts w:eastAsia="Times New Roman" w:cs="Times New Roman"/>
                  <w:highlight w:val="yellow"/>
                </w:rPr>
                <w:delText>01</w:delText>
              </w:r>
            </w:del>
          </w:p>
        </w:tc>
        <w:tc>
          <w:tcPr>
            <w:tcW w:w="0" w:type="auto"/>
            <w:tcPrChange w:id="2552" w:author="Stage 2" w:date="2019-09-04T20:28:00Z">
              <w:tcPr>
                <w:tcW w:w="1375" w:type="dxa"/>
                <w:shd w:val="clear" w:color="auto" w:fill="auto"/>
                <w:tcMar>
                  <w:top w:w="100" w:type="dxa"/>
                  <w:left w:w="100" w:type="dxa"/>
                  <w:bottom w:w="100" w:type="dxa"/>
                  <w:right w:w="100" w:type="dxa"/>
                </w:tcMar>
                <w:vAlign w:val="center"/>
              </w:tcPr>
            </w:tcPrChange>
          </w:tcPr>
          <w:p w14:paraId="7375C29D" w14:textId="2E70C73C" w:rsidR="00847E8C" w:rsidRDefault="003C1572">
            <w:pPr>
              <w:pStyle w:val="Compact"/>
              <w:rPr>
                <w:rPrChange w:id="2553" w:author="Stage 2" w:date="2019-09-04T20:28:00Z">
                  <w:rPr>
                    <w:rFonts w:ascii="Times New Roman" w:eastAsia="Times New Roman" w:hAnsi="Times New Roman" w:cs="Times New Roman"/>
                    <w:sz w:val="24"/>
                    <w:szCs w:val="24"/>
                    <w:highlight w:val="yellow"/>
                  </w:rPr>
                </w:rPrChange>
              </w:rPr>
              <w:pPrChange w:id="2554" w:author="Stage 2" w:date="2019-09-04T20:28:00Z">
                <w:pPr>
                  <w:widowControl w:val="0"/>
                  <w:spacing w:line="240" w:lineRule="auto"/>
                  <w:jc w:val="right"/>
                </w:pPr>
              </w:pPrChange>
            </w:pPr>
            <w:r>
              <w:rPr>
                <w:rPrChange w:id="2555" w:author="Stage 2" w:date="2019-09-04T20:28:00Z">
                  <w:rPr>
                    <w:rFonts w:ascii="Times New Roman" w:eastAsia="Times New Roman" w:hAnsi="Times New Roman" w:cs="Times New Roman"/>
                    <w:sz w:val="24"/>
                    <w:szCs w:val="24"/>
                    <w:highlight w:val="yellow"/>
                  </w:rPr>
                </w:rPrChange>
              </w:rPr>
              <w:t>0.</w:t>
            </w:r>
            <w:ins w:id="2556" w:author="Stage 2" w:date="2019-09-04T20:28:00Z">
              <w:r>
                <w:t>006</w:t>
              </w:r>
            </w:ins>
            <w:del w:id="2557" w:author="Stage 2" w:date="2019-09-04T20:28:00Z">
              <w:r>
                <w:rPr>
                  <w:rFonts w:eastAsia="Times New Roman" w:cs="Times New Roman"/>
                  <w:highlight w:val="yellow"/>
                </w:rPr>
                <w:delText>00</w:delText>
              </w:r>
            </w:del>
          </w:p>
        </w:tc>
        <w:tc>
          <w:tcPr>
            <w:tcW w:w="0" w:type="auto"/>
            <w:tcPrChange w:id="2558" w:author="Stage 2" w:date="2019-09-04T20:28:00Z">
              <w:tcPr>
                <w:tcW w:w="1577" w:type="dxa"/>
                <w:shd w:val="clear" w:color="auto" w:fill="auto"/>
                <w:tcMar>
                  <w:top w:w="100" w:type="dxa"/>
                  <w:left w:w="100" w:type="dxa"/>
                  <w:bottom w:w="100" w:type="dxa"/>
                  <w:right w:w="100" w:type="dxa"/>
                </w:tcMar>
                <w:vAlign w:val="center"/>
              </w:tcPr>
            </w:tcPrChange>
          </w:tcPr>
          <w:p w14:paraId="07B8043D" w14:textId="37981B12" w:rsidR="00847E8C" w:rsidRDefault="003C1572">
            <w:pPr>
              <w:pStyle w:val="Compact"/>
              <w:rPr>
                <w:rPrChange w:id="2559" w:author="Stage 2" w:date="2019-09-04T20:28:00Z">
                  <w:rPr>
                    <w:rFonts w:ascii="Times New Roman" w:eastAsia="Times New Roman" w:hAnsi="Times New Roman" w:cs="Times New Roman"/>
                    <w:sz w:val="24"/>
                    <w:szCs w:val="24"/>
                    <w:highlight w:val="yellow"/>
                  </w:rPr>
                </w:rPrChange>
              </w:rPr>
              <w:pPrChange w:id="2560" w:author="Stage 2" w:date="2019-09-04T20:28:00Z">
                <w:pPr>
                  <w:widowControl w:val="0"/>
                  <w:spacing w:line="240" w:lineRule="auto"/>
                  <w:jc w:val="right"/>
                </w:pPr>
              </w:pPrChange>
            </w:pPr>
            <w:ins w:id="2561" w:author="Stage 2" w:date="2019-09-04T20:28:00Z">
              <w:r>
                <w:t>0.198</w:t>
              </w:r>
            </w:ins>
            <w:del w:id="2562" w:author="Stage 2" w:date="2019-09-04T20:28:00Z">
              <w:r>
                <w:rPr>
                  <w:rFonts w:eastAsia="Times New Roman" w:cs="Times New Roman"/>
                  <w:highlight w:val="yellow"/>
                </w:rPr>
                <w:delText>1.84</w:delText>
              </w:r>
            </w:del>
          </w:p>
        </w:tc>
        <w:tc>
          <w:tcPr>
            <w:tcW w:w="0" w:type="auto"/>
            <w:tcPrChange w:id="2563" w:author="Stage 2" w:date="2019-09-04T20:28:00Z">
              <w:tcPr>
                <w:tcW w:w="1577" w:type="dxa"/>
                <w:shd w:val="clear" w:color="auto" w:fill="auto"/>
                <w:tcMar>
                  <w:top w:w="100" w:type="dxa"/>
                  <w:left w:w="100" w:type="dxa"/>
                  <w:bottom w:w="100" w:type="dxa"/>
                  <w:right w:w="100" w:type="dxa"/>
                </w:tcMar>
                <w:vAlign w:val="center"/>
              </w:tcPr>
            </w:tcPrChange>
          </w:tcPr>
          <w:p w14:paraId="39874DBC" w14:textId="615345F2" w:rsidR="00847E8C" w:rsidRDefault="003C1572">
            <w:pPr>
              <w:pStyle w:val="Compact"/>
              <w:rPr>
                <w:rPrChange w:id="2564" w:author="Stage 2" w:date="2019-09-04T20:28:00Z">
                  <w:rPr>
                    <w:rFonts w:ascii="Times New Roman" w:eastAsia="Times New Roman" w:hAnsi="Times New Roman" w:cs="Times New Roman"/>
                    <w:sz w:val="24"/>
                    <w:szCs w:val="24"/>
                    <w:highlight w:val="yellow"/>
                  </w:rPr>
                </w:rPrChange>
              </w:rPr>
              <w:pPrChange w:id="2565" w:author="Stage 2" w:date="2019-09-04T20:28:00Z">
                <w:pPr>
                  <w:widowControl w:val="0"/>
                  <w:spacing w:line="240" w:lineRule="auto"/>
                  <w:jc w:val="right"/>
                </w:pPr>
              </w:pPrChange>
            </w:pPr>
            <w:r>
              <w:rPr>
                <w:rPrChange w:id="2566" w:author="Stage 2" w:date="2019-09-04T20:28:00Z">
                  <w:rPr>
                    <w:rFonts w:ascii="Times New Roman" w:eastAsia="Times New Roman" w:hAnsi="Times New Roman" w:cs="Times New Roman"/>
                    <w:sz w:val="24"/>
                    <w:szCs w:val="24"/>
                    <w:highlight w:val="yellow"/>
                  </w:rPr>
                </w:rPrChange>
              </w:rPr>
              <w:t>0.</w:t>
            </w:r>
            <w:ins w:id="2567" w:author="Stage 2" w:date="2019-09-04T20:28:00Z">
              <w:r>
                <w:t>843</w:t>
              </w:r>
            </w:ins>
            <w:del w:id="2568" w:author="Stage 2" w:date="2019-09-04T20:28:00Z">
              <w:r>
                <w:rPr>
                  <w:rFonts w:eastAsia="Times New Roman" w:cs="Times New Roman"/>
                  <w:highlight w:val="yellow"/>
                </w:rPr>
                <w:delText>072</w:delText>
              </w:r>
            </w:del>
          </w:p>
        </w:tc>
      </w:tr>
      <w:tr w:rsidR="00847E8C" w14:paraId="764F64D5" w14:textId="77777777">
        <w:tc>
          <w:tcPr>
            <w:tcW w:w="0" w:type="auto"/>
            <w:tcPrChange w:id="2569" w:author="Stage 2" w:date="2019-09-04T20:28:00Z">
              <w:tcPr>
                <w:tcW w:w="3263" w:type="dxa"/>
                <w:shd w:val="clear" w:color="auto" w:fill="auto"/>
                <w:tcMar>
                  <w:top w:w="100" w:type="dxa"/>
                  <w:left w:w="100" w:type="dxa"/>
                  <w:bottom w:w="100" w:type="dxa"/>
                  <w:right w:w="100" w:type="dxa"/>
                </w:tcMar>
                <w:vAlign w:val="center"/>
              </w:tcPr>
            </w:tcPrChange>
          </w:tcPr>
          <w:p w14:paraId="1136DBCC" w14:textId="52AF4EE6" w:rsidR="00847E8C" w:rsidRDefault="003C1572">
            <w:pPr>
              <w:pStyle w:val="Compact"/>
              <w:rPr>
                <w:rPrChange w:id="2570" w:author="Stage 2" w:date="2019-09-04T20:28:00Z">
                  <w:rPr>
                    <w:rFonts w:ascii="Times New Roman" w:eastAsia="Times New Roman" w:hAnsi="Times New Roman" w:cs="Times New Roman"/>
                    <w:sz w:val="24"/>
                    <w:szCs w:val="24"/>
                    <w:highlight w:val="yellow"/>
                  </w:rPr>
                </w:rPrChange>
              </w:rPr>
              <w:pPrChange w:id="2571" w:author="Stage 2" w:date="2019-09-04T20:28:00Z">
                <w:pPr>
                  <w:widowControl w:val="0"/>
                  <w:pBdr>
                    <w:top w:val="nil"/>
                    <w:left w:val="nil"/>
                    <w:bottom w:val="nil"/>
                    <w:right w:val="nil"/>
                    <w:between w:val="nil"/>
                  </w:pBdr>
                  <w:spacing w:line="240" w:lineRule="auto"/>
                </w:pPr>
              </w:pPrChange>
            </w:pPr>
            <w:r>
              <w:rPr>
                <w:rPrChange w:id="2572" w:author="Stage 2" w:date="2019-09-04T20:28:00Z">
                  <w:rPr>
                    <w:rFonts w:ascii="Times New Roman" w:eastAsia="Times New Roman" w:hAnsi="Times New Roman" w:cs="Times New Roman"/>
                    <w:sz w:val="24"/>
                    <w:szCs w:val="24"/>
                    <w:highlight w:val="yellow"/>
                  </w:rPr>
                </w:rPrChange>
              </w:rPr>
              <w:t xml:space="preserve">IDS </w:t>
            </w:r>
            <w:ins w:id="2573" w:author="Stage 2" w:date="2019-09-04T20:28:00Z">
              <w:r>
                <w:t xml:space="preserve">* Age * </w:t>
              </w:r>
            </w:ins>
            <w:del w:id="2574" w:author="Stage 2" w:date="2019-09-04T20:28:00Z">
              <w:r>
                <w:rPr>
                  <w:rFonts w:eastAsia="Times New Roman" w:cs="Times New Roman"/>
                  <w:highlight w:val="yellow"/>
                </w:rPr>
                <w:delText>x age_days x non-</w:delText>
              </w:r>
            </w:del>
            <w:r>
              <w:rPr>
                <w:rPrChange w:id="2575" w:author="Stage 2" w:date="2019-09-04T20:28:00Z">
                  <w:rPr>
                    <w:rFonts w:ascii="Times New Roman" w:eastAsia="Times New Roman" w:hAnsi="Times New Roman" w:cs="Times New Roman"/>
                    <w:sz w:val="24"/>
                    <w:szCs w:val="24"/>
                    <w:highlight w:val="yellow"/>
                  </w:rPr>
                </w:rPrChange>
              </w:rPr>
              <w:t>NAE</w:t>
            </w:r>
          </w:p>
        </w:tc>
        <w:tc>
          <w:tcPr>
            <w:tcW w:w="0" w:type="auto"/>
            <w:tcPrChange w:id="2576" w:author="Stage 2" w:date="2019-09-04T20:28:00Z">
              <w:tcPr>
                <w:tcW w:w="1564" w:type="dxa"/>
                <w:shd w:val="clear" w:color="auto" w:fill="auto"/>
                <w:tcMar>
                  <w:top w:w="100" w:type="dxa"/>
                  <w:left w:w="100" w:type="dxa"/>
                  <w:bottom w:w="100" w:type="dxa"/>
                  <w:right w:w="100" w:type="dxa"/>
                </w:tcMar>
                <w:vAlign w:val="center"/>
              </w:tcPr>
            </w:tcPrChange>
          </w:tcPr>
          <w:p w14:paraId="009AD377" w14:textId="2A729C4E" w:rsidR="00847E8C" w:rsidRDefault="003C1572">
            <w:pPr>
              <w:pStyle w:val="Compact"/>
              <w:rPr>
                <w:rPrChange w:id="2577" w:author="Stage 2" w:date="2019-09-04T20:28:00Z">
                  <w:rPr>
                    <w:rFonts w:ascii="Times New Roman" w:eastAsia="Times New Roman" w:hAnsi="Times New Roman" w:cs="Times New Roman"/>
                    <w:sz w:val="24"/>
                    <w:szCs w:val="24"/>
                    <w:highlight w:val="yellow"/>
                  </w:rPr>
                </w:rPrChange>
              </w:rPr>
              <w:pPrChange w:id="2578" w:author="Stage 2" w:date="2019-09-04T20:28:00Z">
                <w:pPr>
                  <w:widowControl w:val="0"/>
                  <w:spacing w:line="240" w:lineRule="auto"/>
                  <w:jc w:val="right"/>
                </w:pPr>
              </w:pPrChange>
            </w:pPr>
            <w:del w:id="2579" w:author="Stage 2" w:date="2019-09-04T20:28:00Z">
              <w:r>
                <w:rPr>
                  <w:rFonts w:eastAsia="Times New Roman" w:cs="Times New Roman"/>
                  <w:highlight w:val="yellow"/>
                </w:rPr>
                <w:delText>-</w:delText>
              </w:r>
            </w:del>
            <w:r>
              <w:rPr>
                <w:rPrChange w:id="2580" w:author="Stage 2" w:date="2019-09-04T20:28:00Z">
                  <w:rPr>
                    <w:rFonts w:ascii="Times New Roman" w:eastAsia="Times New Roman" w:hAnsi="Times New Roman" w:cs="Times New Roman"/>
                    <w:sz w:val="24"/>
                    <w:szCs w:val="24"/>
                    <w:highlight w:val="yellow"/>
                  </w:rPr>
                </w:rPrChange>
              </w:rPr>
              <w:t>0.</w:t>
            </w:r>
            <w:ins w:id="2581" w:author="Stage 2" w:date="2019-09-04T20:28:00Z">
              <w:r>
                <w:t>004</w:t>
              </w:r>
            </w:ins>
            <w:del w:id="2582" w:author="Stage 2" w:date="2019-09-04T20:28:00Z">
              <w:r>
                <w:rPr>
                  <w:rFonts w:eastAsia="Times New Roman" w:cs="Times New Roman"/>
                  <w:highlight w:val="yellow"/>
                </w:rPr>
                <w:delText>01</w:delText>
              </w:r>
            </w:del>
          </w:p>
        </w:tc>
        <w:tc>
          <w:tcPr>
            <w:tcW w:w="0" w:type="auto"/>
            <w:tcPrChange w:id="2583" w:author="Stage 2" w:date="2019-09-04T20:28:00Z">
              <w:tcPr>
                <w:tcW w:w="1375" w:type="dxa"/>
                <w:shd w:val="clear" w:color="auto" w:fill="auto"/>
                <w:tcMar>
                  <w:top w:w="100" w:type="dxa"/>
                  <w:left w:w="100" w:type="dxa"/>
                  <w:bottom w:w="100" w:type="dxa"/>
                  <w:right w:w="100" w:type="dxa"/>
                </w:tcMar>
                <w:vAlign w:val="center"/>
              </w:tcPr>
            </w:tcPrChange>
          </w:tcPr>
          <w:p w14:paraId="4EAF321A" w14:textId="09E33282" w:rsidR="00847E8C" w:rsidRDefault="003C1572">
            <w:pPr>
              <w:pStyle w:val="Compact"/>
              <w:rPr>
                <w:rPrChange w:id="2584" w:author="Stage 2" w:date="2019-09-04T20:28:00Z">
                  <w:rPr>
                    <w:rFonts w:ascii="Times New Roman" w:eastAsia="Times New Roman" w:hAnsi="Times New Roman" w:cs="Times New Roman"/>
                    <w:sz w:val="24"/>
                    <w:szCs w:val="24"/>
                    <w:highlight w:val="yellow"/>
                  </w:rPr>
                </w:rPrChange>
              </w:rPr>
              <w:pPrChange w:id="2585" w:author="Stage 2" w:date="2019-09-04T20:28:00Z">
                <w:pPr>
                  <w:widowControl w:val="0"/>
                  <w:spacing w:line="240" w:lineRule="auto"/>
                  <w:jc w:val="right"/>
                </w:pPr>
              </w:pPrChange>
            </w:pPr>
            <w:r>
              <w:rPr>
                <w:rPrChange w:id="2586" w:author="Stage 2" w:date="2019-09-04T20:28:00Z">
                  <w:rPr>
                    <w:rFonts w:ascii="Times New Roman" w:eastAsia="Times New Roman" w:hAnsi="Times New Roman" w:cs="Times New Roman"/>
                    <w:sz w:val="24"/>
                    <w:szCs w:val="24"/>
                    <w:highlight w:val="yellow"/>
                  </w:rPr>
                </w:rPrChange>
              </w:rPr>
              <w:t>0.</w:t>
            </w:r>
            <w:ins w:id="2587" w:author="Stage 2" w:date="2019-09-04T20:28:00Z">
              <w:r>
                <w:t>004</w:t>
              </w:r>
            </w:ins>
            <w:del w:id="2588" w:author="Stage 2" w:date="2019-09-04T20:28:00Z">
              <w:r>
                <w:rPr>
                  <w:rFonts w:eastAsia="Times New Roman" w:cs="Times New Roman"/>
                  <w:highlight w:val="yellow"/>
                </w:rPr>
                <w:delText>00</w:delText>
              </w:r>
            </w:del>
          </w:p>
        </w:tc>
        <w:tc>
          <w:tcPr>
            <w:tcW w:w="0" w:type="auto"/>
            <w:tcPrChange w:id="2589" w:author="Stage 2" w:date="2019-09-04T20:28:00Z">
              <w:tcPr>
                <w:tcW w:w="1577" w:type="dxa"/>
                <w:shd w:val="clear" w:color="auto" w:fill="auto"/>
                <w:tcMar>
                  <w:top w:w="100" w:type="dxa"/>
                  <w:left w:w="100" w:type="dxa"/>
                  <w:bottom w:w="100" w:type="dxa"/>
                  <w:right w:w="100" w:type="dxa"/>
                </w:tcMar>
                <w:vAlign w:val="center"/>
              </w:tcPr>
            </w:tcPrChange>
          </w:tcPr>
          <w:p w14:paraId="3222004A" w14:textId="6C15545B" w:rsidR="00847E8C" w:rsidRDefault="003C1572">
            <w:pPr>
              <w:pStyle w:val="Compact"/>
              <w:rPr>
                <w:rPrChange w:id="2590" w:author="Stage 2" w:date="2019-09-04T20:28:00Z">
                  <w:rPr>
                    <w:rFonts w:ascii="Times New Roman" w:eastAsia="Times New Roman" w:hAnsi="Times New Roman" w:cs="Times New Roman"/>
                    <w:sz w:val="24"/>
                    <w:szCs w:val="24"/>
                    <w:highlight w:val="yellow"/>
                  </w:rPr>
                </w:rPrChange>
              </w:rPr>
              <w:pPrChange w:id="2591" w:author="Stage 2" w:date="2019-09-04T20:28:00Z">
                <w:pPr>
                  <w:widowControl w:val="0"/>
                  <w:spacing w:line="240" w:lineRule="auto"/>
                  <w:jc w:val="right"/>
                </w:pPr>
              </w:pPrChange>
            </w:pPr>
            <w:ins w:id="2592" w:author="Stage 2" w:date="2019-09-04T20:28:00Z">
              <w:r>
                <w:t>1.050</w:t>
              </w:r>
            </w:ins>
            <w:del w:id="2593" w:author="Stage 2" w:date="2019-09-04T20:28:00Z">
              <w:r>
                <w:rPr>
                  <w:rFonts w:eastAsia="Times New Roman" w:cs="Times New Roman"/>
                  <w:highlight w:val="yellow"/>
                </w:rPr>
                <w:delText>-2.21</w:delText>
              </w:r>
            </w:del>
          </w:p>
        </w:tc>
        <w:tc>
          <w:tcPr>
            <w:tcW w:w="0" w:type="auto"/>
            <w:tcPrChange w:id="2594" w:author="Stage 2" w:date="2019-09-04T20:28:00Z">
              <w:tcPr>
                <w:tcW w:w="1577" w:type="dxa"/>
                <w:shd w:val="clear" w:color="auto" w:fill="auto"/>
                <w:tcMar>
                  <w:top w:w="100" w:type="dxa"/>
                  <w:left w:w="100" w:type="dxa"/>
                  <w:bottom w:w="100" w:type="dxa"/>
                  <w:right w:w="100" w:type="dxa"/>
                </w:tcMar>
                <w:vAlign w:val="center"/>
              </w:tcPr>
            </w:tcPrChange>
          </w:tcPr>
          <w:p w14:paraId="5D71EAF3" w14:textId="09520A91" w:rsidR="00847E8C" w:rsidRDefault="003C1572">
            <w:pPr>
              <w:pStyle w:val="Compact"/>
              <w:rPr>
                <w:rPrChange w:id="2595" w:author="Stage 2" w:date="2019-09-04T20:28:00Z">
                  <w:rPr>
                    <w:rFonts w:ascii="Times New Roman" w:eastAsia="Times New Roman" w:hAnsi="Times New Roman" w:cs="Times New Roman"/>
                    <w:sz w:val="24"/>
                    <w:szCs w:val="24"/>
                    <w:highlight w:val="yellow"/>
                  </w:rPr>
                </w:rPrChange>
              </w:rPr>
              <w:pPrChange w:id="2596" w:author="Stage 2" w:date="2019-09-04T20:28:00Z">
                <w:pPr>
                  <w:widowControl w:val="0"/>
                  <w:spacing w:line="240" w:lineRule="auto"/>
                  <w:jc w:val="right"/>
                </w:pPr>
              </w:pPrChange>
            </w:pPr>
            <w:r>
              <w:rPr>
                <w:rPrChange w:id="2597" w:author="Stage 2" w:date="2019-09-04T20:28:00Z">
                  <w:rPr>
                    <w:rFonts w:ascii="Times New Roman" w:eastAsia="Times New Roman" w:hAnsi="Times New Roman" w:cs="Times New Roman"/>
                    <w:sz w:val="24"/>
                    <w:szCs w:val="24"/>
                    <w:highlight w:val="yellow"/>
                  </w:rPr>
                </w:rPrChange>
              </w:rPr>
              <w:t>0.</w:t>
            </w:r>
            <w:ins w:id="2598" w:author="Stage 2" w:date="2019-09-04T20:28:00Z">
              <w:r>
                <w:t>292</w:t>
              </w:r>
            </w:ins>
            <w:del w:id="2599" w:author="Stage 2" w:date="2019-09-04T20:28:00Z">
              <w:r>
                <w:rPr>
                  <w:rFonts w:eastAsia="Times New Roman" w:cs="Times New Roman"/>
                  <w:highlight w:val="yellow"/>
                </w:rPr>
                <w:delText>031</w:delText>
              </w:r>
            </w:del>
          </w:p>
        </w:tc>
      </w:tr>
    </w:tbl>
    <w:p w14:paraId="2B6C188C" w14:textId="77777777" w:rsidR="00D350E7" w:rsidRDefault="003C1572">
      <w:pPr>
        <w:pStyle w:val="BodyText"/>
        <w:rPr>
          <w:ins w:id="2600" w:author="Stage 2" w:date="2019-09-04T20:28:00Z"/>
        </w:rPr>
      </w:pPr>
      <w:ins w:id="2601" w:author="Stage 2" w:date="2019-09-04T20:28:00Z">
        <w:r>
          <w:t>Overall, the fitted coefficients of the mixed effects model were consistent with the results of the individual meta-analyses. Within the structure of the mixed effects model, IDS preferences are shown by positive coefficients on the IDS predictor (reflecti</w:t>
        </w:r>
        <w:r>
          <w:t>ng greater looking times to IDS stimuli). The fitted model shows a significant positive effect of IDS stimuli, consistent with a global IDS preference. Consistent with the age- and language-moderated meta-analyses, there were significant and positive two-w</w:t>
        </w:r>
        <w:r>
          <w:t xml:space="preserve">ay interations of IDS with age and with NAE, suggesting greater IDS preferences for older children and for children in NAE contexts. Further, there was a positive interaction with the HPP method, consistent with the method-moderated model. There was not a </w:t>
        </w:r>
        <w:r>
          <w:t>significant three-way interaction of IDS, age, and NAE, however, suggesting that there was not a reliable differential change in IDS preference for older children in NAE contexts over and above that expected based on each of these factors alone.</w:t>
        </w:r>
      </w:ins>
    </w:p>
    <w:p w14:paraId="5EDC498C" w14:textId="6CF66B5A" w:rsidR="00847E8C" w:rsidRDefault="003C1572">
      <w:pPr>
        <w:pBdr>
          <w:top w:val="nil"/>
          <w:left w:val="nil"/>
          <w:bottom w:val="nil"/>
          <w:right w:val="nil"/>
          <w:between w:val="nil"/>
        </w:pBdr>
        <w:spacing w:line="480" w:lineRule="auto"/>
        <w:rPr>
          <w:del w:id="2602" w:author="Stage 2" w:date="2019-09-04T20:28:00Z"/>
          <w:rFonts w:ascii="Times New Roman" w:eastAsia="Times New Roman" w:hAnsi="Times New Roman" w:cs="Times New Roman"/>
          <w:sz w:val="24"/>
          <w:szCs w:val="24"/>
        </w:rPr>
      </w:pPr>
      <w:ins w:id="2603" w:author="Stage 2" w:date="2019-09-04T20:28:00Z">
        <w:r>
          <w:t>In additio</w:t>
        </w:r>
        <w:r>
          <w:t>n to these results, a number of other factors were significant predictors of looking time. Looking time decreased across trials, and did so especially for older children, generally confirming that all infants habituated to our experimental stimuli and olde</w:t>
        </w:r>
        <w:r>
          <w:t xml:space="preserve">r infants did so more quickly. Further, </w:t>
        </w:r>
      </w:ins>
    </w:p>
    <w:p w14:paraId="43FE579A" w14:textId="77777777" w:rsidR="00847E8C" w:rsidRDefault="003C1572">
      <w:pPr>
        <w:pBdr>
          <w:top w:val="nil"/>
          <w:left w:val="nil"/>
          <w:bottom w:val="nil"/>
          <w:right w:val="nil"/>
          <w:between w:val="nil"/>
        </w:pBdr>
        <w:spacing w:line="480" w:lineRule="auto"/>
        <w:jc w:val="center"/>
        <w:rPr>
          <w:del w:id="2604" w:author="Stage 2" w:date="2019-09-04T20:28:00Z"/>
          <w:rFonts w:ascii="Times New Roman" w:eastAsia="Times New Roman" w:hAnsi="Times New Roman" w:cs="Times New Roman"/>
          <w:sz w:val="24"/>
          <w:szCs w:val="24"/>
        </w:rPr>
      </w:pPr>
      <w:del w:id="2605" w:author="Stage 2" w:date="2019-09-04T20:28:00Z">
        <w:r>
          <w:rPr>
            <w:rFonts w:ascii="Times New Roman" w:eastAsia="Times New Roman" w:hAnsi="Times New Roman" w:cs="Times New Roman"/>
            <w:noProof/>
            <w:sz w:val="24"/>
            <w:szCs w:val="24"/>
          </w:rPr>
          <w:drawing>
            <wp:inline distT="114300" distB="114300" distL="114300" distR="114300">
              <wp:extent cx="5781675" cy="37433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81675" cy="3743325"/>
                      </a:xfrm>
                      <a:prstGeom prst="rect">
                        <a:avLst/>
                      </a:prstGeom>
                      <a:ln/>
                    </pic:spPr>
                  </pic:pic>
                </a:graphicData>
              </a:graphic>
            </wp:inline>
          </w:drawing>
        </w:r>
      </w:del>
    </w:p>
    <w:p w14:paraId="31701B26" w14:textId="77777777" w:rsidR="00D350E7" w:rsidRDefault="003C1572">
      <w:pPr>
        <w:pStyle w:val="BodyText"/>
        <w:rPr>
          <w:ins w:id="2606" w:author="Stage 2" w:date="2019-09-04T20:28:00Z"/>
        </w:rPr>
      </w:pPr>
      <w:ins w:id="2607" w:author="Stage 2" w:date="2019-09-04T20:28:00Z">
        <w:r>
          <w:t>eye-tracking</w:t>
        </w:r>
        <w:r>
          <w:t xml:space="preserve"> led to lower looking times overall across stimulus classes.</w:t>
        </w:r>
      </w:ins>
    </w:p>
    <w:p w14:paraId="34CE48BD" w14:textId="77777777" w:rsidR="00D350E7" w:rsidRDefault="003C1572">
      <w:pPr>
        <w:rPr>
          <w:ins w:id="2608" w:author="Stage 2" w:date="2019-09-04T20:28:00Z"/>
        </w:rPr>
      </w:pPr>
      <w:ins w:id="2609" w:author="Stage 2" w:date="2019-09-04T20:28:00Z">
        <w:r>
          <w:rPr>
            <w:noProof/>
          </w:rPr>
          <w:drawing>
            <wp:inline distT="0" distB="0" distL="0" distR="0" wp14:anchorId="68C93C85" wp14:editId="0B23AD8F">
              <wp:extent cx="5969000" cy="4775200"/>
              <wp:effectExtent l="0" t="0" r="0" b="0"/>
              <wp:docPr id="8" name="Picture" descr="Figure 4: Simple linear trends for IDS preference by age and language group, plotted (A) with individual participants’ preferences and (B) without individual participants’ preferences to show trends more effectively."/>
              <wp:cNvGraphicFramePr/>
              <a:graphic xmlns:a="http://schemas.openxmlformats.org/drawingml/2006/main">
                <a:graphicData uri="http://schemas.openxmlformats.org/drawingml/2006/picture">
                  <pic:pic xmlns:pic="http://schemas.openxmlformats.org/drawingml/2006/picture">
                    <pic:nvPicPr>
                      <pic:cNvPr id="0" name="Picture" descr="mb1-paper_files/figure-docx/lookingtimes-1.png"/>
                      <pic:cNvPicPr>
                        <a:picLocks noChangeAspect="1" noChangeArrowheads="1"/>
                      </pic:cNvPicPr>
                    </pic:nvPicPr>
                    <pic:blipFill>
                      <a:blip r:embed="rId14"/>
                      <a:stretch>
                        <a:fillRect/>
                      </a:stretch>
                    </pic:blipFill>
                    <pic:spPr bwMode="auto">
                      <a:xfrm>
                        <a:off x="0" y="0"/>
                        <a:ext cx="5969000" cy="4775200"/>
                      </a:xfrm>
                      <a:prstGeom prst="rect">
                        <a:avLst/>
                      </a:prstGeom>
                      <a:noFill/>
                      <a:ln w="9525">
                        <a:noFill/>
                        <a:headEnd/>
                        <a:tailEnd/>
                      </a:ln>
                    </pic:spPr>
                  </pic:pic>
                </a:graphicData>
              </a:graphic>
            </wp:inline>
          </w:drawing>
        </w:r>
      </w:ins>
    </w:p>
    <w:p w14:paraId="0F737D53" w14:textId="34A4951F" w:rsidR="00847E8C" w:rsidRDefault="003C1572">
      <w:pPr>
        <w:pStyle w:val="ImageCaption"/>
        <w:rPr>
          <w:rFonts w:eastAsia="Times New Roman" w:cs="Times New Roman"/>
        </w:rPr>
        <w:pPrChange w:id="2610" w:author="Stage 2" w:date="2019-09-04T20:28:00Z">
          <w:pPr>
            <w:pBdr>
              <w:top w:val="nil"/>
              <w:left w:val="nil"/>
              <w:bottom w:val="nil"/>
              <w:right w:val="nil"/>
              <w:between w:val="nil"/>
            </w:pBdr>
            <w:spacing w:line="480" w:lineRule="auto"/>
          </w:pPr>
        </w:pPrChange>
      </w:pPr>
      <w:r>
        <w:rPr>
          <w:rPrChange w:id="2611" w:author="Stage 2" w:date="2019-09-04T20:28:00Z">
            <w:rPr>
              <w:rFonts w:ascii="Times New Roman" w:eastAsia="Times New Roman" w:hAnsi="Times New Roman" w:cs="Times New Roman"/>
              <w:sz w:val="24"/>
              <w:szCs w:val="24"/>
            </w:rPr>
          </w:rPrChange>
        </w:rPr>
        <w:t>Figure 4</w:t>
      </w:r>
      <w:ins w:id="2612" w:author="Stage 2" w:date="2019-09-04T20:28:00Z">
        <w:r>
          <w:t xml:space="preserve">: Simple linear trends for IDS preference </w:t>
        </w:r>
      </w:ins>
      <w:del w:id="2613" w:author="Stage 2" w:date="2019-09-04T20:28:00Z">
        <w:r>
          <w:rPr>
            <w:rFonts w:eastAsia="Times New Roman" w:cs="Times New Roman"/>
          </w:rPr>
          <w:delText xml:space="preserve">. Individual participants’ IDS preferences, plotted </w:delText>
        </w:r>
      </w:del>
      <w:r>
        <w:rPr>
          <w:rPrChange w:id="2614" w:author="Stage 2" w:date="2019-09-04T20:28:00Z">
            <w:rPr>
              <w:rFonts w:ascii="Times New Roman" w:eastAsia="Times New Roman" w:hAnsi="Times New Roman" w:cs="Times New Roman"/>
              <w:sz w:val="24"/>
              <w:szCs w:val="24"/>
            </w:rPr>
          </w:rPrChange>
        </w:rPr>
        <w:t>by age and language group</w:t>
      </w:r>
      <w:ins w:id="2615" w:author="Stage 2" w:date="2019-09-04T20:28:00Z">
        <w:r>
          <w:t>, plotted (A) with individual participants’ preferences and (B) wi</w:t>
        </w:r>
        <w:r>
          <w:t>thout individual participants’ preferences to</w:t>
        </w:r>
      </w:ins>
      <w:del w:id="2616" w:author="Stage 2" w:date="2019-09-04T20:28:00Z">
        <w:r>
          <w:rPr>
            <w:rFonts w:eastAsia="Times New Roman" w:cs="Times New Roman"/>
          </w:rPr>
          <w:delText>. Lines</w:delText>
        </w:r>
      </w:del>
      <w:r>
        <w:rPr>
          <w:rPrChange w:id="2617" w:author="Stage 2" w:date="2019-09-04T20:28:00Z">
            <w:rPr>
              <w:rFonts w:ascii="Times New Roman" w:eastAsia="Times New Roman" w:hAnsi="Times New Roman" w:cs="Times New Roman"/>
              <w:sz w:val="24"/>
              <w:szCs w:val="24"/>
            </w:rPr>
          </w:rPrChange>
        </w:rPr>
        <w:t xml:space="preserve"> show </w:t>
      </w:r>
      <w:ins w:id="2618" w:author="Stage 2" w:date="2019-09-04T20:28:00Z">
        <w:r>
          <w:t>trends more effectively</w:t>
        </w:r>
      </w:ins>
      <w:del w:id="2619" w:author="Stage 2" w:date="2019-09-04T20:28:00Z">
        <w:r>
          <w:rPr>
            <w:rFonts w:eastAsia="Times New Roman" w:cs="Times New Roman"/>
          </w:rPr>
          <w:delText>simple linear trends and shaded regions show their associated confidence interval</w:delText>
        </w:r>
      </w:del>
      <w:r>
        <w:rPr>
          <w:rPrChange w:id="2620" w:author="Stage 2" w:date="2019-09-04T20:28:00Z">
            <w:rPr>
              <w:rFonts w:ascii="Times New Roman" w:eastAsia="Times New Roman" w:hAnsi="Times New Roman" w:cs="Times New Roman"/>
              <w:sz w:val="24"/>
              <w:szCs w:val="24"/>
            </w:rPr>
          </w:rPrChange>
        </w:rPr>
        <w:t>.</w:t>
      </w:r>
    </w:p>
    <w:p w14:paraId="5C9B8C7A" w14:textId="77777777" w:rsidR="00847E8C" w:rsidRDefault="00847E8C">
      <w:pPr>
        <w:pBdr>
          <w:top w:val="nil"/>
          <w:left w:val="nil"/>
          <w:bottom w:val="nil"/>
          <w:right w:val="nil"/>
          <w:between w:val="nil"/>
        </w:pBdr>
        <w:spacing w:line="480" w:lineRule="auto"/>
        <w:rPr>
          <w:del w:id="2621" w:author="Stage 2" w:date="2019-09-04T20:28:00Z"/>
          <w:rFonts w:ascii="Times New Roman" w:eastAsia="Times New Roman" w:hAnsi="Times New Roman" w:cs="Times New Roman"/>
          <w:sz w:val="24"/>
          <w:szCs w:val="24"/>
          <w:highlight w:val="red"/>
        </w:rPr>
      </w:pPr>
    </w:p>
    <w:p w14:paraId="28F98D72" w14:textId="77777777" w:rsidR="00D350E7" w:rsidRDefault="003C1572">
      <w:pPr>
        <w:pStyle w:val="Heading3"/>
        <w:framePr w:wrap="around"/>
        <w:rPr>
          <w:ins w:id="2622" w:author="Stage 2" w:date="2019-09-04T20:28:00Z"/>
        </w:rPr>
      </w:pPr>
      <w:r>
        <w:rPr>
          <w:rPrChange w:id="2623" w:author="Stage 2" w:date="2019-09-04T20:28:00Z">
            <w:rPr>
              <w:rFonts w:ascii="Times New Roman" w:eastAsia="Times New Roman" w:hAnsi="Times New Roman" w:cs="Times New Roman"/>
              <w:sz w:val="24"/>
              <w:szCs w:val="24"/>
            </w:rPr>
          </w:rPrChange>
        </w:rPr>
        <w:t>Effects of second-session testing on IDS preference</w:t>
      </w:r>
    </w:p>
    <w:p w14:paraId="56690E6B" w14:textId="0D4B51FB" w:rsidR="00847E8C" w:rsidRDefault="003C1572">
      <w:pPr>
        <w:pStyle w:val="FirstParagraph"/>
        <w:rPr>
          <w:rPrChange w:id="2624" w:author="Stage 2" w:date="2019-09-04T20:28:00Z">
            <w:rPr>
              <w:rFonts w:ascii="Times New Roman" w:eastAsia="Times New Roman" w:hAnsi="Times New Roman" w:cs="Times New Roman"/>
              <w:sz w:val="24"/>
              <w:szCs w:val="24"/>
            </w:rPr>
          </w:rPrChange>
        </w:rPr>
        <w:pPrChange w:id="2625" w:author="Stage 2" w:date="2019-09-04T20:28:00Z">
          <w:pPr>
            <w:pBdr>
              <w:top w:val="nil"/>
              <w:left w:val="nil"/>
              <w:bottom w:val="nil"/>
              <w:right w:val="nil"/>
              <w:between w:val="nil"/>
            </w:pBdr>
            <w:spacing w:line="480" w:lineRule="auto"/>
            <w:ind w:firstLine="720"/>
          </w:pPr>
        </w:pPrChange>
      </w:pPr>
      <w:ins w:id="2626" w:author="Stage 2" w:date="2019-09-04T20:28:00Z">
        <w:r>
          <w:t xml:space="preserve">We preregistered an analysis of whether second-session infants showed a different pattern of infant-directed speech preference. </w:t>
        </w:r>
        <w:r>
          <w:t>Only 6</w:t>
        </w:r>
      </w:ins>
      <w:del w:id="2627" w:author="Stage 2" w:date="2019-09-04T20:28:00Z">
        <w:r>
          <w:rPr>
            <w:rFonts w:eastAsia="Times New Roman" w:cs="Times New Roman"/>
            <w:i/>
          </w:rPr>
          <w:delText>.</w:delText>
        </w:r>
        <w:r>
          <w:rPr>
            <w:rFonts w:eastAsia="Times New Roman" w:cs="Times New Roman"/>
          </w:rPr>
          <w:delText xml:space="preserve"> Because </w:delText>
        </w:r>
        <w:r>
          <w:rPr>
            <w:rFonts w:eastAsia="Times New Roman" w:cs="Times New Roman"/>
            <w:highlight w:val="yellow"/>
          </w:rPr>
          <w:delText>XYZ</w:delText>
        </w:r>
      </w:del>
      <w:r>
        <w:rPr>
          <w:rPrChange w:id="2628" w:author="Stage 2" w:date="2019-09-04T20:28:00Z">
            <w:rPr>
              <w:rFonts w:ascii="Times New Roman" w:eastAsia="Times New Roman" w:hAnsi="Times New Roman" w:cs="Times New Roman"/>
              <w:sz w:val="24"/>
              <w:szCs w:val="24"/>
            </w:rPr>
          </w:rPrChange>
        </w:rPr>
        <w:t xml:space="preserve"> labs contributed </w:t>
      </w:r>
      <w:del w:id="2629" w:author="Stage 2" w:date="2019-09-04T20:28:00Z">
        <w:r>
          <w:rPr>
            <w:rFonts w:eastAsia="Times New Roman" w:cs="Times New Roman"/>
          </w:rPr>
          <w:delText xml:space="preserve">both first- and </w:delText>
        </w:r>
      </w:del>
      <w:r>
        <w:rPr>
          <w:rPrChange w:id="2630" w:author="Stage 2" w:date="2019-09-04T20:28:00Z">
            <w:rPr>
              <w:rFonts w:ascii="Times New Roman" w:eastAsia="Times New Roman" w:hAnsi="Times New Roman" w:cs="Times New Roman"/>
              <w:sz w:val="24"/>
              <w:szCs w:val="24"/>
            </w:rPr>
          </w:rPrChange>
        </w:rPr>
        <w:t>second-session infants</w:t>
      </w:r>
      <w:ins w:id="2631" w:author="Stage 2" w:date="2019-09-04T20:28:00Z">
        <w:r>
          <w:t xml:space="preserve">, however, </w:t>
        </w:r>
      </w:ins>
      <w:del w:id="2632" w:author="Stage 2" w:date="2019-09-04T20:28:00Z">
        <w:r>
          <w:rPr>
            <w:rFonts w:eastAsia="Times New Roman" w:cs="Times New Roman"/>
          </w:rPr>
          <w:delText xml:space="preserve"> (</w:delText>
        </w:r>
      </w:del>
      <w:r>
        <w:rPr>
          <w:rPrChange w:id="2633" w:author="Stage 2" w:date="2019-09-04T20:28:00Z">
            <w:rPr>
              <w:rFonts w:ascii="Times New Roman" w:eastAsia="Times New Roman" w:hAnsi="Times New Roman" w:cs="Times New Roman"/>
              <w:sz w:val="24"/>
              <w:szCs w:val="24"/>
            </w:rPr>
          </w:rPrChange>
        </w:rPr>
        <w:t xml:space="preserve">with </w:t>
      </w:r>
      <w:ins w:id="2634" w:author="Stage 2" w:date="2019-09-04T20:28:00Z">
        <w:r>
          <w:t xml:space="preserve">a total of </w:t>
        </w:r>
      </w:ins>
      <w:del w:id="2635" w:author="Stage 2" w:date="2019-09-04T20:28:00Z">
        <w:r>
          <w:rPr>
            <w:rFonts w:eastAsia="Times New Roman" w:cs="Times New Roman"/>
            <w:highlight w:val="yellow"/>
          </w:rPr>
          <w:delText>XYZ</w:delText>
        </w:r>
        <w:r>
          <w:rPr>
            <w:rFonts w:eastAsia="Times New Roman" w:cs="Times New Roman"/>
          </w:rPr>
          <w:delText xml:space="preserve"> contributing </w:delText>
        </w:r>
      </w:del>
      <w:r>
        <w:rPr>
          <w:rPrChange w:id="2636" w:author="Stage 2" w:date="2019-09-04T20:28:00Z">
            <w:rPr>
              <w:rFonts w:ascii="Times New Roman" w:eastAsia="Times New Roman" w:hAnsi="Times New Roman" w:cs="Times New Roman"/>
              <w:sz w:val="24"/>
              <w:szCs w:val="24"/>
            </w:rPr>
          </w:rPrChange>
        </w:rPr>
        <w:t xml:space="preserve">only </w:t>
      </w:r>
      <w:ins w:id="2637" w:author="Stage 2" w:date="2019-09-04T20:28:00Z">
        <w:r>
          <w:t>0 infants represented. Thus,</w:t>
        </w:r>
      </w:ins>
      <w:del w:id="2638" w:author="Stage 2" w:date="2019-09-04T20:28:00Z">
        <w:r>
          <w:rPr>
            <w:rFonts w:eastAsia="Times New Roman" w:cs="Times New Roman"/>
          </w:rPr>
          <w:delText xml:space="preserve">first and </w:delText>
        </w:r>
        <w:r>
          <w:rPr>
            <w:rFonts w:eastAsia="Times New Roman" w:cs="Times New Roman"/>
            <w:highlight w:val="yellow"/>
          </w:rPr>
          <w:delText>XYZ</w:delText>
        </w:r>
        <w:r>
          <w:rPr>
            <w:rFonts w:eastAsia="Times New Roman" w:cs="Times New Roman"/>
          </w:rPr>
          <w:delText xml:space="preserve"> only second),</w:delText>
        </w:r>
      </w:del>
      <w:r>
        <w:rPr>
          <w:rPrChange w:id="2639" w:author="Stage 2" w:date="2019-09-04T20:28:00Z">
            <w:rPr>
              <w:rFonts w:ascii="Times New Roman" w:eastAsia="Times New Roman" w:hAnsi="Times New Roman" w:cs="Times New Roman"/>
              <w:sz w:val="24"/>
              <w:szCs w:val="24"/>
            </w:rPr>
          </w:rPrChange>
        </w:rPr>
        <w:t xml:space="preserve"> we </w:t>
      </w:r>
      <w:ins w:id="2640" w:author="Stage 2" w:date="2019-09-04T20:28:00Z">
        <w:r>
          <w:t>did not fit</w:t>
        </w:r>
      </w:ins>
      <w:del w:id="2641" w:author="Stage 2" w:date="2019-09-04T20:28:00Z">
        <w:r>
          <w:rPr>
            <w:rFonts w:eastAsia="Times New Roman" w:cs="Times New Roman"/>
          </w:rPr>
          <w:delText>followed</w:delText>
        </w:r>
      </w:del>
      <w:r>
        <w:rPr>
          <w:rPrChange w:id="2642" w:author="Stage 2" w:date="2019-09-04T20:28:00Z">
            <w:rPr>
              <w:rFonts w:ascii="Times New Roman" w:eastAsia="Times New Roman" w:hAnsi="Times New Roman" w:cs="Times New Roman"/>
              <w:sz w:val="24"/>
              <w:szCs w:val="24"/>
            </w:rPr>
          </w:rPrChange>
        </w:rPr>
        <w:t xml:space="preserve"> the </w:t>
      </w:r>
      <w:ins w:id="2643" w:author="Stage 2" w:date="2019-09-04T20:28:00Z">
        <w:r>
          <w:t xml:space="preserve">full, pre-registered </w:t>
        </w:r>
      </w:ins>
      <w:r>
        <w:rPr>
          <w:rPrChange w:id="2644" w:author="Stage 2" w:date="2019-09-04T20:28:00Z">
            <w:rPr>
              <w:rFonts w:ascii="Times New Roman" w:eastAsia="Times New Roman" w:hAnsi="Times New Roman" w:cs="Times New Roman"/>
              <w:sz w:val="24"/>
              <w:szCs w:val="24"/>
            </w:rPr>
          </w:rPrChange>
        </w:rPr>
        <w:t xml:space="preserve">mixed-effects </w:t>
      </w:r>
      <w:del w:id="2645" w:author="Stage 2" w:date="2019-09-04T20:28:00Z">
        <w:r>
          <w:rPr>
            <w:rFonts w:eastAsia="Times New Roman" w:cs="Times New Roman"/>
          </w:rPr>
          <w:delText xml:space="preserve">approach described above. We fit the </w:delText>
        </w:r>
      </w:del>
      <w:r>
        <w:rPr>
          <w:rPrChange w:id="2646" w:author="Stage 2" w:date="2019-09-04T20:28:00Z">
            <w:rPr>
              <w:rFonts w:ascii="Times New Roman" w:eastAsia="Times New Roman" w:hAnsi="Times New Roman" w:cs="Times New Roman"/>
              <w:sz w:val="24"/>
              <w:szCs w:val="24"/>
            </w:rPr>
          </w:rPrChange>
        </w:rPr>
        <w:t xml:space="preserve">model </w:t>
      </w:r>
      <w:ins w:id="2647" w:author="Stage 2" w:date="2019-09-04T20:28:00Z">
        <w:r>
          <w:t>for this variable as we did not have enough variability on the important covariates to es</w:t>
        </w:r>
        <w:r>
          <w:t xml:space="preserve">timate this variable. As an exploratory analysis, we note that 19/41 </w:t>
        </w:r>
      </w:ins>
      <w:del w:id="2648" w:author="Stage 2" w:date="2019-09-04T20:28:00Z">
        <w:r>
          <w:rPr>
            <w:rFonts w:eastAsia="Times New Roman" w:cs="Times New Roman"/>
          </w:rPr>
          <w:delText>specif</w:delText>
        </w:r>
        <w:r>
          <w:rPr>
            <w:rFonts w:eastAsia="Times New Roman" w:cs="Times New Roman"/>
          </w:rPr>
          <w:delText xml:space="preserve">ied above with the addition of a </w:delText>
        </w:r>
      </w:del>
      <w:r>
        <w:rPr>
          <w:rPrChange w:id="2649" w:author="Stage 2" w:date="2019-09-04T20:28:00Z">
            <w:rPr>
              <w:rFonts w:ascii="Times New Roman" w:eastAsia="Times New Roman" w:hAnsi="Times New Roman" w:cs="Times New Roman"/>
              <w:sz w:val="24"/>
              <w:szCs w:val="24"/>
            </w:rPr>
          </w:rPrChange>
        </w:rPr>
        <w:t xml:space="preserve">second-session </w:t>
      </w:r>
      <w:ins w:id="2650" w:author="Stage 2" w:date="2019-09-04T20:28:00Z">
        <w:r>
          <w:t>infants (46.30% [31.60 - 61.30]) showed a numerical preference for IDS. This number was numerically different but not distinguishable statistically from the 58.95% of IDS p</w:t>
        </w:r>
        <w:r>
          <w:t xml:space="preserve">references in the first-session infants, likely due to the small sample of </w:t>
        </w:r>
      </w:ins>
      <w:del w:id="2651" w:author="Stage 2" w:date="2019-09-04T20:28:00Z">
        <w:r>
          <w:rPr>
            <w:rFonts w:eastAsia="Times New Roman" w:cs="Times New Roman"/>
          </w:rPr>
          <w:delText xml:space="preserve">main effect and trial type by </w:delText>
        </w:r>
      </w:del>
      <w:r>
        <w:rPr>
          <w:rPrChange w:id="2652" w:author="Stage 2" w:date="2019-09-04T20:28:00Z">
            <w:rPr>
              <w:rFonts w:ascii="Times New Roman" w:eastAsia="Times New Roman" w:hAnsi="Times New Roman" w:cs="Times New Roman"/>
              <w:sz w:val="24"/>
              <w:szCs w:val="24"/>
            </w:rPr>
          </w:rPrChange>
        </w:rPr>
        <w:t xml:space="preserve">second-session </w:t>
      </w:r>
      <w:ins w:id="2653" w:author="Stage 2" w:date="2019-09-04T20:28:00Z">
        <w:r>
          <w:t>infants.</w:t>
        </w:r>
      </w:ins>
      <w:del w:id="2654" w:author="Stage 2" w:date="2019-09-04T20:28:00Z">
        <w:r>
          <w:rPr>
            <w:rFonts w:eastAsia="Times New Roman" w:cs="Times New Roman"/>
          </w:rPr>
          <w:delText xml:space="preserve">interaction (and with a second-session random </w:delText>
        </w:r>
        <w:r>
          <w:rPr>
            <w:rFonts w:eastAsia="Times New Roman" w:cs="Times New Roman"/>
            <w:highlight w:val="yellow"/>
          </w:rPr>
          <w:delText>slope and intercept</w:delText>
        </w:r>
        <w:r>
          <w:rPr>
            <w:rFonts w:eastAsia="Times New Roman" w:cs="Times New Roman"/>
          </w:rPr>
          <w:delText xml:space="preserve"> nested within labs). The main effect of second session was </w:delText>
        </w:r>
        <w:r>
          <w:rPr>
            <w:rFonts w:eastAsia="Times New Roman" w:cs="Times New Roman"/>
            <w:highlight w:val="yellow"/>
          </w:rPr>
          <w:delText>β=XYZ (</w:delText>
        </w:r>
        <w:r>
          <w:rPr>
            <w:rFonts w:eastAsia="Times New Roman" w:cs="Times New Roman"/>
            <w:i/>
            <w:highlight w:val="yellow"/>
          </w:rPr>
          <w:delText>SE</w:delText>
        </w:r>
        <w:r>
          <w:rPr>
            <w:rFonts w:eastAsia="Times New Roman" w:cs="Times New Roman"/>
            <w:highlight w:val="yellow"/>
          </w:rPr>
          <w:delText xml:space="preserve">=XYZ, </w:delText>
        </w:r>
        <w:r>
          <w:rPr>
            <w:rFonts w:eastAsia="Times New Roman" w:cs="Times New Roman"/>
            <w:i/>
            <w:highlight w:val="yellow"/>
          </w:rPr>
          <w:delText>p</w:delText>
        </w:r>
        <w:r>
          <w:rPr>
            <w:rFonts w:eastAsia="Times New Roman" w:cs="Times New Roman"/>
            <w:highlight w:val="yellow"/>
          </w:rPr>
          <w:delText>=XYZ)</w:delText>
        </w:r>
        <w:r>
          <w:rPr>
            <w:rFonts w:eastAsia="Times New Roman" w:cs="Times New Roman"/>
          </w:rPr>
          <w:delText xml:space="preserve"> and the interact</w:delText>
        </w:r>
        <w:r>
          <w:rPr>
            <w:rFonts w:eastAsia="Times New Roman" w:cs="Times New Roman"/>
          </w:rPr>
          <w:delText xml:space="preserve">ion with trial type was </w:delText>
        </w:r>
        <w:r>
          <w:rPr>
            <w:rFonts w:eastAsia="Times New Roman" w:cs="Times New Roman"/>
            <w:highlight w:val="yellow"/>
          </w:rPr>
          <w:delText>β=XYZ (</w:delText>
        </w:r>
        <w:r>
          <w:rPr>
            <w:rFonts w:eastAsia="Times New Roman" w:cs="Times New Roman"/>
            <w:i/>
            <w:highlight w:val="yellow"/>
          </w:rPr>
          <w:delText>SE</w:delText>
        </w:r>
        <w:r>
          <w:rPr>
            <w:rFonts w:eastAsia="Times New Roman" w:cs="Times New Roman"/>
            <w:highlight w:val="yellow"/>
          </w:rPr>
          <w:delText xml:space="preserve">=XYZ, </w:delText>
        </w:r>
        <w:r>
          <w:rPr>
            <w:rFonts w:eastAsia="Times New Roman" w:cs="Times New Roman"/>
            <w:i/>
            <w:highlight w:val="yellow"/>
          </w:rPr>
          <w:delText>p</w:delText>
        </w:r>
        <w:r>
          <w:rPr>
            <w:rFonts w:eastAsia="Times New Roman" w:cs="Times New Roman"/>
            <w:highlight w:val="yellow"/>
          </w:rPr>
          <w:delText>=XYZ)</w:delText>
        </w:r>
        <w:r>
          <w:rPr>
            <w:rFonts w:eastAsia="Times New Roman" w:cs="Times New Roman"/>
          </w:rPr>
          <w:delText>.</w:delText>
        </w:r>
      </w:del>
    </w:p>
    <w:p w14:paraId="6C59E3CA" w14:textId="77777777" w:rsidR="00D350E7" w:rsidRDefault="003C1572">
      <w:pPr>
        <w:pStyle w:val="Heading3"/>
        <w:framePr w:wrap="around"/>
        <w:rPr>
          <w:ins w:id="2655" w:author="Stage 2" w:date="2019-09-04T20:28:00Z"/>
        </w:rPr>
      </w:pPr>
      <w:ins w:id="2656" w:author="Stage 2" w:date="2019-09-04T20:28:00Z">
        <w:r>
          <w:t>Sex</w:t>
        </w:r>
      </w:ins>
      <w:del w:id="2657" w:author="Stage 2" w:date="2019-09-04T20:28:00Z">
        <w:r>
          <w:rPr>
            <w:rFonts w:eastAsia="Times New Roman" w:cs="Times New Roman"/>
            <w:i/>
            <w:szCs w:val="24"/>
          </w:rPr>
          <w:delText>Gender</w:delText>
        </w:r>
      </w:del>
      <w:r>
        <w:rPr>
          <w:rPrChange w:id="2658" w:author="Stage 2" w:date="2019-09-04T20:28:00Z">
            <w:rPr>
              <w:rFonts w:ascii="Times New Roman" w:eastAsia="Times New Roman" w:hAnsi="Times New Roman" w:cs="Times New Roman"/>
              <w:sz w:val="24"/>
              <w:szCs w:val="24"/>
            </w:rPr>
          </w:rPrChange>
        </w:rPr>
        <w:t xml:space="preserve"> and IDS preference</w:t>
      </w:r>
    </w:p>
    <w:p w14:paraId="175B0081" w14:textId="6934D87B" w:rsidR="00847E8C" w:rsidRDefault="003C1572">
      <w:pPr>
        <w:pStyle w:val="FirstParagraph"/>
        <w:rPr>
          <w:rPrChange w:id="2659" w:author="Stage 2" w:date="2019-09-04T20:28:00Z">
            <w:rPr>
              <w:rFonts w:ascii="Times New Roman" w:eastAsia="Times New Roman" w:hAnsi="Times New Roman" w:cs="Times New Roman"/>
              <w:sz w:val="24"/>
              <w:szCs w:val="24"/>
            </w:rPr>
          </w:rPrChange>
        </w:rPr>
        <w:pPrChange w:id="2660" w:author="Stage 2" w:date="2019-09-04T20:28:00Z">
          <w:pPr>
            <w:spacing w:line="480" w:lineRule="auto"/>
            <w:ind w:firstLine="720"/>
          </w:pPr>
        </w:pPrChange>
      </w:pPr>
      <w:del w:id="2661" w:author="Stage 2" w:date="2019-09-04T20:28:00Z">
        <w:r>
          <w:rPr>
            <w:rFonts w:eastAsia="Times New Roman" w:cs="Times New Roman"/>
            <w:i/>
          </w:rPr>
          <w:delText>.</w:delText>
        </w:r>
        <w:r>
          <w:rPr>
            <w:rFonts w:eastAsia="Times New Roman" w:cs="Times New Roman"/>
          </w:rPr>
          <w:delText xml:space="preserve"> </w:delText>
        </w:r>
      </w:del>
      <w:r>
        <w:rPr>
          <w:rPrChange w:id="2662" w:author="Stage 2" w:date="2019-09-04T20:28:00Z">
            <w:rPr>
              <w:rFonts w:ascii="Times New Roman" w:eastAsia="Times New Roman" w:hAnsi="Times New Roman" w:cs="Times New Roman"/>
              <w:sz w:val="24"/>
              <w:szCs w:val="24"/>
            </w:rPr>
          </w:rPrChange>
        </w:rPr>
        <w:t xml:space="preserve">In order to investigate effects of </w:t>
      </w:r>
      <w:ins w:id="2663" w:author="Stage 2" w:date="2019-09-04T20:28:00Z">
        <w:r>
          <w:t>biological sex</w:t>
        </w:r>
      </w:ins>
      <w:del w:id="2664" w:author="Stage 2" w:date="2019-09-04T20:28:00Z">
        <w:r>
          <w:rPr>
            <w:rFonts w:eastAsia="Times New Roman" w:cs="Times New Roman"/>
          </w:rPr>
          <w:delText>gender</w:delText>
        </w:r>
      </w:del>
      <w:r>
        <w:rPr>
          <w:rPrChange w:id="2665" w:author="Stage 2" w:date="2019-09-04T20:28:00Z">
            <w:rPr>
              <w:rFonts w:ascii="Times New Roman" w:eastAsia="Times New Roman" w:hAnsi="Times New Roman" w:cs="Times New Roman"/>
              <w:sz w:val="24"/>
              <w:szCs w:val="24"/>
            </w:rPr>
          </w:rPrChange>
        </w:rPr>
        <w:t xml:space="preserve"> on IDS preference, we fit the model specified above with the addition of a </w:t>
      </w:r>
      <w:ins w:id="2666" w:author="Stage 2" w:date="2019-09-04T20:28:00Z">
        <w:r>
          <w:t>sex</w:t>
        </w:r>
      </w:ins>
      <w:del w:id="2667" w:author="Stage 2" w:date="2019-09-04T20:28:00Z">
        <w:r>
          <w:rPr>
            <w:rFonts w:eastAsia="Times New Roman" w:cs="Times New Roman"/>
          </w:rPr>
          <w:delText>gender</w:delText>
        </w:r>
      </w:del>
      <w:r>
        <w:rPr>
          <w:rPrChange w:id="2668" w:author="Stage 2" w:date="2019-09-04T20:28:00Z">
            <w:rPr>
              <w:rFonts w:ascii="Times New Roman" w:eastAsia="Times New Roman" w:hAnsi="Times New Roman" w:cs="Times New Roman"/>
              <w:sz w:val="24"/>
              <w:szCs w:val="24"/>
            </w:rPr>
          </w:rPrChange>
        </w:rPr>
        <w:t xml:space="preserve"> main effect and trial type by </w:t>
      </w:r>
      <w:ins w:id="2669" w:author="Stage 2" w:date="2019-09-04T20:28:00Z">
        <w:r>
          <w:t>sex</w:t>
        </w:r>
      </w:ins>
      <w:del w:id="2670" w:author="Stage 2" w:date="2019-09-04T20:28:00Z">
        <w:r>
          <w:rPr>
            <w:rFonts w:eastAsia="Times New Roman" w:cs="Times New Roman"/>
          </w:rPr>
          <w:delText>gender</w:delText>
        </w:r>
      </w:del>
      <w:r>
        <w:rPr>
          <w:rPrChange w:id="2671" w:author="Stage 2" w:date="2019-09-04T20:28:00Z">
            <w:rPr>
              <w:rFonts w:ascii="Times New Roman" w:eastAsia="Times New Roman" w:hAnsi="Times New Roman" w:cs="Times New Roman"/>
              <w:sz w:val="24"/>
              <w:szCs w:val="24"/>
            </w:rPr>
          </w:rPrChange>
        </w:rPr>
        <w:t xml:space="preserve"> interaction</w:t>
      </w:r>
      <w:ins w:id="2672" w:author="Stage 2" w:date="2019-09-04T20:28:00Z">
        <w:r>
          <w:t>. Female was coded as the reference level, so effects are stated in terms of changes for male infants.</w:t>
        </w:r>
      </w:ins>
      <w:del w:id="2673" w:author="Stage 2" w:date="2019-09-04T20:28:00Z">
        <w:r>
          <w:rPr>
            <w:rFonts w:eastAsia="Times New Roman" w:cs="Times New Roman"/>
          </w:rPr>
          <w:delText xml:space="preserve"> (and with a gender random </w:delText>
        </w:r>
        <w:r>
          <w:rPr>
            <w:rFonts w:eastAsia="Times New Roman" w:cs="Times New Roman"/>
            <w:highlight w:val="yellow"/>
          </w:rPr>
          <w:delText>slope and intercept</w:delText>
        </w:r>
        <w:r>
          <w:rPr>
            <w:rFonts w:eastAsia="Times New Roman" w:cs="Times New Roman"/>
          </w:rPr>
          <w:delText xml:space="preserve"> nested within labs).</w:delText>
        </w:r>
      </w:del>
      <w:r>
        <w:rPr>
          <w:rPrChange w:id="2674" w:author="Stage 2" w:date="2019-09-04T20:28:00Z">
            <w:rPr>
              <w:rFonts w:ascii="Times New Roman" w:eastAsia="Times New Roman" w:hAnsi="Times New Roman" w:cs="Times New Roman"/>
              <w:sz w:val="24"/>
              <w:szCs w:val="24"/>
            </w:rPr>
          </w:rPrChange>
        </w:rPr>
        <w:t xml:space="preserve"> The main effect</w:t>
      </w:r>
      <w:r>
        <w:rPr>
          <w:rPrChange w:id="2675" w:author="Stage 2" w:date="2019-09-04T20:28:00Z">
            <w:rPr>
              <w:rFonts w:ascii="Times New Roman" w:eastAsia="Times New Roman" w:hAnsi="Times New Roman" w:cs="Times New Roman"/>
              <w:sz w:val="24"/>
              <w:szCs w:val="24"/>
            </w:rPr>
          </w:rPrChange>
        </w:rPr>
        <w:t xml:space="preserve"> of </w:t>
      </w:r>
      <w:ins w:id="2676" w:author="Stage 2" w:date="2019-09-04T20:28:00Z">
        <w:r>
          <w:t xml:space="preserve">sex </w:t>
        </w:r>
        <m:oMath>
          <m:r>
            <w:rPr>
              <w:rFonts w:ascii="Cambria Math" w:hAnsi="Cambria Math"/>
            </w:rPr>
            <m:t>β</m:t>
          </m:r>
        </m:oMath>
        <w:r>
          <w:t>=0.01</w:t>
        </w:r>
      </w:ins>
      <w:del w:id="2677" w:author="Stage 2" w:date="2019-09-04T20:28:00Z">
        <w:r>
          <w:rPr>
            <w:rFonts w:eastAsia="Times New Roman" w:cs="Times New Roman"/>
          </w:rPr>
          <w:delText xml:space="preserve">gender was </w:delText>
        </w:r>
        <w:r>
          <w:rPr>
            <w:rFonts w:eastAsia="Times New Roman" w:cs="Times New Roman"/>
            <w:highlight w:val="yellow"/>
          </w:rPr>
          <w:delText>β=XYZ</w:delText>
        </w:r>
      </w:del>
      <w:r>
        <w:rPr>
          <w:rPrChange w:id="2678" w:author="Stage 2" w:date="2019-09-04T20:28:00Z">
            <w:rPr>
              <w:rFonts w:ascii="Times New Roman" w:eastAsia="Times New Roman" w:hAnsi="Times New Roman" w:cs="Times New Roman"/>
              <w:sz w:val="24"/>
              <w:szCs w:val="24"/>
              <w:highlight w:val="yellow"/>
            </w:rPr>
          </w:rPrChange>
        </w:rPr>
        <w:t xml:space="preserve"> (</w:t>
      </w:r>
      <w:r>
        <w:rPr>
          <w:rPrChange w:id="2679" w:author="Stage 2" w:date="2019-09-04T20:28:00Z">
            <w:rPr>
              <w:rFonts w:ascii="Times New Roman" w:eastAsia="Times New Roman" w:hAnsi="Times New Roman" w:cs="Times New Roman"/>
              <w:i/>
              <w:sz w:val="24"/>
              <w:szCs w:val="24"/>
              <w:highlight w:val="yellow"/>
            </w:rPr>
          </w:rPrChange>
        </w:rPr>
        <w:t>SE</w:t>
      </w:r>
      <w:r>
        <w:rPr>
          <w:rPrChange w:id="2680" w:author="Stage 2" w:date="2019-09-04T20:28:00Z">
            <w:rPr>
              <w:rFonts w:ascii="Times New Roman" w:eastAsia="Times New Roman" w:hAnsi="Times New Roman" w:cs="Times New Roman"/>
              <w:sz w:val="24"/>
              <w:szCs w:val="24"/>
              <w:highlight w:val="yellow"/>
            </w:rPr>
          </w:rPrChange>
        </w:rPr>
        <w:t>=</w:t>
      </w:r>
      <w:ins w:id="2681" w:author="Stage 2" w:date="2019-09-04T20:28:00Z">
        <w:r>
          <w:t>0.02</w:t>
        </w:r>
      </w:ins>
      <w:del w:id="2682" w:author="Stage 2" w:date="2019-09-04T20:28:00Z">
        <w:r>
          <w:rPr>
            <w:rFonts w:eastAsia="Times New Roman" w:cs="Times New Roman"/>
            <w:highlight w:val="yellow"/>
          </w:rPr>
          <w:delText>XYZ</w:delText>
        </w:r>
      </w:del>
      <w:r>
        <w:rPr>
          <w:rPrChange w:id="2683" w:author="Stage 2" w:date="2019-09-04T20:28:00Z">
            <w:rPr>
              <w:rFonts w:ascii="Times New Roman" w:eastAsia="Times New Roman" w:hAnsi="Times New Roman" w:cs="Times New Roman"/>
              <w:sz w:val="24"/>
              <w:szCs w:val="24"/>
              <w:highlight w:val="yellow"/>
            </w:rPr>
          </w:rPrChange>
        </w:rPr>
        <w:t xml:space="preserve">, </w:t>
      </w:r>
      <w:r>
        <w:rPr>
          <w:rPrChange w:id="2684" w:author="Stage 2" w:date="2019-09-04T20:28:00Z">
            <w:rPr>
              <w:rFonts w:ascii="Times New Roman" w:eastAsia="Times New Roman" w:hAnsi="Times New Roman" w:cs="Times New Roman"/>
              <w:i/>
              <w:sz w:val="24"/>
              <w:szCs w:val="24"/>
              <w:highlight w:val="yellow"/>
            </w:rPr>
          </w:rPrChange>
        </w:rPr>
        <w:t>p</w:t>
      </w:r>
      <w:r>
        <w:rPr>
          <w:rPrChange w:id="2685" w:author="Stage 2" w:date="2019-09-04T20:28:00Z">
            <w:rPr>
              <w:rFonts w:ascii="Times New Roman" w:eastAsia="Times New Roman" w:hAnsi="Times New Roman" w:cs="Times New Roman"/>
              <w:sz w:val="24"/>
              <w:szCs w:val="24"/>
              <w:highlight w:val="yellow"/>
            </w:rPr>
          </w:rPrChange>
        </w:rPr>
        <w:t>=</w:t>
      </w:r>
      <w:ins w:id="2686" w:author="Stage 2" w:date="2019-09-04T20:28:00Z">
        <w:r>
          <w:t>0.67</w:t>
        </w:r>
      </w:ins>
      <w:del w:id="2687" w:author="Stage 2" w:date="2019-09-04T20:28:00Z">
        <w:r>
          <w:rPr>
            <w:rFonts w:eastAsia="Times New Roman" w:cs="Times New Roman"/>
            <w:highlight w:val="yellow"/>
          </w:rPr>
          <w:delText>XYZ</w:delText>
        </w:r>
      </w:del>
      <w:r>
        <w:rPr>
          <w:rPrChange w:id="2688" w:author="Stage 2" w:date="2019-09-04T20:28:00Z">
            <w:rPr>
              <w:rFonts w:ascii="Times New Roman" w:eastAsia="Times New Roman" w:hAnsi="Times New Roman" w:cs="Times New Roman"/>
              <w:sz w:val="24"/>
              <w:szCs w:val="24"/>
              <w:highlight w:val="yellow"/>
            </w:rPr>
          </w:rPrChange>
        </w:rPr>
        <w:t>)</w:t>
      </w:r>
      <w:r>
        <w:rPr>
          <w:rPrChange w:id="2689" w:author="Stage 2" w:date="2019-09-04T20:28:00Z">
            <w:rPr>
              <w:rFonts w:ascii="Times New Roman" w:eastAsia="Times New Roman" w:hAnsi="Times New Roman" w:cs="Times New Roman"/>
              <w:sz w:val="24"/>
              <w:szCs w:val="24"/>
            </w:rPr>
          </w:rPrChange>
        </w:rPr>
        <w:t xml:space="preserve"> and the interaction with trial type was </w:t>
      </w:r>
      <m:oMath>
        <m:r>
          <w:ins w:id="2690" w:author="Stage 2" w:date="2019-09-04T20:28:00Z">
            <w:rPr>
              <w:rFonts w:ascii="Cambria Math" w:hAnsi="Cambria Math"/>
            </w:rPr>
            <m:t>β</m:t>
          </w:ins>
        </m:r>
      </m:oMath>
      <w:ins w:id="2691" w:author="Stage 2" w:date="2019-09-04T20:28:00Z">
        <w:r>
          <w:t>=-0.01 (SE=0.01, p=0.5</w:t>
        </w:r>
        <w:r>
          <w:t>6). These predictors were small and nonsignificant, suggesting that sex was not a strong determinant of measured IDS preferences in our data.</w:t>
        </w:r>
      </w:ins>
      <w:del w:id="2692" w:author="Stage 2" w:date="2019-09-04T20:28:00Z">
        <w:r>
          <w:rPr>
            <w:rFonts w:eastAsia="Times New Roman" w:cs="Times New Roman"/>
            <w:highlight w:val="yellow"/>
          </w:rPr>
          <w:delText>β=XYZ (</w:delText>
        </w:r>
        <w:r>
          <w:rPr>
            <w:rFonts w:eastAsia="Times New Roman" w:cs="Times New Roman"/>
            <w:i/>
            <w:highlight w:val="yellow"/>
          </w:rPr>
          <w:delText>SE</w:delText>
        </w:r>
        <w:r>
          <w:rPr>
            <w:rFonts w:eastAsia="Times New Roman" w:cs="Times New Roman"/>
            <w:highlight w:val="yellow"/>
          </w:rPr>
          <w:delText xml:space="preserve">=XYZ, </w:delText>
        </w:r>
        <w:r>
          <w:rPr>
            <w:rFonts w:eastAsia="Times New Roman" w:cs="Times New Roman"/>
            <w:i/>
            <w:highlight w:val="yellow"/>
          </w:rPr>
          <w:delText>p</w:delText>
        </w:r>
        <w:r>
          <w:rPr>
            <w:rFonts w:eastAsia="Times New Roman" w:cs="Times New Roman"/>
            <w:highlight w:val="yellow"/>
          </w:rPr>
          <w:delText>=XYZ)</w:delText>
        </w:r>
        <w:r>
          <w:rPr>
            <w:rFonts w:eastAsia="Times New Roman" w:cs="Times New Roman"/>
          </w:rPr>
          <w:delText>.</w:delText>
        </w:r>
      </w:del>
    </w:p>
    <w:p w14:paraId="2B61C40C" w14:textId="77777777" w:rsidR="00D350E7" w:rsidRDefault="003C1572">
      <w:pPr>
        <w:pStyle w:val="Heading3"/>
        <w:framePr w:wrap="around"/>
        <w:rPr>
          <w:ins w:id="2693" w:author="Stage 2" w:date="2019-09-04T20:28:00Z"/>
        </w:rPr>
      </w:pPr>
      <w:r>
        <w:rPr>
          <w:rPrChange w:id="2694" w:author="Stage 2" w:date="2019-09-04T20:28:00Z">
            <w:rPr>
              <w:rFonts w:ascii="Times New Roman" w:eastAsia="Times New Roman" w:hAnsi="Times New Roman" w:cs="Times New Roman"/>
              <w:sz w:val="24"/>
              <w:szCs w:val="24"/>
            </w:rPr>
          </w:rPrChange>
        </w:rPr>
        <w:t>Moderator effects on missing data</w:t>
      </w:r>
    </w:p>
    <w:p w14:paraId="192F2258" w14:textId="60AAC046" w:rsidR="00847E8C" w:rsidRDefault="003C1572">
      <w:pPr>
        <w:pStyle w:val="FirstParagraph"/>
        <w:rPr>
          <w:rFonts w:eastAsia="Times New Roman" w:cs="Times New Roman"/>
        </w:rPr>
        <w:pPrChange w:id="2695" w:author="Stage 2" w:date="2019-09-04T20:28:00Z">
          <w:pPr>
            <w:pBdr>
              <w:top w:val="nil"/>
              <w:left w:val="nil"/>
              <w:bottom w:val="nil"/>
              <w:right w:val="nil"/>
              <w:between w:val="nil"/>
            </w:pBdr>
            <w:spacing w:line="480" w:lineRule="auto"/>
            <w:ind w:firstLine="720"/>
          </w:pPr>
        </w:pPrChange>
      </w:pPr>
      <w:del w:id="2696" w:author="Stage 2" w:date="2019-09-04T20:28:00Z">
        <w:r>
          <w:rPr>
            <w:rFonts w:eastAsia="Times New Roman" w:cs="Times New Roman"/>
            <w:i/>
          </w:rPr>
          <w:delText xml:space="preserve">. </w:delText>
        </w:r>
      </w:del>
      <w:r>
        <w:rPr>
          <w:rPrChange w:id="2697" w:author="Stage 2" w:date="2019-09-04T20:28:00Z">
            <w:rPr>
              <w:rFonts w:ascii="Times New Roman" w:eastAsia="Times New Roman" w:hAnsi="Times New Roman" w:cs="Times New Roman"/>
              <w:sz w:val="24"/>
              <w:szCs w:val="24"/>
            </w:rPr>
          </w:rPrChange>
        </w:rPr>
        <w:t>One further question regarding our data was whether particular moderator variables affected not just the amount of lookin</w:t>
      </w:r>
      <w:r>
        <w:rPr>
          <w:rPrChange w:id="2698" w:author="Stage 2" w:date="2019-09-04T20:28:00Z">
            <w:rPr>
              <w:rFonts w:ascii="Times New Roman" w:eastAsia="Times New Roman" w:hAnsi="Times New Roman" w:cs="Times New Roman"/>
              <w:sz w:val="24"/>
              <w:szCs w:val="24"/>
            </w:rPr>
          </w:rPrChange>
        </w:rPr>
        <w:t>g time we recorded, but whether children looked at all during a trial. To test for effects of moderators on the presence of missing data, we constructed a categorical variable (</w:t>
      </w:r>
      <w:r>
        <w:rPr>
          <w:rPrChange w:id="2699" w:author="Stage 2" w:date="2019-09-04T20:28:00Z">
            <w:rPr>
              <w:rFonts w:ascii="Courier New" w:eastAsia="Courier New" w:hAnsi="Courier New" w:cs="Courier New"/>
              <w:sz w:val="24"/>
              <w:szCs w:val="24"/>
            </w:rPr>
          </w:rPrChange>
        </w:rPr>
        <w:t>missing</w:t>
      </w:r>
      <w:r>
        <w:rPr>
          <w:rPrChange w:id="2700" w:author="Stage 2" w:date="2019-09-04T20:28:00Z">
            <w:rPr>
              <w:rFonts w:ascii="Times New Roman" w:eastAsia="Times New Roman" w:hAnsi="Times New Roman" w:cs="Times New Roman"/>
              <w:sz w:val="24"/>
              <w:szCs w:val="24"/>
            </w:rPr>
          </w:rPrChange>
        </w:rPr>
        <w:t>), which was true if a trial had no included looking time (e.g., no look</w:t>
      </w:r>
      <w:r>
        <w:rPr>
          <w:rPrChange w:id="2701" w:author="Stage 2" w:date="2019-09-04T20:28:00Z">
            <w:rPr>
              <w:rFonts w:ascii="Times New Roman" w:eastAsia="Times New Roman" w:hAnsi="Times New Roman" w:cs="Times New Roman"/>
              <w:sz w:val="24"/>
              <w:szCs w:val="24"/>
            </w:rPr>
          </w:rPrChange>
        </w:rPr>
        <w:t>ing recorded, a look under 2 s, or no looking because the infant had already terminated the experiment</w:t>
      </w:r>
      <w:ins w:id="2702" w:author="Stage 2" w:date="2019-09-04T20:28:00Z">
        <w:r>
          <w:t>) and false otherwise.</w:t>
        </w:r>
      </w:ins>
      <w:del w:id="2703" w:author="Stage 2" w:date="2019-09-04T20:28:00Z">
        <w:r>
          <w:rPr>
            <w:rFonts w:eastAsia="Times New Roman" w:cs="Times New Roman"/>
          </w:rPr>
          <w:delText>).</w:delText>
        </w:r>
      </w:del>
      <w:r>
        <w:rPr>
          <w:rPrChange w:id="2704" w:author="Stage 2" w:date="2019-09-04T20:28:00Z">
            <w:rPr>
              <w:rFonts w:ascii="Times New Roman" w:eastAsia="Times New Roman" w:hAnsi="Times New Roman" w:cs="Times New Roman"/>
              <w:sz w:val="24"/>
              <w:szCs w:val="24"/>
            </w:rPr>
          </w:rPrChange>
        </w:rPr>
        <w:t xml:space="preserve"> We fit a logistic version mixed-effects model with all two-way interactions between method, age, and trial number, using the specification:</w:t>
      </w:r>
    </w:p>
    <w:p w14:paraId="119F14F3" w14:textId="77777777" w:rsidR="00D350E7" w:rsidRDefault="003C1572">
      <w:pPr>
        <w:pStyle w:val="BodyText"/>
        <w:rPr>
          <w:ins w:id="2705" w:author="Stage 2" w:date="2019-09-04T20:28:00Z"/>
        </w:rPr>
      </w:pPr>
      <m:oMathPara>
        <m:oMathParaPr>
          <m:jc m:val="center"/>
        </m:oMathParaPr>
        <m:oMath>
          <m:m>
            <m:mPr>
              <m:plcHide m:val="1"/>
              <m:mcs>
                <m:mc>
                  <m:mcPr>
                    <m:count m:val="1"/>
                    <m:mcJc m:val="right"/>
                  </m:mcPr>
                </m:mc>
                <m:mc>
                  <m:mcPr>
                    <m:count m:val="1"/>
                    <m:mcJc m:val="left"/>
                  </m:mcPr>
                </m:mc>
              </m:mcs>
              <m:ctrlPr>
                <w:ins w:id="2706" w:author="Stage 2" w:date="2019-09-04T20:28:00Z">
                  <w:rPr>
                    <w:rFonts w:ascii="Cambria Math" w:hAnsi="Cambria Math"/>
                  </w:rPr>
                </w:ins>
              </m:ctrlPr>
            </m:mPr>
            <m:mr>
              <m:e>
                <m:r>
                  <w:ins w:id="2707" w:author="Stage 2" w:date="2019-09-04T20:28:00Z">
                    <m:rPr>
                      <m:sty m:val="p"/>
                    </m:rPr>
                    <w:rPr>
                      <w:rFonts w:ascii="Cambria Math" w:hAnsi="Cambria Math"/>
                    </w:rPr>
                    <m:t>missing</m:t>
                  </w:ins>
                </m:r>
                <m:r>
                  <w:ins w:id="2708" w:author="Stage 2" w:date="2019-09-04T20:28:00Z">
                    <w:rPr>
                      <w:rFonts w:ascii="Cambria Math" w:hAnsi="Cambria Math"/>
                    </w:rPr>
                    <m:t>∼</m:t>
                  </w:ins>
                </m:r>
              </m:e>
              <m:e>
                <m:r>
                  <w:ins w:id="2709" w:author="Stage 2" w:date="2019-09-04T20:28:00Z">
                    <m:rPr>
                      <m:sty m:val="p"/>
                    </m:rPr>
                    <w:rPr>
                      <w:rFonts w:ascii="Cambria Math" w:hAnsi="Cambria Math"/>
                    </w:rPr>
                    <m:t>method</m:t>
                  </w:ins>
                </m:r>
                <m:r>
                  <w:ins w:id="2710" w:author="Stage 2" w:date="2019-09-04T20:28:00Z">
                    <w:rPr>
                      <w:rFonts w:ascii="Cambria Math" w:hAnsi="Cambria Math"/>
                    </w:rPr>
                    <m:t>*</m:t>
                  </w:ins>
                </m:r>
                <m:r>
                  <w:ins w:id="2711" w:author="Stage 2" w:date="2019-09-04T20:28:00Z">
                    <m:rPr>
                      <m:sty m:val="p"/>
                    </m:rPr>
                    <w:rPr>
                      <w:rFonts w:ascii="Cambria Math" w:hAnsi="Cambria Math"/>
                    </w:rPr>
                    <m:t>age</m:t>
                  </w:ins>
                </m:r>
                <m:r>
                  <w:ins w:id="2712" w:author="Stage 2" w:date="2019-09-04T20:28:00Z">
                    <w:rPr>
                      <w:rFonts w:ascii="Cambria Math" w:hAnsi="Cambria Math"/>
                    </w:rPr>
                    <m:t>+</m:t>
                  </w:ins>
                </m:r>
                <m:r>
                  <w:ins w:id="2713" w:author="Stage 2" w:date="2019-09-04T20:28:00Z">
                    <m:rPr>
                      <m:sty m:val="p"/>
                    </m:rPr>
                    <w:rPr>
                      <w:rFonts w:ascii="Cambria Math" w:hAnsi="Cambria Math"/>
                    </w:rPr>
                    <m:t>method</m:t>
                  </w:ins>
                </m:r>
                <m:r>
                  <w:ins w:id="2714" w:author="Stage 2" w:date="2019-09-04T20:28:00Z">
                    <w:rPr>
                      <w:rFonts w:ascii="Cambria Math" w:hAnsi="Cambria Math"/>
                    </w:rPr>
                    <m:t>*</m:t>
                  </w:ins>
                </m:r>
                <m:r>
                  <w:ins w:id="2715" w:author="Stage 2" w:date="2019-09-04T20:28:00Z">
                    <m:rPr>
                      <m:sty m:val="p"/>
                    </m:rPr>
                    <w:rPr>
                      <w:rFonts w:ascii="Cambria Math" w:hAnsi="Cambria Math"/>
                    </w:rPr>
                    <m:t>trial num</m:t>
                  </w:ins>
                </m:r>
                <m:r>
                  <w:ins w:id="2716" w:author="Stage 2" w:date="2019-09-04T20:28:00Z">
                    <w:rPr>
                      <w:rFonts w:ascii="Cambria Math" w:hAnsi="Cambria Math"/>
                    </w:rPr>
                    <m:t>+</m:t>
                  </w:ins>
                </m:r>
                <m:r>
                  <w:ins w:id="2717" w:author="Stage 2" w:date="2019-09-04T20:28:00Z">
                    <m:rPr>
                      <m:sty m:val="p"/>
                    </m:rPr>
                    <w:rPr>
                      <w:rFonts w:ascii="Cambria Math" w:hAnsi="Cambria Math"/>
                    </w:rPr>
                    <m:t>age</m:t>
                  </w:ins>
                </m:r>
                <m:r>
                  <w:ins w:id="2718" w:author="Stage 2" w:date="2019-09-04T20:28:00Z">
                    <w:rPr>
                      <w:rFonts w:ascii="Cambria Math" w:hAnsi="Cambria Math"/>
                    </w:rPr>
                    <m:t>*</m:t>
                  </w:ins>
                </m:r>
                <m:r>
                  <w:ins w:id="2719" w:author="Stage 2" w:date="2019-09-04T20:28:00Z">
                    <m:rPr>
                      <m:sty m:val="p"/>
                    </m:rPr>
                    <w:rPr>
                      <w:rFonts w:ascii="Cambria Math" w:hAnsi="Cambria Math"/>
                    </w:rPr>
                    <m:t>trial num</m:t>
                  </w:ins>
                </m:r>
                <m:r>
                  <w:ins w:id="2720" w:author="Stage 2" w:date="2019-09-04T20:28:00Z">
                    <w:rPr>
                      <w:rFonts w:ascii="Cambria Math" w:hAnsi="Cambria Math"/>
                    </w:rPr>
                    <m:t>+</m:t>
                  </w:ins>
                </m:r>
              </m:e>
            </m:mr>
            <m:mr>
              <m:e/>
              <m:e>
                <m:r>
                  <w:ins w:id="2721" w:author="Stage 2" w:date="2019-09-04T20:28:00Z">
                    <w:rPr>
                      <w:rFonts w:ascii="Cambria Math" w:hAnsi="Cambria Math"/>
                    </w:rPr>
                    <m:t>(1∣</m:t>
                  </w:ins>
                </m:r>
                <m:r>
                  <w:ins w:id="2722" w:author="Stage 2" w:date="2019-09-04T20:28:00Z">
                    <m:rPr>
                      <m:sty m:val="p"/>
                    </m:rPr>
                    <w:rPr>
                      <w:rFonts w:ascii="Cambria Math" w:hAnsi="Cambria Math"/>
                    </w:rPr>
                    <m:t>subid</m:t>
                  </w:ins>
                </m:r>
                <m:r>
                  <w:ins w:id="2723" w:author="Stage 2" w:date="2019-09-04T20:28:00Z">
                    <w:rPr>
                      <w:rFonts w:ascii="Cambria Math" w:hAnsi="Cambria Math"/>
                    </w:rPr>
                    <m:t>)+</m:t>
                  </w:ins>
                </m:r>
              </m:e>
            </m:mr>
            <m:mr>
              <m:e/>
              <m:e>
                <m:r>
                  <w:ins w:id="2724" w:author="Stage 2" w:date="2019-09-04T20:28:00Z">
                    <w:rPr>
                      <w:rFonts w:ascii="Cambria Math" w:hAnsi="Cambria Math"/>
                    </w:rPr>
                    <m:t>(</m:t>
                  </w:ins>
                </m:r>
                <m:r>
                  <w:ins w:id="2725" w:author="Stage 2" w:date="2019-09-04T20:28:00Z">
                    <m:rPr>
                      <m:sty m:val="p"/>
                    </m:rPr>
                    <w:rPr>
                      <w:rFonts w:ascii="Cambria Math" w:hAnsi="Cambria Math"/>
                    </w:rPr>
                    <m:t>trial num</m:t>
                  </w:ins>
                </m:r>
                <m:r>
                  <w:ins w:id="2726" w:author="Stage 2" w:date="2019-09-04T20:28:00Z">
                    <w:rPr>
                      <w:rFonts w:ascii="Cambria Math" w:hAnsi="Cambria Math"/>
                    </w:rPr>
                    <m:t>*</m:t>
                  </w:ins>
                </m:r>
                <m:r>
                  <w:ins w:id="2727" w:author="Stage 2" w:date="2019-09-04T20:28:00Z">
                    <m:rPr>
                      <m:sty m:val="p"/>
                    </m:rPr>
                    <w:rPr>
                      <w:rFonts w:ascii="Cambria Math" w:hAnsi="Cambria Math"/>
                    </w:rPr>
                    <m:t>age</m:t>
                  </w:ins>
                </m:r>
                <m:r>
                  <w:ins w:id="2728" w:author="Stage 2" w:date="2019-09-04T20:28:00Z">
                    <w:rPr>
                      <w:rFonts w:ascii="Cambria Math" w:hAnsi="Cambria Math"/>
                    </w:rPr>
                    <m:t>∣</m:t>
                  </w:ins>
                </m:r>
                <m:r>
                  <w:ins w:id="2729" w:author="Stage 2" w:date="2019-09-04T20:28:00Z">
                    <m:rPr>
                      <m:sty m:val="p"/>
                    </m:rPr>
                    <w:rPr>
                      <w:rFonts w:ascii="Cambria Math" w:hAnsi="Cambria Math"/>
                    </w:rPr>
                    <m:t>lab</m:t>
                  </w:ins>
                </m:r>
                <m:r>
                  <w:ins w:id="2730" w:author="Stage 2" w:date="2019-09-04T20:28:00Z">
                    <w:rPr>
                      <w:rFonts w:ascii="Cambria Math" w:hAnsi="Cambria Math"/>
                    </w:rPr>
                    <m:t>)+</m:t>
                  </w:ins>
                </m:r>
              </m:e>
            </m:mr>
            <m:mr>
              <m:e/>
              <m:e>
                <m:r>
                  <w:ins w:id="2731" w:author="Stage 2" w:date="2019-09-04T20:28:00Z">
                    <w:rPr>
                      <w:rFonts w:ascii="Cambria Math" w:hAnsi="Cambria Math"/>
                    </w:rPr>
                    <m:t>(</m:t>
                  </w:ins>
                </m:r>
                <m:r>
                  <w:ins w:id="2732" w:author="Stage 2" w:date="2019-09-04T20:28:00Z">
                    <m:rPr>
                      <m:sty m:val="p"/>
                    </m:rPr>
                    <w:rPr>
                      <w:rFonts w:ascii="Cambria Math" w:hAnsi="Cambria Math"/>
                    </w:rPr>
                    <m:t>method</m:t>
                  </w:ins>
                </m:r>
                <m:r>
                  <w:ins w:id="2733" w:author="Stage 2" w:date="2019-09-04T20:28:00Z">
                    <w:rPr>
                      <w:rFonts w:ascii="Cambria Math" w:hAnsi="Cambria Math"/>
                    </w:rPr>
                    <m:t>+</m:t>
                  </w:ins>
                </m:r>
                <m:r>
                  <w:ins w:id="2734" w:author="Stage 2" w:date="2019-09-04T20:28:00Z">
                    <m:rPr>
                      <m:sty m:val="p"/>
                    </m:rPr>
                    <w:rPr>
                      <w:rFonts w:ascii="Cambria Math" w:hAnsi="Cambria Math"/>
                    </w:rPr>
                    <m:t>age</m:t>
                  </w:ins>
                </m:r>
                <m:r>
                  <w:ins w:id="2735" w:author="Stage 2" w:date="2019-09-04T20:28:00Z">
                    <w:rPr>
                      <w:rFonts w:ascii="Cambria Math" w:hAnsi="Cambria Math"/>
                    </w:rPr>
                    <m:t>∣</m:t>
                  </w:ins>
                </m:r>
                <m:r>
                  <w:ins w:id="2736" w:author="Stage 2" w:date="2019-09-04T20:28:00Z">
                    <m:rPr>
                      <m:sty m:val="p"/>
                    </m:rPr>
                    <w:rPr>
                      <w:rFonts w:ascii="Cambria Math" w:hAnsi="Cambria Math"/>
                    </w:rPr>
                    <m:t>item</m:t>
                  </w:ins>
                </m:r>
                <m:r>
                  <w:ins w:id="2737" w:author="Stage 2" w:date="2019-09-04T20:28:00Z">
                    <w:rPr>
                      <w:rFonts w:ascii="Cambria Math" w:hAnsi="Cambria Math"/>
                    </w:rPr>
                    <m:t>).</m:t>
                  </w:ins>
                </m:r>
              </m:e>
            </m:mr>
          </m:m>
        </m:oMath>
      </m:oMathPara>
    </w:p>
    <w:p w14:paraId="40453667" w14:textId="77777777" w:rsidR="00847E8C" w:rsidRDefault="003C1572">
      <w:pPr>
        <w:pBdr>
          <w:top w:val="nil"/>
          <w:left w:val="nil"/>
          <w:bottom w:val="nil"/>
          <w:right w:val="nil"/>
          <w:between w:val="nil"/>
        </w:pBdr>
        <w:spacing w:line="480" w:lineRule="auto"/>
        <w:ind w:firstLine="720"/>
        <w:jc w:val="center"/>
        <w:rPr>
          <w:del w:id="2738" w:author="Stage 2" w:date="2019-09-04T20:28:00Z"/>
          <w:rFonts w:ascii="Courier New" w:eastAsia="Courier New" w:hAnsi="Courier New" w:cs="Courier New"/>
        </w:rPr>
      </w:pPr>
      <w:del w:id="2739" w:author="Stage 2" w:date="2019-09-04T20:28:00Z">
        <w:r>
          <w:rPr>
            <w:rFonts w:ascii="Courier New" w:eastAsia="Courier New" w:hAnsi="Courier New" w:cs="Courier New"/>
          </w:rPr>
          <w:delText>missing ~ m</w:delText>
        </w:r>
        <w:r>
          <w:rPr>
            <w:rFonts w:ascii="Courier New" w:eastAsia="Courier New" w:hAnsi="Courier New" w:cs="Courier New"/>
          </w:rPr>
          <w:delText xml:space="preserve">ethod * age_days + method * trial_num + age_days * trial_num + (trial_num | subid) + </w:delText>
        </w:r>
      </w:del>
    </w:p>
    <w:p w14:paraId="3A44DC3E" w14:textId="77777777" w:rsidR="00847E8C" w:rsidRDefault="003C1572">
      <w:pPr>
        <w:pBdr>
          <w:top w:val="nil"/>
          <w:left w:val="nil"/>
          <w:bottom w:val="nil"/>
          <w:right w:val="nil"/>
          <w:between w:val="nil"/>
        </w:pBdr>
        <w:spacing w:line="480" w:lineRule="auto"/>
        <w:ind w:firstLine="720"/>
        <w:jc w:val="center"/>
        <w:rPr>
          <w:del w:id="2740" w:author="Stage 2" w:date="2019-09-04T20:28:00Z"/>
          <w:rFonts w:ascii="Courier New" w:eastAsia="Courier New" w:hAnsi="Courier New" w:cs="Courier New"/>
        </w:rPr>
      </w:pPr>
      <w:del w:id="2741" w:author="Stage 2" w:date="2019-09-04T20:28:00Z">
        <w:r>
          <w:rPr>
            <w:rFonts w:ascii="Courier New" w:eastAsia="Courier New" w:hAnsi="Courier New" w:cs="Courier New"/>
          </w:rPr>
          <w:delText>(trial_num * age_days | lab) +</w:delText>
        </w:r>
      </w:del>
    </w:p>
    <w:p w14:paraId="7EC213A8" w14:textId="77777777" w:rsidR="00847E8C" w:rsidRDefault="003C1572">
      <w:pPr>
        <w:pBdr>
          <w:top w:val="nil"/>
          <w:left w:val="nil"/>
          <w:bottom w:val="nil"/>
          <w:right w:val="nil"/>
          <w:between w:val="nil"/>
        </w:pBdr>
        <w:spacing w:line="480" w:lineRule="auto"/>
        <w:ind w:firstLine="720"/>
        <w:jc w:val="center"/>
        <w:rPr>
          <w:del w:id="2742" w:author="Stage 2" w:date="2019-09-04T20:28:00Z"/>
          <w:rFonts w:ascii="Courier New" w:eastAsia="Courier New" w:hAnsi="Courier New" w:cs="Courier New"/>
        </w:rPr>
      </w:pPr>
      <w:del w:id="2743" w:author="Stage 2" w:date="2019-09-04T20:28:00Z">
        <w:r>
          <w:rPr>
            <w:rFonts w:ascii="Courier New" w:eastAsia="Courier New" w:hAnsi="Courier New" w:cs="Courier New"/>
          </w:rPr>
          <w:delText>(method + age * language | item)</w:delText>
        </w:r>
      </w:del>
    </w:p>
    <w:p w14:paraId="76790BC4" w14:textId="77777777" w:rsidR="00847E8C" w:rsidRDefault="003C1572">
      <w:pPr>
        <w:pStyle w:val="FirstParagraph"/>
        <w:rPr>
          <w:rFonts w:eastAsia="Times New Roman" w:cs="Times New Roman"/>
        </w:rPr>
        <w:pPrChange w:id="2744" w:author="Stage 2" w:date="2019-09-04T20:28:00Z">
          <w:pPr>
            <w:pBdr>
              <w:top w:val="nil"/>
              <w:left w:val="nil"/>
              <w:bottom w:val="nil"/>
              <w:right w:val="nil"/>
              <w:between w:val="nil"/>
            </w:pBdr>
            <w:spacing w:line="480" w:lineRule="auto"/>
          </w:pPr>
        </w:pPrChange>
      </w:pPr>
      <w:r>
        <w:rPr>
          <w:rPrChange w:id="2745" w:author="Stage 2" w:date="2019-09-04T20:28:00Z">
            <w:rPr>
              <w:rFonts w:ascii="Times New Roman" w:eastAsia="Times New Roman" w:hAnsi="Times New Roman" w:cs="Times New Roman"/>
              <w:sz w:val="24"/>
              <w:szCs w:val="24"/>
            </w:rPr>
          </w:rPrChange>
        </w:rPr>
        <w:t>After pruning for non-convergence, our final model specification was:</w:t>
      </w:r>
    </w:p>
    <w:p w14:paraId="1CC5423C" w14:textId="1EF367C0" w:rsidR="00847E8C" w:rsidRDefault="003C1572">
      <w:pPr>
        <w:pBdr>
          <w:top w:val="nil"/>
          <w:left w:val="nil"/>
          <w:bottom w:val="nil"/>
          <w:right w:val="nil"/>
          <w:between w:val="nil"/>
        </w:pBdr>
        <w:spacing w:line="480" w:lineRule="auto"/>
        <w:ind w:firstLine="720"/>
        <w:jc w:val="center"/>
        <w:rPr>
          <w:del w:id="2746" w:author="Stage 2" w:date="2019-09-04T20:28:00Z"/>
          <w:rFonts w:ascii="Courier New" w:eastAsia="Courier New" w:hAnsi="Courier New" w:cs="Courier New"/>
          <w:highlight w:val="yellow"/>
        </w:rPr>
      </w:pPr>
      <m:oMath>
        <m:m>
          <m:mPr>
            <m:plcHide m:val="1"/>
            <m:mcs>
              <m:mc>
                <m:mcPr>
                  <m:count m:val="1"/>
                  <m:mcJc m:val="right"/>
                </m:mcPr>
              </m:mc>
              <m:mc>
                <m:mcPr>
                  <m:count m:val="1"/>
                  <m:mcJc m:val="left"/>
                </m:mcPr>
              </m:mc>
            </m:mcs>
            <m:ctrlPr>
              <w:ins w:id="2747" w:author="Stage 2" w:date="2019-09-04T20:28:00Z">
                <w:rPr>
                  <w:rFonts w:ascii="Cambria Math" w:hAnsi="Cambria Math"/>
                </w:rPr>
              </w:ins>
            </m:ctrlPr>
          </m:mPr>
          <m:mr>
            <m:e>
              <m:r>
                <w:ins w:id="2748" w:author="Stage 2" w:date="2019-09-04T20:28:00Z">
                  <m:rPr>
                    <m:sty m:val="p"/>
                  </m:rPr>
                  <w:rPr>
                    <w:rFonts w:ascii="Cambria Math" w:hAnsi="Cambria Math"/>
                  </w:rPr>
                  <m:t>missing</m:t>
                </w:ins>
              </m:r>
              <m:r>
                <w:ins w:id="2749" w:author="Stage 2" w:date="2019-09-04T20:28:00Z">
                  <w:rPr>
                    <w:rFonts w:ascii="Cambria Math" w:hAnsi="Cambria Math"/>
                  </w:rPr>
                  <m:t>∼</m:t>
                </w:ins>
              </m:r>
            </m:e>
            <m:e>
              <m:r>
                <w:ins w:id="2750" w:author="Stage 2" w:date="2019-09-04T20:28:00Z">
                  <m:rPr>
                    <m:sty m:val="p"/>
                  </m:rPr>
                  <w:rPr>
                    <w:rFonts w:ascii="Cambria Math" w:hAnsi="Cambria Math"/>
                  </w:rPr>
                  <m:t>method</m:t>
                </w:ins>
              </m:r>
              <m:r>
                <w:ins w:id="2751" w:author="Stage 2" w:date="2019-09-04T20:28:00Z">
                  <w:rPr>
                    <w:rFonts w:ascii="Cambria Math" w:hAnsi="Cambria Math"/>
                  </w:rPr>
                  <m:t>*</m:t>
                </w:ins>
              </m:r>
              <m:r>
                <w:ins w:id="2752" w:author="Stage 2" w:date="2019-09-04T20:28:00Z">
                  <m:rPr>
                    <m:sty m:val="p"/>
                  </m:rPr>
                  <w:rPr>
                    <w:rFonts w:ascii="Cambria Math" w:hAnsi="Cambria Math"/>
                  </w:rPr>
                  <m:t>age</m:t>
                </w:ins>
              </m:r>
              <m:r>
                <w:ins w:id="2753" w:author="Stage 2" w:date="2019-09-04T20:28:00Z">
                  <w:rPr>
                    <w:rFonts w:ascii="Cambria Math" w:hAnsi="Cambria Math"/>
                  </w:rPr>
                  <m:t>+</m:t>
                </w:ins>
              </m:r>
              <m:r>
                <w:ins w:id="2754" w:author="Stage 2" w:date="2019-09-04T20:28:00Z">
                  <m:rPr>
                    <m:sty m:val="p"/>
                  </m:rPr>
                  <w:rPr>
                    <w:rFonts w:ascii="Cambria Math" w:hAnsi="Cambria Math"/>
                  </w:rPr>
                  <m:t>method</m:t>
                </w:ins>
              </m:r>
              <m:r>
                <w:ins w:id="2755" w:author="Stage 2" w:date="2019-09-04T20:28:00Z">
                  <w:rPr>
                    <w:rFonts w:ascii="Cambria Math" w:hAnsi="Cambria Math"/>
                  </w:rPr>
                  <m:t>*</m:t>
                </w:ins>
              </m:r>
              <m:r>
                <w:ins w:id="2756" w:author="Stage 2" w:date="2019-09-04T20:28:00Z">
                  <m:rPr>
                    <m:sty m:val="p"/>
                  </m:rPr>
                  <w:rPr>
                    <w:rFonts w:ascii="Cambria Math" w:hAnsi="Cambria Math"/>
                  </w:rPr>
                  <m:t>trial num</m:t>
                </w:ins>
              </m:r>
              <m:r>
                <w:ins w:id="2757" w:author="Stage 2" w:date="2019-09-04T20:28:00Z">
                  <w:rPr>
                    <w:rFonts w:ascii="Cambria Math" w:hAnsi="Cambria Math"/>
                  </w:rPr>
                  <m:t>+</m:t>
                </w:ins>
              </m:r>
              <m:r>
                <w:ins w:id="2758" w:author="Stage 2" w:date="2019-09-04T20:28:00Z">
                  <m:rPr>
                    <m:sty m:val="p"/>
                  </m:rPr>
                  <w:rPr>
                    <w:rFonts w:ascii="Cambria Math" w:hAnsi="Cambria Math"/>
                  </w:rPr>
                  <m:t>age</m:t>
                </w:ins>
              </m:r>
              <m:r>
                <w:ins w:id="2759" w:author="Stage 2" w:date="2019-09-04T20:28:00Z">
                  <w:rPr>
                    <w:rFonts w:ascii="Cambria Math" w:hAnsi="Cambria Math"/>
                  </w:rPr>
                  <m:t>*</m:t>
                </w:ins>
              </m:r>
              <m:r>
                <w:ins w:id="2760" w:author="Stage 2" w:date="2019-09-04T20:28:00Z">
                  <m:rPr>
                    <m:sty m:val="p"/>
                  </m:rPr>
                  <w:rPr>
                    <w:rFonts w:ascii="Cambria Math" w:hAnsi="Cambria Math"/>
                  </w:rPr>
                  <m:t>trial num</m:t>
                </w:ins>
              </m:r>
              <m:r>
                <w:ins w:id="2761" w:author="Stage 2" w:date="2019-09-04T20:28:00Z">
                  <w:rPr>
                    <w:rFonts w:ascii="Cambria Math" w:hAnsi="Cambria Math"/>
                  </w:rPr>
                  <m:t>+</m:t>
                </w:ins>
              </m:r>
            </m:e>
          </m:mr>
          <m:mr>
            <m:e/>
            <m:e>
              <m:r>
                <w:ins w:id="2762" w:author="Stage 2" w:date="2019-09-04T20:28:00Z">
                  <w:rPr>
                    <w:rFonts w:ascii="Cambria Math" w:hAnsi="Cambria Math"/>
                  </w:rPr>
                  <m:t>(1∣</m:t>
                </w:ins>
              </m:r>
              <m:r>
                <w:ins w:id="2763" w:author="Stage 2" w:date="2019-09-04T20:28:00Z">
                  <m:rPr>
                    <m:sty m:val="p"/>
                  </m:rPr>
                  <w:rPr>
                    <w:rFonts w:ascii="Cambria Math" w:hAnsi="Cambria Math"/>
                  </w:rPr>
                  <m:t>lab</m:t>
                </w:ins>
              </m:r>
              <m:r>
                <w:ins w:id="2764" w:author="Stage 2" w:date="2019-09-04T20:28:00Z">
                  <w:rPr>
                    <w:rFonts w:ascii="Cambria Math" w:hAnsi="Cambria Math"/>
                  </w:rPr>
                  <m:t>).</m:t>
                </w:ins>
              </m:r>
            </m:e>
          </m:mr>
        </m:m>
      </m:oMath>
      <w:del w:id="2765" w:author="Stage 2" w:date="2019-09-04T20:28:00Z">
        <w:r>
          <w:rPr>
            <w:rFonts w:ascii="Courier New" w:eastAsia="Courier New" w:hAnsi="Courier New" w:cs="Courier New"/>
            <w:highlight w:val="yellow"/>
          </w:rPr>
          <w:delText>missing ~ method * age_days + method</w:delText>
        </w:r>
        <w:r>
          <w:rPr>
            <w:rFonts w:ascii="Courier New" w:eastAsia="Courier New" w:hAnsi="Courier New" w:cs="Courier New"/>
            <w:highlight w:val="yellow"/>
          </w:rPr>
          <w:delText xml:space="preserve"> * trial_num_s + age_days * trial_num + (trial_num | subid) + </w:delText>
        </w:r>
      </w:del>
    </w:p>
    <w:p w14:paraId="568ABE27" w14:textId="77777777" w:rsidR="00847E8C" w:rsidRDefault="003C1572">
      <w:pPr>
        <w:pBdr>
          <w:top w:val="nil"/>
          <w:left w:val="nil"/>
          <w:bottom w:val="nil"/>
          <w:right w:val="nil"/>
          <w:between w:val="nil"/>
        </w:pBdr>
        <w:spacing w:line="480" w:lineRule="auto"/>
        <w:ind w:firstLine="720"/>
        <w:jc w:val="center"/>
        <w:rPr>
          <w:del w:id="2766" w:author="Stage 2" w:date="2019-09-04T20:28:00Z"/>
          <w:rFonts w:ascii="Courier New" w:eastAsia="Courier New" w:hAnsi="Courier New" w:cs="Courier New"/>
          <w:highlight w:val="yellow"/>
        </w:rPr>
      </w:pPr>
      <w:del w:id="2767" w:author="Stage 2" w:date="2019-09-04T20:28:00Z">
        <w:r>
          <w:rPr>
            <w:rFonts w:ascii="Courier New" w:eastAsia="Courier New" w:hAnsi="Courier New" w:cs="Courier New"/>
            <w:highlight w:val="yellow"/>
          </w:rPr>
          <w:delText xml:space="preserve">(trial_num * age_days | lab) + </w:delText>
        </w:r>
      </w:del>
    </w:p>
    <w:p w14:paraId="23ADCD83" w14:textId="77777777" w:rsidR="00847E8C" w:rsidRDefault="003C1572">
      <w:pPr>
        <w:pBdr>
          <w:top w:val="nil"/>
          <w:left w:val="nil"/>
          <w:bottom w:val="nil"/>
          <w:right w:val="nil"/>
          <w:between w:val="nil"/>
        </w:pBdr>
        <w:spacing w:line="480" w:lineRule="auto"/>
        <w:ind w:firstLine="720"/>
        <w:jc w:val="center"/>
        <w:rPr>
          <w:del w:id="2768" w:author="Stage 2" w:date="2019-09-04T20:28:00Z"/>
          <w:rFonts w:ascii="Times New Roman" w:eastAsia="Times New Roman" w:hAnsi="Times New Roman" w:cs="Times New Roman"/>
          <w:sz w:val="24"/>
          <w:szCs w:val="24"/>
        </w:rPr>
      </w:pPr>
      <w:del w:id="2769" w:author="Stage 2" w:date="2019-09-04T20:28:00Z">
        <w:r>
          <w:rPr>
            <w:rFonts w:ascii="Courier New" w:eastAsia="Courier New" w:hAnsi="Courier New" w:cs="Courier New"/>
            <w:highlight w:val="yellow"/>
          </w:rPr>
          <w:delText>(method + age * language | item)</w:delText>
        </w:r>
      </w:del>
    </w:p>
    <w:p w14:paraId="5DB1F148" w14:textId="77777777" w:rsidR="00847E8C" w:rsidRDefault="003C1572">
      <w:pPr>
        <w:pBdr>
          <w:top w:val="nil"/>
          <w:left w:val="nil"/>
          <w:bottom w:val="nil"/>
          <w:right w:val="nil"/>
          <w:between w:val="nil"/>
        </w:pBdr>
        <w:spacing w:line="480" w:lineRule="auto"/>
        <w:rPr>
          <w:del w:id="2770" w:author="Stage 2" w:date="2019-09-04T20:28:00Z"/>
          <w:rFonts w:ascii="Times New Roman" w:eastAsia="Times New Roman" w:hAnsi="Times New Roman" w:cs="Times New Roman"/>
          <w:sz w:val="24"/>
          <w:szCs w:val="24"/>
        </w:rPr>
      </w:pPr>
      <w:del w:id="2771" w:author="Stage 2" w:date="2019-09-04T20:28:00Z">
        <w:r>
          <w:rPr>
            <w:rFonts w:ascii="Times New Roman" w:eastAsia="Times New Roman" w:hAnsi="Times New Roman" w:cs="Times New Roman"/>
            <w:sz w:val="24"/>
            <w:szCs w:val="24"/>
          </w:rPr>
          <w:delText xml:space="preserve">Table 5 shows coefficient estimates from this model. </w:delText>
        </w:r>
      </w:del>
    </w:p>
    <w:p w14:paraId="0E823711" w14:textId="77777777" w:rsidR="00847E8C" w:rsidRDefault="00847E8C">
      <w:pPr>
        <w:pBdr>
          <w:top w:val="nil"/>
          <w:left w:val="nil"/>
          <w:bottom w:val="nil"/>
          <w:right w:val="nil"/>
          <w:between w:val="nil"/>
        </w:pBdr>
        <w:spacing w:line="480" w:lineRule="auto"/>
        <w:rPr>
          <w:del w:id="2772" w:author="Stage 2" w:date="2019-09-04T20:28:00Z"/>
          <w:rFonts w:ascii="Times New Roman" w:eastAsia="Times New Roman" w:hAnsi="Times New Roman" w:cs="Times New Roman"/>
          <w:sz w:val="24"/>
          <w:szCs w:val="24"/>
        </w:rPr>
      </w:pPr>
    </w:p>
    <w:p w14:paraId="7ADFF070" w14:textId="77777777" w:rsidR="00847E8C" w:rsidRDefault="003C1572">
      <w:pPr>
        <w:pStyle w:val="BodyText"/>
        <w:rPr>
          <w:moveTo w:id="2773" w:author="Stage 2" w:date="2019-09-04T20:28:00Z"/>
          <w:rPrChange w:id="2774" w:author="Stage 2" w:date="2019-09-04T20:28:00Z">
            <w:rPr>
              <w:moveTo w:id="2775" w:author="Stage 2" w:date="2019-09-04T20:28:00Z"/>
              <w:rFonts w:ascii="Times New Roman" w:eastAsia="Times New Roman" w:hAnsi="Times New Roman" w:cs="Times New Roman"/>
              <w:sz w:val="24"/>
              <w:szCs w:val="24"/>
            </w:rPr>
          </w:rPrChange>
        </w:rPr>
        <w:pPrChange w:id="2776" w:author="Stage 2" w:date="2019-09-04T20:28:00Z">
          <w:pPr>
            <w:pBdr>
              <w:top w:val="nil"/>
              <w:left w:val="nil"/>
              <w:bottom w:val="nil"/>
              <w:right w:val="nil"/>
              <w:between w:val="nil"/>
            </w:pBdr>
            <w:spacing w:line="480" w:lineRule="auto"/>
          </w:pPr>
        </w:pPrChange>
      </w:pPr>
      <w:del w:id="2777" w:author="Stage 2" w:date="2019-09-04T20:28:00Z">
        <w:r>
          <w:rPr>
            <w:rFonts w:eastAsia="Times New Roman" w:cs="Times New Roman"/>
            <w:highlight w:val="yellow"/>
          </w:rPr>
          <w:delText xml:space="preserve">Table 5. </w:delText>
        </w:r>
      </w:del>
      <w:moveToRangeStart w:id="2778" w:author="Stage 2" w:date="2019-09-04T20:28:00Z" w:name="move18521349"/>
    </w:p>
    <w:p w14:paraId="40E362F5" w14:textId="77777777" w:rsidR="00D350E7" w:rsidRDefault="003C1572">
      <w:pPr>
        <w:pStyle w:val="FirstParagraph"/>
        <w:rPr>
          <w:ins w:id="2779" w:author="Stage 2" w:date="2019-09-04T20:28:00Z"/>
        </w:rPr>
      </w:pPr>
      <w:moveTo w:id="2780" w:author="Stage 2" w:date="2019-09-04T20:28:00Z">
        <w:r>
          <w:rPr>
            <w:rPrChange w:id="2781" w:author="Stage 2" w:date="2019-09-04T20:28:00Z">
              <w:rPr>
                <w:rFonts w:eastAsia="Times New Roman" w:cs="Times New Roman"/>
              </w:rPr>
            </w:rPrChange>
          </w:rPr>
          <w:t xml:space="preserve">Table </w:t>
        </w:r>
      </w:moveTo>
      <w:moveToRangeEnd w:id="2778"/>
      <w:ins w:id="2782" w:author="Stage 2" w:date="2019-09-04T20:28:00Z">
        <w:r>
          <w:t>5 shows coefficient estimates from this model. To aid convergence, we centered and scaled age and trial number, and set single screen presentation as the reference level. Positive coefficients indicate a higher probability of missing data. Older chil</w:t>
        </w:r>
        <w:r>
          <w:t>dren and later trials had greater amounts of missing data, consistent with the idea that all children habituated to the stimuli, but that older children habituated faster. There was also a significant negative interaction of age and eye-tracking, suggestin</w:t>
        </w:r>
        <w:r>
          <w:t>g that data loss for eye-tracking was substantially greater in younger children and lower in older children (we return to this issue in the general discussion). Other coefficients were relatively small and nonsignificant.</w:t>
        </w:r>
      </w:ins>
    </w:p>
    <w:p w14:paraId="6E582A8A" w14:textId="77777777" w:rsidR="00D350E7" w:rsidRDefault="003C1572">
      <w:pPr>
        <w:pStyle w:val="Compact"/>
        <w:rPr>
          <w:ins w:id="2783" w:author="Stage 2" w:date="2019-09-04T20:28:00Z"/>
        </w:rPr>
      </w:pPr>
      <w:ins w:id="2784" w:author="Stage 2" w:date="2019-09-04T20:28:00Z">
        <w:r>
          <w:t>(#tab:coef_table_missing)</w:t>
        </w:r>
      </w:ins>
    </w:p>
    <w:p w14:paraId="34874DD6" w14:textId="1441F1BC" w:rsidR="00847E8C" w:rsidRDefault="003C1572">
      <w:pPr>
        <w:pStyle w:val="Compact"/>
        <w:rPr>
          <w:rPrChange w:id="2785" w:author="Stage 2" w:date="2019-09-04T20:28:00Z">
            <w:rPr>
              <w:rFonts w:ascii="Times New Roman" w:eastAsia="Times New Roman" w:hAnsi="Times New Roman" w:cs="Times New Roman"/>
              <w:sz w:val="24"/>
              <w:szCs w:val="24"/>
            </w:rPr>
          </w:rPrChange>
        </w:rPr>
        <w:pPrChange w:id="2786" w:author="Stage 2" w:date="2019-09-04T20:28:00Z">
          <w:pPr>
            <w:pBdr>
              <w:top w:val="nil"/>
              <w:left w:val="nil"/>
              <w:bottom w:val="nil"/>
              <w:right w:val="nil"/>
              <w:between w:val="nil"/>
            </w:pBdr>
            <w:spacing w:line="240" w:lineRule="auto"/>
          </w:pPr>
        </w:pPrChange>
      </w:pPr>
      <w:r>
        <w:rPr>
          <w:i/>
          <w:rPrChange w:id="2787" w:author="Stage 2" w:date="2019-09-04T20:28:00Z">
            <w:rPr>
              <w:rFonts w:ascii="Times New Roman" w:eastAsia="Times New Roman" w:hAnsi="Times New Roman" w:cs="Times New Roman"/>
              <w:sz w:val="24"/>
              <w:szCs w:val="24"/>
              <w:highlight w:val="yellow"/>
            </w:rPr>
          </w:rPrChange>
        </w:rPr>
        <w:t>Coefficient estimates from a linear mixed effects model predicting whether an observation was missing.</w:t>
      </w:r>
      <w:del w:id="2788" w:author="Stage 2" w:date="2019-09-04T20:28:00Z">
        <w:r>
          <w:rPr>
            <w:rFonts w:eastAsia="Times New Roman" w:cs="Times New Roman"/>
            <w:highlight w:val="yellow"/>
          </w:rPr>
          <w:delText xml:space="preserve"> </w:delText>
        </w:r>
      </w:del>
    </w:p>
    <w:tbl>
      <w:tblPr>
        <w:tblW w:w="0" w:type="pct"/>
        <w:tblLook w:val="07E0" w:firstRow="1" w:lastRow="1" w:firstColumn="1" w:lastColumn="1" w:noHBand="1" w:noVBand="1"/>
        <w:tblPrChange w:id="2789" w:author="Stage 2" w:date="2019-09-04T20:28:00Z">
          <w:tblPr>
            <w:tblStyle w:val="a3"/>
            <w:tblW w:w="9360" w:type="dxa"/>
            <w:tblLayout w:type="fixed"/>
            <w:tblLook w:val="0600" w:firstRow="0" w:lastRow="0" w:firstColumn="0" w:lastColumn="0" w:noHBand="1" w:noVBand="1"/>
          </w:tblPr>
        </w:tblPrChange>
      </w:tblPr>
      <w:tblGrid>
        <w:gridCol w:w="3866"/>
        <w:gridCol w:w="1253"/>
        <w:gridCol w:w="1549"/>
        <w:gridCol w:w="1373"/>
        <w:gridCol w:w="1363"/>
        <w:tblGridChange w:id="2790">
          <w:tblGrid>
            <w:gridCol w:w="3263"/>
            <w:gridCol w:w="1565"/>
            <w:gridCol w:w="1376"/>
            <w:gridCol w:w="1578"/>
            <w:gridCol w:w="1578"/>
          </w:tblGrid>
        </w:tblGridChange>
      </w:tblGrid>
      <w:tr w:rsidR="00847E8C" w14:paraId="4E3579F7" w14:textId="77777777">
        <w:tc>
          <w:tcPr>
            <w:tcW w:w="0" w:type="auto"/>
            <w:tcBorders>
              <w:bottom w:val="single" w:sz="0" w:space="0" w:color="auto"/>
            </w:tcBorders>
            <w:vAlign w:val="bottom"/>
            <w:tcPrChange w:id="2791" w:author="Stage 2" w:date="2019-09-04T20:28:00Z">
              <w:tcPr>
                <w:tcW w:w="3263" w:type="dxa"/>
                <w:shd w:val="clear" w:color="auto" w:fill="auto"/>
                <w:tcMar>
                  <w:top w:w="100" w:type="dxa"/>
                  <w:left w:w="100" w:type="dxa"/>
                  <w:bottom w:w="100" w:type="dxa"/>
                  <w:right w:w="100" w:type="dxa"/>
                </w:tcMar>
                <w:vAlign w:val="center"/>
              </w:tcPr>
            </w:tcPrChange>
          </w:tcPr>
          <w:p w14:paraId="45C1C93B" w14:textId="77777777" w:rsidR="00847E8C" w:rsidRDefault="00847E8C">
            <w:pPr>
              <w:pStyle w:val="Compact"/>
              <w:rPr>
                <w:rPrChange w:id="2792" w:author="Stage 2" w:date="2019-09-04T20:28:00Z">
                  <w:rPr>
                    <w:rFonts w:ascii="Times New Roman" w:eastAsia="Times New Roman" w:hAnsi="Times New Roman" w:cs="Times New Roman"/>
                    <w:sz w:val="24"/>
                    <w:szCs w:val="24"/>
                    <w:highlight w:val="yellow"/>
                  </w:rPr>
                </w:rPrChange>
              </w:rPr>
              <w:pPrChange w:id="2793" w:author="Stage 2" w:date="2019-09-04T20:28:00Z">
                <w:pPr>
                  <w:widowControl w:val="0"/>
                  <w:pBdr>
                    <w:top w:val="nil"/>
                    <w:left w:val="nil"/>
                    <w:bottom w:val="nil"/>
                    <w:right w:val="nil"/>
                    <w:between w:val="nil"/>
                  </w:pBdr>
                  <w:spacing w:line="240" w:lineRule="auto"/>
                </w:pPr>
              </w:pPrChange>
            </w:pPr>
          </w:p>
        </w:tc>
        <w:tc>
          <w:tcPr>
            <w:tcW w:w="0" w:type="auto"/>
            <w:tcBorders>
              <w:bottom w:val="single" w:sz="0" w:space="0" w:color="auto"/>
            </w:tcBorders>
            <w:vAlign w:val="bottom"/>
            <w:tcPrChange w:id="2794" w:author="Stage 2" w:date="2019-09-04T20:28:00Z">
              <w:tcPr>
                <w:tcW w:w="1564" w:type="dxa"/>
                <w:shd w:val="clear" w:color="auto" w:fill="auto"/>
                <w:tcMar>
                  <w:top w:w="100" w:type="dxa"/>
                  <w:left w:w="100" w:type="dxa"/>
                  <w:bottom w:w="100" w:type="dxa"/>
                  <w:right w:w="100" w:type="dxa"/>
                </w:tcMar>
                <w:vAlign w:val="center"/>
              </w:tcPr>
            </w:tcPrChange>
          </w:tcPr>
          <w:p w14:paraId="3651C901" w14:textId="77777777" w:rsidR="00847E8C" w:rsidRDefault="003C1572">
            <w:pPr>
              <w:pStyle w:val="Compact"/>
              <w:rPr>
                <w:rPrChange w:id="2795" w:author="Stage 2" w:date="2019-09-04T20:28:00Z">
                  <w:rPr>
                    <w:rFonts w:ascii="Times New Roman" w:eastAsia="Times New Roman" w:hAnsi="Times New Roman" w:cs="Times New Roman"/>
                    <w:b/>
                    <w:sz w:val="24"/>
                    <w:szCs w:val="24"/>
                    <w:highlight w:val="yellow"/>
                  </w:rPr>
                </w:rPrChange>
              </w:rPr>
              <w:pPrChange w:id="2796" w:author="Stage 2" w:date="2019-09-04T20:28:00Z">
                <w:pPr>
                  <w:widowControl w:val="0"/>
                  <w:pBdr>
                    <w:top w:val="nil"/>
                    <w:left w:val="nil"/>
                    <w:bottom w:val="nil"/>
                    <w:right w:val="nil"/>
                    <w:between w:val="nil"/>
                  </w:pBdr>
                  <w:spacing w:line="240" w:lineRule="auto"/>
                  <w:jc w:val="right"/>
                </w:pPr>
              </w:pPrChange>
            </w:pPr>
            <w:r>
              <w:rPr>
                <w:rPrChange w:id="2797" w:author="Stage 2" w:date="2019-09-04T20:28:00Z">
                  <w:rPr>
                    <w:rFonts w:ascii="Times New Roman" w:eastAsia="Times New Roman" w:hAnsi="Times New Roman" w:cs="Times New Roman"/>
                    <w:b/>
                    <w:sz w:val="24"/>
                    <w:szCs w:val="24"/>
                    <w:highlight w:val="yellow"/>
                  </w:rPr>
                </w:rPrChange>
              </w:rPr>
              <w:t>Estimate</w:t>
            </w:r>
          </w:p>
        </w:tc>
        <w:tc>
          <w:tcPr>
            <w:tcW w:w="0" w:type="auto"/>
            <w:tcBorders>
              <w:bottom w:val="single" w:sz="0" w:space="0" w:color="auto"/>
            </w:tcBorders>
            <w:vAlign w:val="bottom"/>
            <w:tcPrChange w:id="2798" w:author="Stage 2" w:date="2019-09-04T20:28:00Z">
              <w:tcPr>
                <w:tcW w:w="1375" w:type="dxa"/>
                <w:shd w:val="clear" w:color="auto" w:fill="auto"/>
                <w:tcMar>
                  <w:top w:w="100" w:type="dxa"/>
                  <w:left w:w="100" w:type="dxa"/>
                  <w:bottom w:w="100" w:type="dxa"/>
                  <w:right w:w="100" w:type="dxa"/>
                </w:tcMar>
                <w:vAlign w:val="center"/>
              </w:tcPr>
            </w:tcPrChange>
          </w:tcPr>
          <w:p w14:paraId="7A990CC4" w14:textId="4764F2A8" w:rsidR="00847E8C" w:rsidRDefault="003C1572">
            <w:pPr>
              <w:pStyle w:val="Compact"/>
              <w:rPr>
                <w:rPrChange w:id="2799" w:author="Stage 2" w:date="2019-09-04T20:28:00Z">
                  <w:rPr>
                    <w:rFonts w:ascii="Times New Roman" w:eastAsia="Times New Roman" w:hAnsi="Times New Roman" w:cs="Times New Roman"/>
                    <w:b/>
                    <w:sz w:val="24"/>
                    <w:szCs w:val="24"/>
                    <w:highlight w:val="yellow"/>
                  </w:rPr>
                </w:rPrChange>
              </w:rPr>
              <w:pPrChange w:id="2800" w:author="Stage 2" w:date="2019-09-04T20:28:00Z">
                <w:pPr>
                  <w:widowControl w:val="0"/>
                  <w:pBdr>
                    <w:top w:val="nil"/>
                    <w:left w:val="nil"/>
                    <w:bottom w:val="nil"/>
                    <w:right w:val="nil"/>
                    <w:between w:val="nil"/>
                  </w:pBdr>
                  <w:spacing w:line="240" w:lineRule="auto"/>
                  <w:jc w:val="right"/>
                </w:pPr>
              </w:pPrChange>
            </w:pPr>
            <w:ins w:id="2801" w:author="Stage 2" w:date="2019-09-04T20:28:00Z">
              <w:r>
                <w:t>SE</w:t>
              </w:r>
            </w:ins>
            <w:del w:id="2802" w:author="Stage 2" w:date="2019-09-04T20:28:00Z">
              <w:r>
                <w:rPr>
                  <w:rFonts w:eastAsia="Times New Roman" w:cs="Times New Roman"/>
                  <w:b/>
                  <w:highlight w:val="yellow"/>
                </w:rPr>
                <w:delText>Std. Error</w:delText>
              </w:r>
            </w:del>
          </w:p>
        </w:tc>
        <w:tc>
          <w:tcPr>
            <w:tcW w:w="0" w:type="auto"/>
            <w:tcBorders>
              <w:bottom w:val="single" w:sz="0" w:space="0" w:color="auto"/>
            </w:tcBorders>
            <w:vAlign w:val="bottom"/>
            <w:tcPrChange w:id="2803" w:author="Stage 2" w:date="2019-09-04T20:28:00Z">
              <w:tcPr>
                <w:tcW w:w="1577" w:type="dxa"/>
                <w:shd w:val="clear" w:color="auto" w:fill="auto"/>
                <w:tcMar>
                  <w:top w:w="100" w:type="dxa"/>
                  <w:left w:w="100" w:type="dxa"/>
                  <w:bottom w:w="100" w:type="dxa"/>
                  <w:right w:w="100" w:type="dxa"/>
                </w:tcMar>
                <w:vAlign w:val="center"/>
              </w:tcPr>
            </w:tcPrChange>
          </w:tcPr>
          <w:p w14:paraId="5C8BC080" w14:textId="06BE010F" w:rsidR="00847E8C" w:rsidRDefault="003C1572">
            <w:pPr>
              <w:pStyle w:val="Compact"/>
              <w:rPr>
                <w:rPrChange w:id="2804" w:author="Stage 2" w:date="2019-09-04T20:28:00Z">
                  <w:rPr>
                    <w:rFonts w:ascii="Times New Roman" w:eastAsia="Times New Roman" w:hAnsi="Times New Roman" w:cs="Times New Roman"/>
                    <w:b/>
                    <w:sz w:val="24"/>
                    <w:szCs w:val="24"/>
                    <w:highlight w:val="yellow"/>
                  </w:rPr>
                </w:rPrChange>
              </w:rPr>
              <w:pPrChange w:id="2805" w:author="Stage 2" w:date="2019-09-04T20:28:00Z">
                <w:pPr>
                  <w:widowControl w:val="0"/>
                  <w:pBdr>
                    <w:top w:val="nil"/>
                    <w:left w:val="nil"/>
                    <w:bottom w:val="nil"/>
                    <w:right w:val="nil"/>
                    <w:between w:val="nil"/>
                  </w:pBdr>
                  <w:spacing w:line="240" w:lineRule="auto"/>
                  <w:jc w:val="right"/>
                </w:pPr>
              </w:pPrChange>
            </w:pPr>
            <w:ins w:id="2806" w:author="Stage 2" w:date="2019-09-04T20:28:00Z">
              <w:r>
                <w:t>z</w:t>
              </w:r>
            </w:ins>
            <w:del w:id="2807" w:author="Stage 2" w:date="2019-09-04T20:28:00Z">
              <w:r>
                <w:rPr>
                  <w:rFonts w:eastAsia="Times New Roman" w:cs="Times New Roman"/>
                  <w:b/>
                  <w:highlight w:val="yellow"/>
                </w:rPr>
                <w:delText>t value</w:delText>
              </w:r>
            </w:del>
          </w:p>
        </w:tc>
        <w:tc>
          <w:tcPr>
            <w:tcW w:w="0" w:type="auto"/>
            <w:tcBorders>
              <w:bottom w:val="single" w:sz="0" w:space="0" w:color="auto"/>
            </w:tcBorders>
            <w:vAlign w:val="bottom"/>
            <w:tcPrChange w:id="2808" w:author="Stage 2" w:date="2019-09-04T20:28:00Z">
              <w:tcPr>
                <w:tcW w:w="1577" w:type="dxa"/>
                <w:shd w:val="clear" w:color="auto" w:fill="auto"/>
                <w:tcMar>
                  <w:top w:w="100" w:type="dxa"/>
                  <w:left w:w="100" w:type="dxa"/>
                  <w:bottom w:w="100" w:type="dxa"/>
                  <w:right w:w="100" w:type="dxa"/>
                </w:tcMar>
                <w:vAlign w:val="center"/>
              </w:tcPr>
            </w:tcPrChange>
          </w:tcPr>
          <w:p w14:paraId="7864CDBB" w14:textId="77777777" w:rsidR="00847E8C" w:rsidRDefault="003C1572">
            <w:pPr>
              <w:pStyle w:val="Compact"/>
              <w:rPr>
                <w:rPrChange w:id="2809" w:author="Stage 2" w:date="2019-09-04T20:28:00Z">
                  <w:rPr>
                    <w:rFonts w:ascii="Times New Roman" w:eastAsia="Times New Roman" w:hAnsi="Times New Roman" w:cs="Times New Roman"/>
                    <w:b/>
                    <w:sz w:val="24"/>
                    <w:szCs w:val="24"/>
                    <w:highlight w:val="yellow"/>
                  </w:rPr>
                </w:rPrChange>
              </w:rPr>
              <w:pPrChange w:id="2810" w:author="Stage 2" w:date="2019-09-04T20:28:00Z">
                <w:pPr>
                  <w:widowControl w:val="0"/>
                  <w:pBdr>
                    <w:top w:val="nil"/>
                    <w:left w:val="nil"/>
                    <w:bottom w:val="nil"/>
                    <w:right w:val="nil"/>
                    <w:between w:val="nil"/>
                  </w:pBdr>
                  <w:spacing w:line="240" w:lineRule="auto"/>
                  <w:jc w:val="right"/>
                </w:pPr>
              </w:pPrChange>
            </w:pPr>
            <w:r>
              <w:rPr>
                <w:rPrChange w:id="2811" w:author="Stage 2" w:date="2019-09-04T20:28:00Z">
                  <w:rPr>
                    <w:rFonts w:ascii="Times New Roman" w:eastAsia="Times New Roman" w:hAnsi="Times New Roman" w:cs="Times New Roman"/>
                    <w:b/>
                    <w:i/>
                    <w:sz w:val="24"/>
                    <w:szCs w:val="24"/>
                    <w:highlight w:val="yellow"/>
                  </w:rPr>
                </w:rPrChange>
              </w:rPr>
              <w:t>p</w:t>
            </w:r>
            <w:del w:id="2812" w:author="Stage 2" w:date="2019-09-04T20:28:00Z">
              <w:r>
                <w:rPr>
                  <w:rFonts w:eastAsia="Times New Roman" w:cs="Times New Roman"/>
                  <w:b/>
                  <w:i/>
                  <w:highlight w:val="yellow"/>
                </w:rPr>
                <w:delText xml:space="preserve"> </w:delText>
              </w:r>
              <w:r>
                <w:rPr>
                  <w:rFonts w:eastAsia="Times New Roman" w:cs="Times New Roman"/>
                  <w:b/>
                  <w:highlight w:val="yellow"/>
                </w:rPr>
                <w:delText>value</w:delText>
              </w:r>
            </w:del>
          </w:p>
        </w:tc>
      </w:tr>
      <w:tr w:rsidR="00847E8C" w14:paraId="22553E4D" w14:textId="77777777">
        <w:tc>
          <w:tcPr>
            <w:tcW w:w="0" w:type="auto"/>
            <w:tcPrChange w:id="2813" w:author="Stage 2" w:date="2019-09-04T20:28:00Z">
              <w:tcPr>
                <w:tcW w:w="3263" w:type="dxa"/>
                <w:shd w:val="clear" w:color="auto" w:fill="auto"/>
                <w:tcMar>
                  <w:top w:w="100" w:type="dxa"/>
                  <w:left w:w="100" w:type="dxa"/>
                  <w:bottom w:w="100" w:type="dxa"/>
                  <w:right w:w="100" w:type="dxa"/>
                </w:tcMar>
                <w:vAlign w:val="center"/>
              </w:tcPr>
            </w:tcPrChange>
          </w:tcPr>
          <w:p w14:paraId="7494DC75" w14:textId="77777777" w:rsidR="00847E8C" w:rsidRDefault="003C1572">
            <w:pPr>
              <w:pStyle w:val="Compact"/>
              <w:rPr>
                <w:rPrChange w:id="2814" w:author="Stage 2" w:date="2019-09-04T20:28:00Z">
                  <w:rPr>
                    <w:rFonts w:ascii="Times New Roman" w:eastAsia="Times New Roman" w:hAnsi="Times New Roman" w:cs="Times New Roman"/>
                    <w:sz w:val="24"/>
                    <w:szCs w:val="24"/>
                    <w:highlight w:val="yellow"/>
                  </w:rPr>
                </w:rPrChange>
              </w:rPr>
              <w:pPrChange w:id="2815" w:author="Stage 2" w:date="2019-09-04T20:28:00Z">
                <w:pPr>
                  <w:widowControl w:val="0"/>
                  <w:pBdr>
                    <w:top w:val="nil"/>
                    <w:left w:val="nil"/>
                    <w:bottom w:val="nil"/>
                    <w:right w:val="nil"/>
                    <w:between w:val="nil"/>
                  </w:pBdr>
                  <w:spacing w:line="240" w:lineRule="auto"/>
                </w:pPr>
              </w:pPrChange>
            </w:pPr>
            <w:del w:id="2816" w:author="Stage 2" w:date="2019-09-04T20:28:00Z">
              <w:r>
                <w:rPr>
                  <w:rFonts w:eastAsia="Times New Roman" w:cs="Times New Roman"/>
                  <w:highlight w:val="yellow"/>
                </w:rPr>
                <w:delText>(</w:delText>
              </w:r>
            </w:del>
            <w:r>
              <w:rPr>
                <w:rPrChange w:id="2817" w:author="Stage 2" w:date="2019-09-04T20:28:00Z">
                  <w:rPr>
                    <w:rFonts w:ascii="Times New Roman" w:eastAsia="Times New Roman" w:hAnsi="Times New Roman" w:cs="Times New Roman"/>
                    <w:sz w:val="24"/>
                    <w:szCs w:val="24"/>
                    <w:highlight w:val="yellow"/>
                  </w:rPr>
                </w:rPrChange>
              </w:rPr>
              <w:t>Intercept</w:t>
            </w:r>
            <w:del w:id="2818" w:author="Stage 2" w:date="2019-09-04T20:28:00Z">
              <w:r>
                <w:rPr>
                  <w:rFonts w:eastAsia="Times New Roman" w:cs="Times New Roman"/>
                  <w:highlight w:val="yellow"/>
                </w:rPr>
                <w:delText>)</w:delText>
              </w:r>
            </w:del>
          </w:p>
        </w:tc>
        <w:tc>
          <w:tcPr>
            <w:tcW w:w="0" w:type="auto"/>
            <w:tcPrChange w:id="2819" w:author="Stage 2" w:date="2019-09-04T20:28:00Z">
              <w:tcPr>
                <w:tcW w:w="1564" w:type="dxa"/>
                <w:shd w:val="clear" w:color="auto" w:fill="auto"/>
                <w:tcMar>
                  <w:top w:w="100" w:type="dxa"/>
                  <w:left w:w="100" w:type="dxa"/>
                  <w:bottom w:w="100" w:type="dxa"/>
                  <w:right w:w="100" w:type="dxa"/>
                </w:tcMar>
                <w:vAlign w:val="center"/>
              </w:tcPr>
            </w:tcPrChange>
          </w:tcPr>
          <w:p w14:paraId="0DDA6BA5" w14:textId="423B50C0" w:rsidR="00847E8C" w:rsidRDefault="003C1572">
            <w:pPr>
              <w:pStyle w:val="Compact"/>
              <w:rPr>
                <w:rPrChange w:id="2820" w:author="Stage 2" w:date="2019-09-04T20:28:00Z">
                  <w:rPr>
                    <w:rFonts w:ascii="Times New Roman" w:eastAsia="Times New Roman" w:hAnsi="Times New Roman" w:cs="Times New Roman"/>
                    <w:sz w:val="24"/>
                    <w:szCs w:val="24"/>
                    <w:highlight w:val="yellow"/>
                  </w:rPr>
                </w:rPrChange>
              </w:rPr>
              <w:pPrChange w:id="2821" w:author="Stage 2" w:date="2019-09-04T20:28:00Z">
                <w:pPr>
                  <w:widowControl w:val="0"/>
                  <w:pBdr>
                    <w:top w:val="nil"/>
                    <w:left w:val="nil"/>
                    <w:bottom w:val="nil"/>
                    <w:right w:val="nil"/>
                    <w:between w:val="nil"/>
                  </w:pBdr>
                  <w:spacing w:line="240" w:lineRule="auto"/>
                  <w:jc w:val="right"/>
                </w:pPr>
              </w:pPrChange>
            </w:pPr>
            <w:r>
              <w:rPr>
                <w:rPrChange w:id="2822" w:author="Stage 2" w:date="2019-09-04T20:28:00Z">
                  <w:rPr>
                    <w:rFonts w:ascii="Times New Roman" w:eastAsia="Times New Roman" w:hAnsi="Times New Roman" w:cs="Times New Roman"/>
                    <w:sz w:val="24"/>
                    <w:szCs w:val="24"/>
                    <w:highlight w:val="yellow"/>
                  </w:rPr>
                </w:rPrChange>
              </w:rPr>
              <w:t>-1.</w:t>
            </w:r>
            <w:ins w:id="2823" w:author="Stage 2" w:date="2019-09-04T20:28:00Z">
              <w:r>
                <w:t>090</w:t>
              </w:r>
            </w:ins>
            <w:del w:id="2824" w:author="Stage 2" w:date="2019-09-04T20:28:00Z">
              <w:r>
                <w:rPr>
                  <w:rFonts w:eastAsia="Times New Roman" w:cs="Times New Roman"/>
                  <w:highlight w:val="yellow"/>
                </w:rPr>
                <w:delText>43</w:delText>
              </w:r>
            </w:del>
          </w:p>
        </w:tc>
        <w:tc>
          <w:tcPr>
            <w:tcW w:w="0" w:type="auto"/>
            <w:tcPrChange w:id="2825" w:author="Stage 2" w:date="2019-09-04T20:28:00Z">
              <w:tcPr>
                <w:tcW w:w="1375" w:type="dxa"/>
                <w:shd w:val="clear" w:color="auto" w:fill="auto"/>
                <w:tcMar>
                  <w:top w:w="100" w:type="dxa"/>
                  <w:left w:w="100" w:type="dxa"/>
                  <w:bottom w:w="100" w:type="dxa"/>
                  <w:right w:w="100" w:type="dxa"/>
                </w:tcMar>
                <w:vAlign w:val="center"/>
              </w:tcPr>
            </w:tcPrChange>
          </w:tcPr>
          <w:p w14:paraId="0F60453A" w14:textId="7895A758" w:rsidR="00847E8C" w:rsidRDefault="003C1572">
            <w:pPr>
              <w:pStyle w:val="Compact"/>
              <w:rPr>
                <w:rPrChange w:id="2826" w:author="Stage 2" w:date="2019-09-04T20:28:00Z">
                  <w:rPr>
                    <w:rFonts w:ascii="Times New Roman" w:eastAsia="Times New Roman" w:hAnsi="Times New Roman" w:cs="Times New Roman"/>
                    <w:sz w:val="24"/>
                    <w:szCs w:val="24"/>
                    <w:highlight w:val="yellow"/>
                  </w:rPr>
                </w:rPrChange>
              </w:rPr>
              <w:pPrChange w:id="2827" w:author="Stage 2" w:date="2019-09-04T20:28:00Z">
                <w:pPr>
                  <w:widowControl w:val="0"/>
                  <w:pBdr>
                    <w:top w:val="nil"/>
                    <w:left w:val="nil"/>
                    <w:bottom w:val="nil"/>
                    <w:right w:val="nil"/>
                    <w:between w:val="nil"/>
                  </w:pBdr>
                  <w:spacing w:line="240" w:lineRule="auto"/>
                  <w:jc w:val="right"/>
                </w:pPr>
              </w:pPrChange>
            </w:pPr>
            <w:r>
              <w:rPr>
                <w:rPrChange w:id="2828" w:author="Stage 2" w:date="2019-09-04T20:28:00Z">
                  <w:rPr>
                    <w:rFonts w:ascii="Times New Roman" w:eastAsia="Times New Roman" w:hAnsi="Times New Roman" w:cs="Times New Roman"/>
                    <w:sz w:val="24"/>
                    <w:szCs w:val="24"/>
                    <w:highlight w:val="yellow"/>
                  </w:rPr>
                </w:rPrChange>
              </w:rPr>
              <w:t>0.</w:t>
            </w:r>
            <w:ins w:id="2829" w:author="Stage 2" w:date="2019-09-04T20:28:00Z">
              <w:r>
                <w:t>152</w:t>
              </w:r>
            </w:ins>
            <w:del w:id="2830" w:author="Stage 2" w:date="2019-09-04T20:28:00Z">
              <w:r>
                <w:rPr>
                  <w:rFonts w:eastAsia="Times New Roman" w:cs="Times New Roman"/>
                  <w:highlight w:val="yellow"/>
                </w:rPr>
                <w:delText>13</w:delText>
              </w:r>
            </w:del>
          </w:p>
        </w:tc>
        <w:tc>
          <w:tcPr>
            <w:tcW w:w="0" w:type="auto"/>
            <w:tcPrChange w:id="2831" w:author="Stage 2" w:date="2019-09-04T20:28:00Z">
              <w:tcPr>
                <w:tcW w:w="1577" w:type="dxa"/>
                <w:shd w:val="clear" w:color="auto" w:fill="auto"/>
                <w:tcMar>
                  <w:top w:w="100" w:type="dxa"/>
                  <w:left w:w="100" w:type="dxa"/>
                  <w:bottom w:w="100" w:type="dxa"/>
                  <w:right w:w="100" w:type="dxa"/>
                </w:tcMar>
                <w:vAlign w:val="center"/>
              </w:tcPr>
            </w:tcPrChange>
          </w:tcPr>
          <w:p w14:paraId="7B4C82F4" w14:textId="2041D3C1" w:rsidR="00847E8C" w:rsidRDefault="003C1572">
            <w:pPr>
              <w:pStyle w:val="Compact"/>
              <w:rPr>
                <w:rPrChange w:id="2832" w:author="Stage 2" w:date="2019-09-04T20:28:00Z">
                  <w:rPr>
                    <w:rFonts w:ascii="Times New Roman" w:eastAsia="Times New Roman" w:hAnsi="Times New Roman" w:cs="Times New Roman"/>
                    <w:sz w:val="24"/>
                    <w:szCs w:val="24"/>
                    <w:highlight w:val="yellow"/>
                  </w:rPr>
                </w:rPrChange>
              </w:rPr>
              <w:pPrChange w:id="2833" w:author="Stage 2" w:date="2019-09-04T20:28:00Z">
                <w:pPr>
                  <w:widowControl w:val="0"/>
                  <w:pBdr>
                    <w:top w:val="nil"/>
                    <w:left w:val="nil"/>
                    <w:bottom w:val="nil"/>
                    <w:right w:val="nil"/>
                    <w:between w:val="nil"/>
                  </w:pBdr>
                  <w:spacing w:line="240" w:lineRule="auto"/>
                  <w:jc w:val="right"/>
                </w:pPr>
              </w:pPrChange>
            </w:pPr>
            <w:r>
              <w:rPr>
                <w:rPrChange w:id="2834" w:author="Stage 2" w:date="2019-09-04T20:28:00Z">
                  <w:rPr>
                    <w:rFonts w:ascii="Times New Roman" w:eastAsia="Times New Roman" w:hAnsi="Times New Roman" w:cs="Times New Roman"/>
                    <w:sz w:val="24"/>
                    <w:szCs w:val="24"/>
                    <w:highlight w:val="yellow"/>
                  </w:rPr>
                </w:rPrChange>
              </w:rPr>
              <w:t>-</w:t>
            </w:r>
            <w:ins w:id="2835" w:author="Stage 2" w:date="2019-09-04T20:28:00Z">
              <w:r>
                <w:t>7.140</w:t>
              </w:r>
            </w:ins>
            <w:del w:id="2836" w:author="Stage 2" w:date="2019-09-04T20:28:00Z">
              <w:r>
                <w:rPr>
                  <w:rFonts w:eastAsia="Times New Roman" w:cs="Times New Roman"/>
                  <w:highlight w:val="yellow"/>
                </w:rPr>
                <w:delText>11.39</w:delText>
              </w:r>
            </w:del>
          </w:p>
        </w:tc>
        <w:tc>
          <w:tcPr>
            <w:tcW w:w="0" w:type="auto"/>
            <w:tcPrChange w:id="2837" w:author="Stage 2" w:date="2019-09-04T20:28:00Z">
              <w:tcPr>
                <w:tcW w:w="1577" w:type="dxa"/>
                <w:shd w:val="clear" w:color="auto" w:fill="auto"/>
                <w:tcMar>
                  <w:top w:w="100" w:type="dxa"/>
                  <w:left w:w="100" w:type="dxa"/>
                  <w:bottom w:w="100" w:type="dxa"/>
                  <w:right w:w="100" w:type="dxa"/>
                </w:tcMar>
                <w:vAlign w:val="center"/>
              </w:tcPr>
            </w:tcPrChange>
          </w:tcPr>
          <w:p w14:paraId="4148D662" w14:textId="18656576" w:rsidR="00847E8C" w:rsidRDefault="003C1572">
            <w:pPr>
              <w:pStyle w:val="Compact"/>
              <w:rPr>
                <w:rPrChange w:id="2838" w:author="Stage 2" w:date="2019-09-04T20:28:00Z">
                  <w:rPr>
                    <w:rFonts w:ascii="Times New Roman" w:eastAsia="Times New Roman" w:hAnsi="Times New Roman" w:cs="Times New Roman"/>
                    <w:sz w:val="24"/>
                    <w:szCs w:val="24"/>
                    <w:highlight w:val="yellow"/>
                  </w:rPr>
                </w:rPrChange>
              </w:rPr>
              <w:pPrChange w:id="2839" w:author="Stage 2" w:date="2019-09-04T20:28:00Z">
                <w:pPr>
                  <w:widowControl w:val="0"/>
                  <w:pBdr>
                    <w:top w:val="nil"/>
                    <w:left w:val="nil"/>
                    <w:bottom w:val="nil"/>
                    <w:right w:val="nil"/>
                    <w:between w:val="nil"/>
                  </w:pBdr>
                  <w:spacing w:line="240" w:lineRule="auto"/>
                  <w:jc w:val="right"/>
                </w:pPr>
              </w:pPrChange>
            </w:pPr>
            <w:del w:id="2840" w:author="Stage 2" w:date="2019-09-04T20:28:00Z">
              <w:r>
                <w:rPr>
                  <w:rFonts w:eastAsia="Times New Roman" w:cs="Times New Roman"/>
                  <w:highlight w:val="yellow"/>
                </w:rPr>
                <w:delText xml:space="preserve">&lt; </w:delText>
              </w:r>
            </w:del>
            <w:r>
              <w:rPr>
                <w:rPrChange w:id="2841" w:author="Stage 2" w:date="2019-09-04T20:28:00Z">
                  <w:rPr>
                    <w:rFonts w:ascii="Times New Roman" w:eastAsia="Times New Roman" w:hAnsi="Times New Roman" w:cs="Times New Roman"/>
                    <w:sz w:val="24"/>
                    <w:szCs w:val="24"/>
                    <w:highlight w:val="yellow"/>
                  </w:rPr>
                </w:rPrChange>
              </w:rPr>
              <w:t>0.</w:t>
            </w:r>
            <w:ins w:id="2842" w:author="Stage 2" w:date="2019-09-04T20:28:00Z">
              <w:r>
                <w:t>000</w:t>
              </w:r>
            </w:ins>
            <w:del w:id="2843" w:author="Stage 2" w:date="2019-09-04T20:28:00Z">
              <w:r>
                <w:rPr>
                  <w:rFonts w:eastAsia="Times New Roman" w:cs="Times New Roman"/>
                  <w:highlight w:val="yellow"/>
                </w:rPr>
                <w:delText>001</w:delText>
              </w:r>
            </w:del>
          </w:p>
        </w:tc>
      </w:tr>
      <w:tr w:rsidR="00847E8C" w14:paraId="52043F70" w14:textId="77777777">
        <w:tc>
          <w:tcPr>
            <w:tcW w:w="0" w:type="auto"/>
            <w:tcPrChange w:id="2844" w:author="Stage 2" w:date="2019-09-04T20:28:00Z">
              <w:tcPr>
                <w:tcW w:w="3263" w:type="dxa"/>
                <w:shd w:val="clear" w:color="auto" w:fill="auto"/>
                <w:tcMar>
                  <w:top w:w="100" w:type="dxa"/>
                  <w:left w:w="100" w:type="dxa"/>
                  <w:bottom w:w="100" w:type="dxa"/>
                  <w:right w:w="100" w:type="dxa"/>
                </w:tcMar>
                <w:vAlign w:val="center"/>
              </w:tcPr>
            </w:tcPrChange>
          </w:tcPr>
          <w:p w14:paraId="3B43DB80" w14:textId="04F22B40" w:rsidR="00847E8C" w:rsidRDefault="003C1572">
            <w:pPr>
              <w:pStyle w:val="Compact"/>
              <w:rPr>
                <w:rPrChange w:id="2845" w:author="Stage 2" w:date="2019-09-04T20:28:00Z">
                  <w:rPr>
                    <w:rFonts w:ascii="Times New Roman" w:eastAsia="Times New Roman" w:hAnsi="Times New Roman" w:cs="Times New Roman"/>
                    <w:sz w:val="24"/>
                    <w:szCs w:val="24"/>
                    <w:highlight w:val="yellow"/>
                  </w:rPr>
                </w:rPrChange>
              </w:rPr>
              <w:pPrChange w:id="2846" w:author="Stage 2" w:date="2019-09-04T20:28:00Z">
                <w:pPr>
                  <w:widowControl w:val="0"/>
                  <w:pBdr>
                    <w:top w:val="nil"/>
                    <w:left w:val="nil"/>
                    <w:bottom w:val="nil"/>
                    <w:right w:val="nil"/>
                    <w:between w:val="nil"/>
                  </w:pBdr>
                  <w:spacing w:line="240" w:lineRule="auto"/>
                </w:pPr>
              </w:pPrChange>
            </w:pPr>
            <w:ins w:id="2847" w:author="Stage 2" w:date="2019-09-04T20:28:00Z">
              <w:r>
                <w:t>Eye-tracking</w:t>
              </w:r>
            </w:ins>
            <w:del w:id="2848" w:author="Stage 2" w:date="2019-09-04T20:28:00Z">
              <w:r>
                <w:rPr>
                  <w:rFonts w:eastAsia="Times New Roman" w:cs="Times New Roman"/>
                  <w:highlight w:val="yellow"/>
                </w:rPr>
                <w:delText>HPP</w:delText>
              </w:r>
            </w:del>
          </w:p>
        </w:tc>
        <w:tc>
          <w:tcPr>
            <w:tcW w:w="0" w:type="auto"/>
            <w:tcPrChange w:id="2849" w:author="Stage 2" w:date="2019-09-04T20:28:00Z">
              <w:tcPr>
                <w:tcW w:w="1564" w:type="dxa"/>
                <w:shd w:val="clear" w:color="auto" w:fill="auto"/>
                <w:tcMar>
                  <w:top w:w="100" w:type="dxa"/>
                  <w:left w:w="100" w:type="dxa"/>
                  <w:bottom w:w="100" w:type="dxa"/>
                  <w:right w:w="100" w:type="dxa"/>
                </w:tcMar>
                <w:vAlign w:val="center"/>
              </w:tcPr>
            </w:tcPrChange>
          </w:tcPr>
          <w:p w14:paraId="35489AF0" w14:textId="5971DF62" w:rsidR="00847E8C" w:rsidRDefault="003C1572">
            <w:pPr>
              <w:pStyle w:val="Compact"/>
              <w:rPr>
                <w:rPrChange w:id="2850" w:author="Stage 2" w:date="2019-09-04T20:28:00Z">
                  <w:rPr>
                    <w:rFonts w:ascii="Times New Roman" w:eastAsia="Times New Roman" w:hAnsi="Times New Roman" w:cs="Times New Roman"/>
                    <w:sz w:val="24"/>
                    <w:szCs w:val="24"/>
                    <w:highlight w:val="yellow"/>
                  </w:rPr>
                </w:rPrChange>
              </w:rPr>
              <w:pPrChange w:id="2851" w:author="Stage 2" w:date="2019-09-04T20:28:00Z">
                <w:pPr>
                  <w:widowControl w:val="0"/>
                  <w:pBdr>
                    <w:top w:val="nil"/>
                    <w:left w:val="nil"/>
                    <w:bottom w:val="nil"/>
                    <w:right w:val="nil"/>
                    <w:between w:val="nil"/>
                  </w:pBdr>
                  <w:spacing w:line="240" w:lineRule="auto"/>
                  <w:jc w:val="right"/>
                </w:pPr>
              </w:pPrChange>
            </w:pPr>
            <w:r>
              <w:rPr>
                <w:rPrChange w:id="2852" w:author="Stage 2" w:date="2019-09-04T20:28:00Z">
                  <w:rPr>
                    <w:rFonts w:ascii="Times New Roman" w:eastAsia="Times New Roman" w:hAnsi="Times New Roman" w:cs="Times New Roman"/>
                    <w:sz w:val="24"/>
                    <w:szCs w:val="24"/>
                    <w:highlight w:val="yellow"/>
                  </w:rPr>
                </w:rPrChange>
              </w:rPr>
              <w:t>0.</w:t>
            </w:r>
            <w:ins w:id="2853" w:author="Stage 2" w:date="2019-09-04T20:28:00Z">
              <w:r>
                <w:t>167</w:t>
              </w:r>
            </w:ins>
            <w:del w:id="2854" w:author="Stage 2" w:date="2019-09-04T20:28:00Z">
              <w:r>
                <w:rPr>
                  <w:rFonts w:eastAsia="Times New Roman" w:cs="Times New Roman"/>
                  <w:highlight w:val="yellow"/>
                </w:rPr>
                <w:delText>18</w:delText>
              </w:r>
            </w:del>
          </w:p>
        </w:tc>
        <w:tc>
          <w:tcPr>
            <w:tcW w:w="0" w:type="auto"/>
            <w:tcPrChange w:id="2855" w:author="Stage 2" w:date="2019-09-04T20:28:00Z">
              <w:tcPr>
                <w:tcW w:w="1375" w:type="dxa"/>
                <w:shd w:val="clear" w:color="auto" w:fill="auto"/>
                <w:tcMar>
                  <w:top w:w="100" w:type="dxa"/>
                  <w:left w:w="100" w:type="dxa"/>
                  <w:bottom w:w="100" w:type="dxa"/>
                  <w:right w:w="100" w:type="dxa"/>
                </w:tcMar>
                <w:vAlign w:val="center"/>
              </w:tcPr>
            </w:tcPrChange>
          </w:tcPr>
          <w:p w14:paraId="3D6CB012" w14:textId="0093A818" w:rsidR="00847E8C" w:rsidRDefault="003C1572">
            <w:pPr>
              <w:pStyle w:val="Compact"/>
              <w:rPr>
                <w:rPrChange w:id="2856" w:author="Stage 2" w:date="2019-09-04T20:28:00Z">
                  <w:rPr>
                    <w:rFonts w:ascii="Times New Roman" w:eastAsia="Times New Roman" w:hAnsi="Times New Roman" w:cs="Times New Roman"/>
                    <w:sz w:val="24"/>
                    <w:szCs w:val="24"/>
                    <w:highlight w:val="yellow"/>
                  </w:rPr>
                </w:rPrChange>
              </w:rPr>
              <w:pPrChange w:id="2857" w:author="Stage 2" w:date="2019-09-04T20:28:00Z">
                <w:pPr>
                  <w:widowControl w:val="0"/>
                  <w:pBdr>
                    <w:top w:val="nil"/>
                    <w:left w:val="nil"/>
                    <w:bottom w:val="nil"/>
                    <w:right w:val="nil"/>
                    <w:between w:val="nil"/>
                  </w:pBdr>
                  <w:spacing w:line="240" w:lineRule="auto"/>
                  <w:jc w:val="right"/>
                </w:pPr>
              </w:pPrChange>
            </w:pPr>
            <w:r>
              <w:rPr>
                <w:rPrChange w:id="2858" w:author="Stage 2" w:date="2019-09-04T20:28:00Z">
                  <w:rPr>
                    <w:rFonts w:ascii="Times New Roman" w:eastAsia="Times New Roman" w:hAnsi="Times New Roman" w:cs="Times New Roman"/>
                    <w:sz w:val="24"/>
                    <w:szCs w:val="24"/>
                    <w:highlight w:val="yellow"/>
                  </w:rPr>
                </w:rPrChange>
              </w:rPr>
              <w:t>0.</w:t>
            </w:r>
            <w:ins w:id="2859" w:author="Stage 2" w:date="2019-09-04T20:28:00Z">
              <w:r>
                <w:t>130</w:t>
              </w:r>
            </w:ins>
            <w:del w:id="2860" w:author="Stage 2" w:date="2019-09-04T20:28:00Z">
              <w:r>
                <w:rPr>
                  <w:rFonts w:eastAsia="Times New Roman" w:cs="Times New Roman"/>
                  <w:highlight w:val="yellow"/>
                </w:rPr>
                <w:delText>31</w:delText>
              </w:r>
            </w:del>
          </w:p>
        </w:tc>
        <w:tc>
          <w:tcPr>
            <w:tcW w:w="0" w:type="auto"/>
            <w:tcPrChange w:id="2861" w:author="Stage 2" w:date="2019-09-04T20:28:00Z">
              <w:tcPr>
                <w:tcW w:w="1577" w:type="dxa"/>
                <w:shd w:val="clear" w:color="auto" w:fill="auto"/>
                <w:tcMar>
                  <w:top w:w="100" w:type="dxa"/>
                  <w:left w:w="100" w:type="dxa"/>
                  <w:bottom w:w="100" w:type="dxa"/>
                  <w:right w:w="100" w:type="dxa"/>
                </w:tcMar>
                <w:vAlign w:val="center"/>
              </w:tcPr>
            </w:tcPrChange>
          </w:tcPr>
          <w:p w14:paraId="0DAB75F0" w14:textId="3BA44D01" w:rsidR="00847E8C" w:rsidRDefault="003C1572">
            <w:pPr>
              <w:pStyle w:val="Compact"/>
              <w:rPr>
                <w:rPrChange w:id="2862" w:author="Stage 2" w:date="2019-09-04T20:28:00Z">
                  <w:rPr>
                    <w:rFonts w:ascii="Times New Roman" w:eastAsia="Times New Roman" w:hAnsi="Times New Roman" w:cs="Times New Roman"/>
                    <w:sz w:val="24"/>
                    <w:szCs w:val="24"/>
                    <w:highlight w:val="yellow"/>
                  </w:rPr>
                </w:rPrChange>
              </w:rPr>
              <w:pPrChange w:id="2863" w:author="Stage 2" w:date="2019-09-04T20:28:00Z">
                <w:pPr>
                  <w:widowControl w:val="0"/>
                  <w:pBdr>
                    <w:top w:val="nil"/>
                    <w:left w:val="nil"/>
                    <w:bottom w:val="nil"/>
                    <w:right w:val="nil"/>
                    <w:between w:val="nil"/>
                  </w:pBdr>
                  <w:spacing w:line="240" w:lineRule="auto"/>
                  <w:jc w:val="right"/>
                </w:pPr>
              </w:pPrChange>
            </w:pPr>
            <w:moveFromRangeStart w:id="2864" w:author="Stage 2" w:date="2019-09-04T20:28:00Z" w:name="move18521351"/>
            <w:moveFrom w:id="2865" w:author="Stage 2" w:date="2019-09-04T20:28:00Z">
              <w:r>
                <w:rPr>
                  <w:rPrChange w:id="2866" w:author="Stage 2" w:date="2019-09-04T20:28:00Z">
                    <w:rPr>
                      <w:rFonts w:ascii="Times New Roman" w:eastAsia="Times New Roman" w:hAnsi="Times New Roman" w:cs="Times New Roman"/>
                      <w:sz w:val="24"/>
                      <w:szCs w:val="24"/>
                      <w:highlight w:val="yellow"/>
                    </w:rPr>
                  </w:rPrChange>
                </w:rPr>
                <w:t>0.59</w:t>
              </w:r>
            </w:moveFrom>
            <w:moveFromRangeEnd w:id="2864"/>
            <w:ins w:id="2867" w:author="Stage 2" w:date="2019-09-04T20:28:00Z">
              <w:r>
                <w:t>1.290</w:t>
              </w:r>
            </w:ins>
          </w:p>
        </w:tc>
        <w:tc>
          <w:tcPr>
            <w:tcW w:w="0" w:type="auto"/>
            <w:tcPrChange w:id="2868" w:author="Stage 2" w:date="2019-09-04T20:28:00Z">
              <w:tcPr>
                <w:tcW w:w="1577" w:type="dxa"/>
                <w:shd w:val="clear" w:color="auto" w:fill="auto"/>
                <w:tcMar>
                  <w:top w:w="100" w:type="dxa"/>
                  <w:left w:w="100" w:type="dxa"/>
                  <w:bottom w:w="100" w:type="dxa"/>
                  <w:right w:w="100" w:type="dxa"/>
                </w:tcMar>
                <w:vAlign w:val="center"/>
              </w:tcPr>
            </w:tcPrChange>
          </w:tcPr>
          <w:p w14:paraId="05D83209" w14:textId="292AE041" w:rsidR="00847E8C" w:rsidRDefault="003C1572">
            <w:pPr>
              <w:pStyle w:val="Compact"/>
              <w:rPr>
                <w:rPrChange w:id="2869" w:author="Stage 2" w:date="2019-09-04T20:28:00Z">
                  <w:rPr>
                    <w:rFonts w:ascii="Times New Roman" w:eastAsia="Times New Roman" w:hAnsi="Times New Roman" w:cs="Times New Roman"/>
                    <w:sz w:val="24"/>
                    <w:szCs w:val="24"/>
                    <w:highlight w:val="yellow"/>
                  </w:rPr>
                </w:rPrChange>
              </w:rPr>
              <w:pPrChange w:id="2870" w:author="Stage 2" w:date="2019-09-04T20:28:00Z">
                <w:pPr>
                  <w:widowControl w:val="0"/>
                  <w:pBdr>
                    <w:top w:val="nil"/>
                    <w:left w:val="nil"/>
                    <w:bottom w:val="nil"/>
                    <w:right w:val="nil"/>
                    <w:between w:val="nil"/>
                  </w:pBdr>
                  <w:spacing w:line="240" w:lineRule="auto"/>
                  <w:jc w:val="right"/>
                </w:pPr>
              </w:pPrChange>
            </w:pPr>
            <w:r>
              <w:rPr>
                <w:rPrChange w:id="2871" w:author="Stage 2" w:date="2019-09-04T20:28:00Z">
                  <w:rPr>
                    <w:rFonts w:ascii="Times New Roman" w:eastAsia="Times New Roman" w:hAnsi="Times New Roman" w:cs="Times New Roman"/>
                    <w:sz w:val="24"/>
                    <w:szCs w:val="24"/>
                    <w:highlight w:val="yellow"/>
                  </w:rPr>
                </w:rPrChange>
              </w:rPr>
              <w:t>0.</w:t>
            </w:r>
            <w:ins w:id="2872" w:author="Stage 2" w:date="2019-09-04T20:28:00Z">
              <w:r>
                <w:t>198</w:t>
              </w:r>
            </w:ins>
            <w:del w:id="2873" w:author="Stage 2" w:date="2019-09-04T20:28:00Z">
              <w:r>
                <w:rPr>
                  <w:rFonts w:eastAsia="Times New Roman" w:cs="Times New Roman"/>
                  <w:highlight w:val="yellow"/>
                </w:rPr>
                <w:delText>557</w:delText>
              </w:r>
            </w:del>
          </w:p>
        </w:tc>
      </w:tr>
      <w:tr w:rsidR="00847E8C" w14:paraId="0559A2D2" w14:textId="77777777">
        <w:tc>
          <w:tcPr>
            <w:tcW w:w="0" w:type="auto"/>
            <w:tcPrChange w:id="2874" w:author="Stage 2" w:date="2019-09-04T20:28:00Z">
              <w:tcPr>
                <w:tcW w:w="3263" w:type="dxa"/>
                <w:shd w:val="clear" w:color="auto" w:fill="auto"/>
                <w:tcMar>
                  <w:top w:w="100" w:type="dxa"/>
                  <w:left w:w="100" w:type="dxa"/>
                  <w:bottom w:w="100" w:type="dxa"/>
                  <w:right w:w="100" w:type="dxa"/>
                </w:tcMar>
                <w:vAlign w:val="center"/>
              </w:tcPr>
            </w:tcPrChange>
          </w:tcPr>
          <w:p w14:paraId="0802800F" w14:textId="6CE9E817" w:rsidR="00847E8C" w:rsidRDefault="003C1572">
            <w:pPr>
              <w:pStyle w:val="Compact"/>
              <w:rPr>
                <w:rPrChange w:id="2875" w:author="Stage 2" w:date="2019-09-04T20:28:00Z">
                  <w:rPr>
                    <w:rFonts w:ascii="Times New Roman" w:eastAsia="Times New Roman" w:hAnsi="Times New Roman" w:cs="Times New Roman"/>
                    <w:sz w:val="24"/>
                    <w:szCs w:val="24"/>
                    <w:highlight w:val="yellow"/>
                  </w:rPr>
                </w:rPrChange>
              </w:rPr>
              <w:pPrChange w:id="2876" w:author="Stage 2" w:date="2019-09-04T20:28:00Z">
                <w:pPr>
                  <w:widowControl w:val="0"/>
                  <w:pBdr>
                    <w:top w:val="nil"/>
                    <w:left w:val="nil"/>
                    <w:bottom w:val="nil"/>
                    <w:right w:val="nil"/>
                    <w:between w:val="nil"/>
                  </w:pBdr>
                  <w:spacing w:line="240" w:lineRule="auto"/>
                </w:pPr>
              </w:pPrChange>
            </w:pPr>
            <w:del w:id="2877" w:author="Stage 2" w:date="2019-09-04T20:28:00Z">
              <w:r>
                <w:rPr>
                  <w:rPrChange w:id="2878" w:author="Stage 2" w:date="2019-09-04T20:28:00Z">
                    <w:rPr>
                      <w:rFonts w:ascii="Times New Roman" w:eastAsia="Times New Roman" w:hAnsi="Times New Roman" w:cs="Times New Roman"/>
                      <w:sz w:val="24"/>
                      <w:szCs w:val="24"/>
                      <w:highlight w:val="yellow"/>
                    </w:rPr>
                  </w:rPrChange>
                </w:rPr>
                <w:delText>eye-tracking</w:delText>
              </w:r>
            </w:del>
            <w:ins w:id="2879" w:author="Stage 2" w:date="2019-09-04T20:28:00Z">
              <w:r>
                <w:t>HPP</w:t>
              </w:r>
            </w:ins>
          </w:p>
        </w:tc>
        <w:tc>
          <w:tcPr>
            <w:tcW w:w="0" w:type="auto"/>
            <w:tcPrChange w:id="2880" w:author="Stage 2" w:date="2019-09-04T20:28:00Z">
              <w:tcPr>
                <w:tcW w:w="1564" w:type="dxa"/>
                <w:shd w:val="clear" w:color="auto" w:fill="auto"/>
                <w:tcMar>
                  <w:top w:w="100" w:type="dxa"/>
                  <w:left w:w="100" w:type="dxa"/>
                  <w:bottom w:w="100" w:type="dxa"/>
                  <w:right w:w="100" w:type="dxa"/>
                </w:tcMar>
                <w:vAlign w:val="center"/>
              </w:tcPr>
            </w:tcPrChange>
          </w:tcPr>
          <w:p w14:paraId="62F78727" w14:textId="6479A953" w:rsidR="00847E8C" w:rsidRDefault="003C1572">
            <w:pPr>
              <w:pStyle w:val="Compact"/>
              <w:rPr>
                <w:rPrChange w:id="2881" w:author="Stage 2" w:date="2019-09-04T20:28:00Z">
                  <w:rPr>
                    <w:rFonts w:ascii="Times New Roman" w:eastAsia="Times New Roman" w:hAnsi="Times New Roman" w:cs="Times New Roman"/>
                    <w:sz w:val="24"/>
                    <w:szCs w:val="24"/>
                    <w:highlight w:val="yellow"/>
                  </w:rPr>
                </w:rPrChange>
              </w:rPr>
              <w:pPrChange w:id="2882" w:author="Stage 2" w:date="2019-09-04T20:28:00Z">
                <w:pPr>
                  <w:widowControl w:val="0"/>
                  <w:pBdr>
                    <w:top w:val="nil"/>
                    <w:left w:val="nil"/>
                    <w:bottom w:val="nil"/>
                    <w:right w:val="nil"/>
                    <w:between w:val="nil"/>
                  </w:pBdr>
                  <w:spacing w:line="240" w:lineRule="auto"/>
                  <w:jc w:val="right"/>
                </w:pPr>
              </w:pPrChange>
            </w:pPr>
            <w:ins w:id="2883" w:author="Stage 2" w:date="2019-09-04T20:28:00Z">
              <w:r>
                <w:t>-0.178</w:t>
              </w:r>
            </w:ins>
            <w:del w:id="2884" w:author="Stage 2" w:date="2019-09-04T20:28:00Z">
              <w:r>
                <w:rPr>
                  <w:rFonts w:eastAsia="Times New Roman" w:cs="Times New Roman"/>
                  <w:highlight w:val="yellow"/>
                </w:rPr>
                <w:delText>4.60</w:delText>
              </w:r>
            </w:del>
          </w:p>
        </w:tc>
        <w:tc>
          <w:tcPr>
            <w:tcW w:w="0" w:type="auto"/>
            <w:tcPrChange w:id="2885" w:author="Stage 2" w:date="2019-09-04T20:28:00Z">
              <w:tcPr>
                <w:tcW w:w="1375" w:type="dxa"/>
                <w:shd w:val="clear" w:color="auto" w:fill="auto"/>
                <w:tcMar>
                  <w:top w:w="100" w:type="dxa"/>
                  <w:left w:w="100" w:type="dxa"/>
                  <w:bottom w:w="100" w:type="dxa"/>
                  <w:right w:w="100" w:type="dxa"/>
                </w:tcMar>
                <w:vAlign w:val="center"/>
              </w:tcPr>
            </w:tcPrChange>
          </w:tcPr>
          <w:p w14:paraId="4D08DCDA" w14:textId="2A61AF71" w:rsidR="00847E8C" w:rsidRDefault="003C1572">
            <w:pPr>
              <w:pStyle w:val="Compact"/>
              <w:rPr>
                <w:rPrChange w:id="2886" w:author="Stage 2" w:date="2019-09-04T20:28:00Z">
                  <w:rPr>
                    <w:rFonts w:ascii="Times New Roman" w:eastAsia="Times New Roman" w:hAnsi="Times New Roman" w:cs="Times New Roman"/>
                    <w:sz w:val="24"/>
                    <w:szCs w:val="24"/>
                    <w:highlight w:val="yellow"/>
                  </w:rPr>
                </w:rPrChange>
              </w:rPr>
              <w:pPrChange w:id="2887" w:author="Stage 2" w:date="2019-09-04T20:28:00Z">
                <w:pPr>
                  <w:widowControl w:val="0"/>
                  <w:pBdr>
                    <w:top w:val="nil"/>
                    <w:left w:val="nil"/>
                    <w:bottom w:val="nil"/>
                    <w:right w:val="nil"/>
                    <w:between w:val="nil"/>
                  </w:pBdr>
                  <w:spacing w:line="240" w:lineRule="auto"/>
                  <w:jc w:val="right"/>
                </w:pPr>
              </w:pPrChange>
            </w:pPr>
            <w:ins w:id="2888" w:author="Stage 2" w:date="2019-09-04T20:28:00Z">
              <w:r>
                <w:t>0.195</w:t>
              </w:r>
            </w:ins>
            <w:del w:id="2889" w:author="Stage 2" w:date="2019-09-04T20:28:00Z">
              <w:r>
                <w:rPr>
                  <w:rFonts w:eastAsia="Times New Roman" w:cs="Times New Roman"/>
                  <w:highlight w:val="yellow"/>
                </w:rPr>
                <w:delText>1.36</w:delText>
              </w:r>
            </w:del>
          </w:p>
        </w:tc>
        <w:tc>
          <w:tcPr>
            <w:tcW w:w="0" w:type="auto"/>
            <w:tcPrChange w:id="2890" w:author="Stage 2" w:date="2019-09-04T20:28:00Z">
              <w:tcPr>
                <w:tcW w:w="1577" w:type="dxa"/>
                <w:shd w:val="clear" w:color="auto" w:fill="auto"/>
                <w:tcMar>
                  <w:top w:w="100" w:type="dxa"/>
                  <w:left w:w="100" w:type="dxa"/>
                  <w:bottom w:w="100" w:type="dxa"/>
                  <w:right w:w="100" w:type="dxa"/>
                </w:tcMar>
                <w:vAlign w:val="center"/>
              </w:tcPr>
            </w:tcPrChange>
          </w:tcPr>
          <w:p w14:paraId="680D706F" w14:textId="0094572C" w:rsidR="00847E8C" w:rsidRDefault="003C1572">
            <w:pPr>
              <w:pStyle w:val="Compact"/>
              <w:rPr>
                <w:rPrChange w:id="2891" w:author="Stage 2" w:date="2019-09-04T20:28:00Z">
                  <w:rPr>
                    <w:rFonts w:ascii="Times New Roman" w:eastAsia="Times New Roman" w:hAnsi="Times New Roman" w:cs="Times New Roman"/>
                    <w:sz w:val="24"/>
                    <w:szCs w:val="24"/>
                    <w:highlight w:val="yellow"/>
                  </w:rPr>
                </w:rPrChange>
              </w:rPr>
              <w:pPrChange w:id="2892" w:author="Stage 2" w:date="2019-09-04T20:28:00Z">
                <w:pPr>
                  <w:widowControl w:val="0"/>
                  <w:pBdr>
                    <w:top w:val="nil"/>
                    <w:left w:val="nil"/>
                    <w:bottom w:val="nil"/>
                    <w:right w:val="nil"/>
                    <w:between w:val="nil"/>
                  </w:pBdr>
                  <w:spacing w:line="240" w:lineRule="auto"/>
                  <w:jc w:val="right"/>
                </w:pPr>
              </w:pPrChange>
            </w:pPr>
            <w:ins w:id="2893" w:author="Stage 2" w:date="2019-09-04T20:28:00Z">
              <w:r>
                <w:t>-0.913</w:t>
              </w:r>
            </w:ins>
            <w:del w:id="2894" w:author="Stage 2" w:date="2019-09-04T20:28:00Z">
              <w:r>
                <w:rPr>
                  <w:rFonts w:eastAsia="Times New Roman" w:cs="Times New Roman"/>
                  <w:highlight w:val="yellow"/>
                </w:rPr>
                <w:delText>3.40</w:delText>
              </w:r>
            </w:del>
          </w:p>
        </w:tc>
        <w:tc>
          <w:tcPr>
            <w:tcW w:w="0" w:type="auto"/>
            <w:tcPrChange w:id="2895" w:author="Stage 2" w:date="2019-09-04T20:28:00Z">
              <w:tcPr>
                <w:tcW w:w="1577" w:type="dxa"/>
                <w:shd w:val="clear" w:color="auto" w:fill="auto"/>
                <w:tcMar>
                  <w:top w:w="100" w:type="dxa"/>
                  <w:left w:w="100" w:type="dxa"/>
                  <w:bottom w:w="100" w:type="dxa"/>
                  <w:right w:w="100" w:type="dxa"/>
                </w:tcMar>
                <w:vAlign w:val="center"/>
              </w:tcPr>
            </w:tcPrChange>
          </w:tcPr>
          <w:p w14:paraId="669F38F9" w14:textId="55E0F3A5" w:rsidR="00847E8C" w:rsidRDefault="003C1572">
            <w:pPr>
              <w:pStyle w:val="Compact"/>
              <w:rPr>
                <w:rPrChange w:id="2896" w:author="Stage 2" w:date="2019-09-04T20:28:00Z">
                  <w:rPr>
                    <w:rFonts w:ascii="Times New Roman" w:eastAsia="Times New Roman" w:hAnsi="Times New Roman" w:cs="Times New Roman"/>
                    <w:sz w:val="24"/>
                    <w:szCs w:val="24"/>
                    <w:highlight w:val="yellow"/>
                  </w:rPr>
                </w:rPrChange>
              </w:rPr>
              <w:pPrChange w:id="2897" w:author="Stage 2" w:date="2019-09-04T20:28:00Z">
                <w:pPr>
                  <w:widowControl w:val="0"/>
                  <w:pBdr>
                    <w:top w:val="nil"/>
                    <w:left w:val="nil"/>
                    <w:bottom w:val="nil"/>
                    <w:right w:val="nil"/>
                    <w:between w:val="nil"/>
                  </w:pBdr>
                  <w:spacing w:line="240" w:lineRule="auto"/>
                  <w:jc w:val="right"/>
                </w:pPr>
              </w:pPrChange>
            </w:pPr>
            <w:r>
              <w:rPr>
                <w:rPrChange w:id="2898" w:author="Stage 2" w:date="2019-09-04T20:28:00Z">
                  <w:rPr>
                    <w:rFonts w:ascii="Times New Roman" w:eastAsia="Times New Roman" w:hAnsi="Times New Roman" w:cs="Times New Roman"/>
                    <w:sz w:val="24"/>
                    <w:szCs w:val="24"/>
                    <w:highlight w:val="yellow"/>
                  </w:rPr>
                </w:rPrChange>
              </w:rPr>
              <w:t>0.</w:t>
            </w:r>
            <w:ins w:id="2899" w:author="Stage 2" w:date="2019-09-04T20:28:00Z">
              <w:r>
                <w:t>361</w:t>
              </w:r>
            </w:ins>
            <w:del w:id="2900" w:author="Stage 2" w:date="2019-09-04T20:28:00Z">
              <w:r>
                <w:rPr>
                  <w:rFonts w:eastAsia="Times New Roman" w:cs="Times New Roman"/>
                  <w:highlight w:val="yellow"/>
                </w:rPr>
                <w:delText>001</w:delText>
              </w:r>
            </w:del>
          </w:p>
        </w:tc>
      </w:tr>
      <w:tr w:rsidR="00847E8C" w14:paraId="561844B3" w14:textId="77777777">
        <w:tc>
          <w:tcPr>
            <w:tcW w:w="0" w:type="auto"/>
            <w:tcPrChange w:id="2901" w:author="Stage 2" w:date="2019-09-04T20:28:00Z">
              <w:tcPr>
                <w:tcW w:w="3263" w:type="dxa"/>
                <w:shd w:val="clear" w:color="auto" w:fill="auto"/>
                <w:tcMar>
                  <w:top w:w="100" w:type="dxa"/>
                  <w:left w:w="100" w:type="dxa"/>
                  <w:bottom w:w="100" w:type="dxa"/>
                  <w:right w:w="100" w:type="dxa"/>
                </w:tcMar>
                <w:vAlign w:val="center"/>
              </w:tcPr>
            </w:tcPrChange>
          </w:tcPr>
          <w:p w14:paraId="5AC7F727" w14:textId="31EFF7C8" w:rsidR="00847E8C" w:rsidRDefault="003C1572">
            <w:pPr>
              <w:pStyle w:val="Compact"/>
              <w:rPr>
                <w:rPrChange w:id="2902" w:author="Stage 2" w:date="2019-09-04T20:28:00Z">
                  <w:rPr>
                    <w:rFonts w:ascii="Times New Roman" w:eastAsia="Times New Roman" w:hAnsi="Times New Roman" w:cs="Times New Roman"/>
                    <w:sz w:val="24"/>
                    <w:szCs w:val="24"/>
                    <w:highlight w:val="yellow"/>
                  </w:rPr>
                </w:rPrChange>
              </w:rPr>
              <w:pPrChange w:id="2903" w:author="Stage 2" w:date="2019-09-04T20:28:00Z">
                <w:pPr>
                  <w:widowControl w:val="0"/>
                  <w:pBdr>
                    <w:top w:val="nil"/>
                    <w:left w:val="nil"/>
                    <w:bottom w:val="nil"/>
                    <w:right w:val="nil"/>
                    <w:between w:val="nil"/>
                  </w:pBdr>
                  <w:spacing w:line="240" w:lineRule="auto"/>
                </w:pPr>
              </w:pPrChange>
            </w:pPr>
            <w:ins w:id="2904" w:author="Stage 2" w:date="2019-09-04T20:28:00Z">
              <w:r>
                <w:t>Age</w:t>
              </w:r>
            </w:ins>
            <w:del w:id="2905" w:author="Stage 2" w:date="2019-09-04T20:28:00Z">
              <w:r>
                <w:rPr>
                  <w:rFonts w:eastAsia="Times New Roman" w:cs="Times New Roman"/>
                  <w:highlight w:val="yellow"/>
                </w:rPr>
                <w:delText>age</w:delText>
              </w:r>
            </w:del>
          </w:p>
        </w:tc>
        <w:tc>
          <w:tcPr>
            <w:tcW w:w="0" w:type="auto"/>
            <w:tcPrChange w:id="2906" w:author="Stage 2" w:date="2019-09-04T20:28:00Z">
              <w:tcPr>
                <w:tcW w:w="1564" w:type="dxa"/>
                <w:shd w:val="clear" w:color="auto" w:fill="auto"/>
                <w:tcMar>
                  <w:top w:w="100" w:type="dxa"/>
                  <w:left w:w="100" w:type="dxa"/>
                  <w:bottom w:w="100" w:type="dxa"/>
                  <w:right w:w="100" w:type="dxa"/>
                </w:tcMar>
                <w:vAlign w:val="center"/>
              </w:tcPr>
            </w:tcPrChange>
          </w:tcPr>
          <w:p w14:paraId="44617B18" w14:textId="5E0175BE" w:rsidR="00847E8C" w:rsidRDefault="003C1572">
            <w:pPr>
              <w:pStyle w:val="Compact"/>
              <w:rPr>
                <w:rPrChange w:id="2907" w:author="Stage 2" w:date="2019-09-04T20:28:00Z">
                  <w:rPr>
                    <w:rFonts w:ascii="Times New Roman" w:eastAsia="Times New Roman" w:hAnsi="Times New Roman" w:cs="Times New Roman"/>
                    <w:sz w:val="24"/>
                    <w:szCs w:val="24"/>
                    <w:highlight w:val="yellow"/>
                  </w:rPr>
                </w:rPrChange>
              </w:rPr>
              <w:pPrChange w:id="2908" w:author="Stage 2" w:date="2019-09-04T20:28:00Z">
                <w:pPr>
                  <w:widowControl w:val="0"/>
                  <w:pBdr>
                    <w:top w:val="nil"/>
                    <w:left w:val="nil"/>
                    <w:bottom w:val="nil"/>
                    <w:right w:val="nil"/>
                    <w:between w:val="nil"/>
                  </w:pBdr>
                  <w:spacing w:line="240" w:lineRule="auto"/>
                  <w:jc w:val="right"/>
                </w:pPr>
              </w:pPrChange>
            </w:pPr>
            <w:r>
              <w:rPr>
                <w:rPrChange w:id="2909" w:author="Stage 2" w:date="2019-09-04T20:28:00Z">
                  <w:rPr>
                    <w:rFonts w:ascii="Times New Roman" w:eastAsia="Times New Roman" w:hAnsi="Times New Roman" w:cs="Times New Roman"/>
                    <w:sz w:val="24"/>
                    <w:szCs w:val="24"/>
                    <w:highlight w:val="yellow"/>
                  </w:rPr>
                </w:rPrChange>
              </w:rPr>
              <w:t>0.</w:t>
            </w:r>
            <w:ins w:id="2910" w:author="Stage 2" w:date="2019-09-04T20:28:00Z">
              <w:r>
                <w:t>356</w:t>
              </w:r>
            </w:ins>
            <w:del w:id="2911" w:author="Stage 2" w:date="2019-09-04T20:28:00Z">
              <w:r>
                <w:rPr>
                  <w:rFonts w:eastAsia="Times New Roman" w:cs="Times New Roman"/>
                  <w:highlight w:val="yellow"/>
                </w:rPr>
                <w:delText>01</w:delText>
              </w:r>
            </w:del>
          </w:p>
        </w:tc>
        <w:tc>
          <w:tcPr>
            <w:tcW w:w="0" w:type="auto"/>
            <w:tcPrChange w:id="2912" w:author="Stage 2" w:date="2019-09-04T20:28:00Z">
              <w:tcPr>
                <w:tcW w:w="1375" w:type="dxa"/>
                <w:shd w:val="clear" w:color="auto" w:fill="auto"/>
                <w:tcMar>
                  <w:top w:w="100" w:type="dxa"/>
                  <w:left w:w="100" w:type="dxa"/>
                  <w:bottom w:w="100" w:type="dxa"/>
                  <w:right w:w="100" w:type="dxa"/>
                </w:tcMar>
                <w:vAlign w:val="center"/>
              </w:tcPr>
            </w:tcPrChange>
          </w:tcPr>
          <w:p w14:paraId="6ABC1F15" w14:textId="790EDBCD" w:rsidR="00847E8C" w:rsidRDefault="003C1572">
            <w:pPr>
              <w:pStyle w:val="Compact"/>
              <w:rPr>
                <w:rPrChange w:id="2913" w:author="Stage 2" w:date="2019-09-04T20:28:00Z">
                  <w:rPr>
                    <w:rFonts w:ascii="Times New Roman" w:eastAsia="Times New Roman" w:hAnsi="Times New Roman" w:cs="Times New Roman"/>
                    <w:sz w:val="24"/>
                    <w:szCs w:val="24"/>
                    <w:highlight w:val="yellow"/>
                  </w:rPr>
                </w:rPrChange>
              </w:rPr>
              <w:pPrChange w:id="2914" w:author="Stage 2" w:date="2019-09-04T20:28:00Z">
                <w:pPr>
                  <w:widowControl w:val="0"/>
                  <w:pBdr>
                    <w:top w:val="nil"/>
                    <w:left w:val="nil"/>
                    <w:bottom w:val="nil"/>
                    <w:right w:val="nil"/>
                    <w:between w:val="nil"/>
                  </w:pBdr>
                  <w:spacing w:line="240" w:lineRule="auto"/>
                  <w:jc w:val="right"/>
                </w:pPr>
              </w:pPrChange>
            </w:pPr>
            <w:r>
              <w:rPr>
                <w:rPrChange w:id="2915" w:author="Stage 2" w:date="2019-09-04T20:28:00Z">
                  <w:rPr>
                    <w:rFonts w:ascii="Times New Roman" w:eastAsia="Times New Roman" w:hAnsi="Times New Roman" w:cs="Times New Roman"/>
                    <w:sz w:val="24"/>
                    <w:szCs w:val="24"/>
                    <w:highlight w:val="yellow"/>
                  </w:rPr>
                </w:rPrChange>
              </w:rPr>
              <w:t>0.</w:t>
            </w:r>
            <w:ins w:id="2916" w:author="Stage 2" w:date="2019-09-04T20:28:00Z">
              <w:r>
                <w:t>038</w:t>
              </w:r>
            </w:ins>
            <w:del w:id="2917" w:author="Stage 2" w:date="2019-09-04T20:28:00Z">
              <w:r>
                <w:rPr>
                  <w:rFonts w:eastAsia="Times New Roman" w:cs="Times New Roman"/>
                  <w:highlight w:val="yellow"/>
                </w:rPr>
                <w:delText>00</w:delText>
              </w:r>
            </w:del>
          </w:p>
        </w:tc>
        <w:tc>
          <w:tcPr>
            <w:tcW w:w="0" w:type="auto"/>
            <w:tcPrChange w:id="2918" w:author="Stage 2" w:date="2019-09-04T20:28:00Z">
              <w:tcPr>
                <w:tcW w:w="1577" w:type="dxa"/>
                <w:shd w:val="clear" w:color="auto" w:fill="auto"/>
                <w:tcMar>
                  <w:top w:w="100" w:type="dxa"/>
                  <w:left w:w="100" w:type="dxa"/>
                  <w:bottom w:w="100" w:type="dxa"/>
                  <w:right w:w="100" w:type="dxa"/>
                </w:tcMar>
                <w:vAlign w:val="center"/>
              </w:tcPr>
            </w:tcPrChange>
          </w:tcPr>
          <w:p w14:paraId="4E0160E3" w14:textId="4A134940" w:rsidR="00847E8C" w:rsidRDefault="003C1572">
            <w:pPr>
              <w:pStyle w:val="Compact"/>
              <w:rPr>
                <w:rPrChange w:id="2919" w:author="Stage 2" w:date="2019-09-04T20:28:00Z">
                  <w:rPr>
                    <w:rFonts w:ascii="Times New Roman" w:eastAsia="Times New Roman" w:hAnsi="Times New Roman" w:cs="Times New Roman"/>
                    <w:sz w:val="24"/>
                    <w:szCs w:val="24"/>
                    <w:highlight w:val="yellow"/>
                  </w:rPr>
                </w:rPrChange>
              </w:rPr>
              <w:pPrChange w:id="2920" w:author="Stage 2" w:date="2019-09-04T20:28:00Z">
                <w:pPr>
                  <w:widowControl w:val="0"/>
                  <w:pBdr>
                    <w:top w:val="nil"/>
                    <w:left w:val="nil"/>
                    <w:bottom w:val="nil"/>
                    <w:right w:val="nil"/>
                    <w:between w:val="nil"/>
                  </w:pBdr>
                  <w:spacing w:line="240" w:lineRule="auto"/>
                  <w:jc w:val="right"/>
                </w:pPr>
              </w:pPrChange>
            </w:pPr>
            <w:ins w:id="2921" w:author="Stage 2" w:date="2019-09-04T20:28:00Z">
              <w:r>
                <w:t>9.380</w:t>
              </w:r>
            </w:ins>
            <w:del w:id="2922" w:author="Stage 2" w:date="2019-09-04T20:28:00Z">
              <w:r>
                <w:rPr>
                  <w:rFonts w:eastAsia="Times New Roman" w:cs="Times New Roman"/>
                  <w:highlight w:val="yellow"/>
                </w:rPr>
                <w:delText>5.92</w:delText>
              </w:r>
            </w:del>
          </w:p>
        </w:tc>
        <w:tc>
          <w:tcPr>
            <w:tcW w:w="0" w:type="auto"/>
            <w:tcPrChange w:id="2923" w:author="Stage 2" w:date="2019-09-04T20:28:00Z">
              <w:tcPr>
                <w:tcW w:w="1577" w:type="dxa"/>
                <w:shd w:val="clear" w:color="auto" w:fill="auto"/>
                <w:tcMar>
                  <w:top w:w="100" w:type="dxa"/>
                  <w:left w:w="100" w:type="dxa"/>
                  <w:bottom w:w="100" w:type="dxa"/>
                  <w:right w:w="100" w:type="dxa"/>
                </w:tcMar>
                <w:vAlign w:val="center"/>
              </w:tcPr>
            </w:tcPrChange>
          </w:tcPr>
          <w:p w14:paraId="25EED2C3" w14:textId="60EDE6CD" w:rsidR="00847E8C" w:rsidRDefault="003C1572">
            <w:pPr>
              <w:pStyle w:val="Compact"/>
              <w:rPr>
                <w:rPrChange w:id="2924" w:author="Stage 2" w:date="2019-09-04T20:28:00Z">
                  <w:rPr>
                    <w:rFonts w:ascii="Times New Roman" w:eastAsia="Times New Roman" w:hAnsi="Times New Roman" w:cs="Times New Roman"/>
                    <w:sz w:val="24"/>
                    <w:szCs w:val="24"/>
                    <w:highlight w:val="yellow"/>
                  </w:rPr>
                </w:rPrChange>
              </w:rPr>
              <w:pPrChange w:id="2925" w:author="Stage 2" w:date="2019-09-04T20:28:00Z">
                <w:pPr>
                  <w:widowControl w:val="0"/>
                  <w:pBdr>
                    <w:top w:val="nil"/>
                    <w:left w:val="nil"/>
                    <w:bottom w:val="nil"/>
                    <w:right w:val="nil"/>
                    <w:between w:val="nil"/>
                  </w:pBdr>
                  <w:spacing w:line="240" w:lineRule="auto"/>
                  <w:jc w:val="right"/>
                </w:pPr>
              </w:pPrChange>
            </w:pPr>
            <w:del w:id="2926" w:author="Stage 2" w:date="2019-09-04T20:28:00Z">
              <w:r>
                <w:rPr>
                  <w:rFonts w:eastAsia="Times New Roman" w:cs="Times New Roman"/>
                  <w:highlight w:val="yellow"/>
                </w:rPr>
                <w:delText xml:space="preserve"> &lt; </w:delText>
              </w:r>
            </w:del>
            <w:r>
              <w:rPr>
                <w:rPrChange w:id="2927" w:author="Stage 2" w:date="2019-09-04T20:28:00Z">
                  <w:rPr>
                    <w:rFonts w:ascii="Times New Roman" w:eastAsia="Times New Roman" w:hAnsi="Times New Roman" w:cs="Times New Roman"/>
                    <w:sz w:val="24"/>
                    <w:szCs w:val="24"/>
                    <w:highlight w:val="yellow"/>
                  </w:rPr>
                </w:rPrChange>
              </w:rPr>
              <w:t>0.</w:t>
            </w:r>
            <w:ins w:id="2928" w:author="Stage 2" w:date="2019-09-04T20:28:00Z">
              <w:r>
                <w:t>000</w:t>
              </w:r>
            </w:ins>
            <w:del w:id="2929" w:author="Stage 2" w:date="2019-09-04T20:28:00Z">
              <w:r>
                <w:rPr>
                  <w:rFonts w:eastAsia="Times New Roman" w:cs="Times New Roman"/>
                  <w:highlight w:val="yellow"/>
                </w:rPr>
                <w:delText>001</w:delText>
              </w:r>
            </w:del>
          </w:p>
        </w:tc>
      </w:tr>
      <w:tr w:rsidR="00847E8C" w14:paraId="57439403" w14:textId="77777777">
        <w:tc>
          <w:tcPr>
            <w:tcW w:w="0" w:type="auto"/>
            <w:tcPrChange w:id="2930" w:author="Stage 2" w:date="2019-09-04T20:28:00Z">
              <w:tcPr>
                <w:tcW w:w="3263" w:type="dxa"/>
                <w:shd w:val="clear" w:color="auto" w:fill="auto"/>
                <w:tcMar>
                  <w:top w:w="100" w:type="dxa"/>
                  <w:left w:w="100" w:type="dxa"/>
                  <w:bottom w:w="100" w:type="dxa"/>
                  <w:right w:w="100" w:type="dxa"/>
                </w:tcMar>
                <w:vAlign w:val="center"/>
              </w:tcPr>
            </w:tcPrChange>
          </w:tcPr>
          <w:p w14:paraId="7C107A44" w14:textId="21BC3C69" w:rsidR="00847E8C" w:rsidRDefault="003C1572">
            <w:pPr>
              <w:pStyle w:val="Compact"/>
              <w:rPr>
                <w:rPrChange w:id="2931" w:author="Stage 2" w:date="2019-09-04T20:28:00Z">
                  <w:rPr>
                    <w:rFonts w:ascii="Times New Roman" w:eastAsia="Times New Roman" w:hAnsi="Times New Roman" w:cs="Times New Roman"/>
                    <w:sz w:val="24"/>
                    <w:szCs w:val="24"/>
                    <w:highlight w:val="yellow"/>
                  </w:rPr>
                </w:rPrChange>
              </w:rPr>
              <w:pPrChange w:id="2932" w:author="Stage 2" w:date="2019-09-04T20:28:00Z">
                <w:pPr>
                  <w:widowControl w:val="0"/>
                  <w:pBdr>
                    <w:top w:val="nil"/>
                    <w:left w:val="nil"/>
                    <w:bottom w:val="nil"/>
                    <w:right w:val="nil"/>
                    <w:between w:val="nil"/>
                  </w:pBdr>
                  <w:spacing w:line="240" w:lineRule="auto"/>
                </w:pPr>
              </w:pPrChange>
            </w:pPr>
            <w:ins w:id="2933" w:author="Stage 2" w:date="2019-09-04T20:28:00Z">
              <w:r>
                <w:t>Trial #</w:t>
              </w:r>
            </w:ins>
            <w:del w:id="2934" w:author="Stage 2" w:date="2019-09-04T20:28:00Z">
              <w:r>
                <w:rPr>
                  <w:rFonts w:eastAsia="Times New Roman" w:cs="Times New Roman"/>
                  <w:highlight w:val="yellow"/>
                </w:rPr>
                <w:delText>trial_num</w:delText>
              </w:r>
            </w:del>
          </w:p>
        </w:tc>
        <w:tc>
          <w:tcPr>
            <w:tcW w:w="0" w:type="auto"/>
            <w:tcPrChange w:id="2935" w:author="Stage 2" w:date="2019-09-04T20:28:00Z">
              <w:tcPr>
                <w:tcW w:w="1564" w:type="dxa"/>
                <w:shd w:val="clear" w:color="auto" w:fill="auto"/>
                <w:tcMar>
                  <w:top w:w="100" w:type="dxa"/>
                  <w:left w:w="100" w:type="dxa"/>
                  <w:bottom w:w="100" w:type="dxa"/>
                  <w:right w:w="100" w:type="dxa"/>
                </w:tcMar>
                <w:vAlign w:val="center"/>
              </w:tcPr>
            </w:tcPrChange>
          </w:tcPr>
          <w:p w14:paraId="1F2F6A7B" w14:textId="4D665E3D" w:rsidR="00847E8C" w:rsidRDefault="003C1572">
            <w:pPr>
              <w:pStyle w:val="Compact"/>
              <w:rPr>
                <w:rPrChange w:id="2936" w:author="Stage 2" w:date="2019-09-04T20:28:00Z">
                  <w:rPr>
                    <w:rFonts w:ascii="Times New Roman" w:eastAsia="Times New Roman" w:hAnsi="Times New Roman" w:cs="Times New Roman"/>
                    <w:sz w:val="24"/>
                    <w:szCs w:val="24"/>
                    <w:highlight w:val="yellow"/>
                  </w:rPr>
                </w:rPrChange>
              </w:rPr>
              <w:pPrChange w:id="2937" w:author="Stage 2" w:date="2019-09-04T20:28:00Z">
                <w:pPr>
                  <w:widowControl w:val="0"/>
                  <w:pBdr>
                    <w:top w:val="nil"/>
                    <w:left w:val="nil"/>
                    <w:bottom w:val="nil"/>
                    <w:right w:val="nil"/>
                    <w:between w:val="nil"/>
                  </w:pBdr>
                  <w:spacing w:line="240" w:lineRule="auto"/>
                  <w:jc w:val="right"/>
                </w:pPr>
              </w:pPrChange>
            </w:pPr>
            <w:r>
              <w:rPr>
                <w:rPrChange w:id="2938" w:author="Stage 2" w:date="2019-09-04T20:28:00Z">
                  <w:rPr>
                    <w:rFonts w:ascii="Times New Roman" w:eastAsia="Times New Roman" w:hAnsi="Times New Roman" w:cs="Times New Roman"/>
                    <w:sz w:val="24"/>
                    <w:szCs w:val="24"/>
                    <w:highlight w:val="yellow"/>
                  </w:rPr>
                </w:rPrChange>
              </w:rPr>
              <w:t>0.</w:t>
            </w:r>
            <w:ins w:id="2939" w:author="Stage 2" w:date="2019-09-04T20:28:00Z">
              <w:r>
                <w:t>663</w:t>
              </w:r>
            </w:ins>
            <w:del w:id="2940" w:author="Stage 2" w:date="2019-09-04T20:28:00Z">
              <w:r>
                <w:rPr>
                  <w:rFonts w:eastAsia="Times New Roman" w:cs="Times New Roman"/>
                  <w:highlight w:val="yellow"/>
                </w:rPr>
                <w:delText>21</w:delText>
              </w:r>
            </w:del>
          </w:p>
        </w:tc>
        <w:tc>
          <w:tcPr>
            <w:tcW w:w="0" w:type="auto"/>
            <w:tcPrChange w:id="2941" w:author="Stage 2" w:date="2019-09-04T20:28:00Z">
              <w:tcPr>
                <w:tcW w:w="1375" w:type="dxa"/>
                <w:shd w:val="clear" w:color="auto" w:fill="auto"/>
                <w:tcMar>
                  <w:top w:w="100" w:type="dxa"/>
                  <w:left w:w="100" w:type="dxa"/>
                  <w:bottom w:w="100" w:type="dxa"/>
                  <w:right w:w="100" w:type="dxa"/>
                </w:tcMar>
                <w:vAlign w:val="center"/>
              </w:tcPr>
            </w:tcPrChange>
          </w:tcPr>
          <w:p w14:paraId="7914BA2F" w14:textId="6B3A18AF" w:rsidR="00847E8C" w:rsidRDefault="003C1572">
            <w:pPr>
              <w:pStyle w:val="Compact"/>
              <w:rPr>
                <w:rPrChange w:id="2942" w:author="Stage 2" w:date="2019-09-04T20:28:00Z">
                  <w:rPr>
                    <w:rFonts w:ascii="Times New Roman" w:eastAsia="Times New Roman" w:hAnsi="Times New Roman" w:cs="Times New Roman"/>
                    <w:sz w:val="24"/>
                    <w:szCs w:val="24"/>
                    <w:highlight w:val="yellow"/>
                  </w:rPr>
                </w:rPrChange>
              </w:rPr>
              <w:pPrChange w:id="2943" w:author="Stage 2" w:date="2019-09-04T20:28:00Z">
                <w:pPr>
                  <w:widowControl w:val="0"/>
                  <w:pBdr>
                    <w:top w:val="nil"/>
                    <w:left w:val="nil"/>
                    <w:bottom w:val="nil"/>
                    <w:right w:val="nil"/>
                    <w:between w:val="nil"/>
                  </w:pBdr>
                  <w:spacing w:line="240" w:lineRule="auto"/>
                  <w:jc w:val="right"/>
                </w:pPr>
              </w:pPrChange>
            </w:pPr>
            <w:r>
              <w:rPr>
                <w:rPrChange w:id="2944" w:author="Stage 2" w:date="2019-09-04T20:28:00Z">
                  <w:rPr>
                    <w:rFonts w:ascii="Times New Roman" w:eastAsia="Times New Roman" w:hAnsi="Times New Roman" w:cs="Times New Roman"/>
                    <w:sz w:val="24"/>
                    <w:szCs w:val="24"/>
                    <w:highlight w:val="yellow"/>
                  </w:rPr>
                </w:rPrChange>
              </w:rPr>
              <w:t>0.</w:t>
            </w:r>
            <w:ins w:id="2945" w:author="Stage 2" w:date="2019-09-04T20:28:00Z">
              <w:r>
                <w:t>030</w:t>
              </w:r>
            </w:ins>
            <w:del w:id="2946" w:author="Stage 2" w:date="2019-09-04T20:28:00Z">
              <w:r>
                <w:rPr>
                  <w:rFonts w:eastAsia="Times New Roman" w:cs="Times New Roman"/>
                  <w:highlight w:val="yellow"/>
                </w:rPr>
                <w:delText>06</w:delText>
              </w:r>
            </w:del>
          </w:p>
        </w:tc>
        <w:tc>
          <w:tcPr>
            <w:tcW w:w="0" w:type="auto"/>
            <w:tcPrChange w:id="2947" w:author="Stage 2" w:date="2019-09-04T20:28:00Z">
              <w:tcPr>
                <w:tcW w:w="1577" w:type="dxa"/>
                <w:shd w:val="clear" w:color="auto" w:fill="auto"/>
                <w:tcMar>
                  <w:top w:w="100" w:type="dxa"/>
                  <w:left w:w="100" w:type="dxa"/>
                  <w:bottom w:w="100" w:type="dxa"/>
                  <w:right w:w="100" w:type="dxa"/>
                </w:tcMar>
                <w:vAlign w:val="center"/>
              </w:tcPr>
            </w:tcPrChange>
          </w:tcPr>
          <w:p w14:paraId="2B37A48C" w14:textId="2ED1D934" w:rsidR="00847E8C" w:rsidRDefault="003C1572">
            <w:pPr>
              <w:pStyle w:val="Compact"/>
              <w:rPr>
                <w:rPrChange w:id="2948" w:author="Stage 2" w:date="2019-09-04T20:28:00Z">
                  <w:rPr>
                    <w:rFonts w:ascii="Times New Roman" w:eastAsia="Times New Roman" w:hAnsi="Times New Roman" w:cs="Times New Roman"/>
                    <w:sz w:val="24"/>
                    <w:szCs w:val="24"/>
                    <w:highlight w:val="yellow"/>
                  </w:rPr>
                </w:rPrChange>
              </w:rPr>
              <w:pPrChange w:id="2949" w:author="Stage 2" w:date="2019-09-04T20:28:00Z">
                <w:pPr>
                  <w:widowControl w:val="0"/>
                  <w:pBdr>
                    <w:top w:val="nil"/>
                    <w:left w:val="nil"/>
                    <w:bottom w:val="nil"/>
                    <w:right w:val="nil"/>
                    <w:between w:val="nil"/>
                  </w:pBdr>
                  <w:spacing w:line="240" w:lineRule="auto"/>
                  <w:jc w:val="right"/>
                </w:pPr>
              </w:pPrChange>
            </w:pPr>
            <w:ins w:id="2950" w:author="Stage 2" w:date="2019-09-04T20:28:00Z">
              <w:r>
                <w:t>22.100</w:t>
              </w:r>
            </w:ins>
            <w:del w:id="2951" w:author="Stage 2" w:date="2019-09-04T20:28:00Z">
              <w:r>
                <w:rPr>
                  <w:rFonts w:eastAsia="Times New Roman" w:cs="Times New Roman"/>
                  <w:highlight w:val="yellow"/>
                </w:rPr>
                <w:delText>3.76</w:delText>
              </w:r>
            </w:del>
          </w:p>
        </w:tc>
        <w:tc>
          <w:tcPr>
            <w:tcW w:w="0" w:type="auto"/>
            <w:tcPrChange w:id="2952" w:author="Stage 2" w:date="2019-09-04T20:28:00Z">
              <w:tcPr>
                <w:tcW w:w="1577" w:type="dxa"/>
                <w:shd w:val="clear" w:color="auto" w:fill="auto"/>
                <w:tcMar>
                  <w:top w:w="100" w:type="dxa"/>
                  <w:left w:w="100" w:type="dxa"/>
                  <w:bottom w:w="100" w:type="dxa"/>
                  <w:right w:w="100" w:type="dxa"/>
                </w:tcMar>
                <w:vAlign w:val="center"/>
              </w:tcPr>
            </w:tcPrChange>
          </w:tcPr>
          <w:p w14:paraId="10B051EC" w14:textId="43865B75" w:rsidR="00847E8C" w:rsidRDefault="003C1572">
            <w:pPr>
              <w:pStyle w:val="Compact"/>
              <w:rPr>
                <w:rPrChange w:id="2953" w:author="Stage 2" w:date="2019-09-04T20:28:00Z">
                  <w:rPr>
                    <w:rFonts w:ascii="Times New Roman" w:eastAsia="Times New Roman" w:hAnsi="Times New Roman" w:cs="Times New Roman"/>
                    <w:sz w:val="24"/>
                    <w:szCs w:val="24"/>
                    <w:highlight w:val="yellow"/>
                  </w:rPr>
                </w:rPrChange>
              </w:rPr>
              <w:pPrChange w:id="2954" w:author="Stage 2" w:date="2019-09-04T20:28:00Z">
                <w:pPr>
                  <w:widowControl w:val="0"/>
                  <w:pBdr>
                    <w:top w:val="nil"/>
                    <w:left w:val="nil"/>
                    <w:bottom w:val="nil"/>
                    <w:right w:val="nil"/>
                    <w:between w:val="nil"/>
                  </w:pBdr>
                  <w:spacing w:line="240" w:lineRule="auto"/>
                  <w:jc w:val="right"/>
                </w:pPr>
              </w:pPrChange>
            </w:pPr>
            <w:del w:id="2955" w:author="Stage 2" w:date="2019-09-04T20:28:00Z">
              <w:r>
                <w:rPr>
                  <w:rFonts w:eastAsia="Times New Roman" w:cs="Times New Roman"/>
                  <w:highlight w:val="yellow"/>
                </w:rPr>
                <w:delText xml:space="preserve"> &lt; </w:delText>
              </w:r>
            </w:del>
            <w:r>
              <w:rPr>
                <w:rPrChange w:id="2956" w:author="Stage 2" w:date="2019-09-04T20:28:00Z">
                  <w:rPr>
                    <w:rFonts w:ascii="Times New Roman" w:eastAsia="Times New Roman" w:hAnsi="Times New Roman" w:cs="Times New Roman"/>
                    <w:sz w:val="24"/>
                    <w:szCs w:val="24"/>
                    <w:highlight w:val="yellow"/>
                  </w:rPr>
                </w:rPrChange>
              </w:rPr>
              <w:t>0.</w:t>
            </w:r>
            <w:ins w:id="2957" w:author="Stage 2" w:date="2019-09-04T20:28:00Z">
              <w:r>
                <w:t>000</w:t>
              </w:r>
            </w:ins>
            <w:del w:id="2958" w:author="Stage 2" w:date="2019-09-04T20:28:00Z">
              <w:r>
                <w:rPr>
                  <w:rFonts w:eastAsia="Times New Roman" w:cs="Times New Roman"/>
                  <w:highlight w:val="yellow"/>
                </w:rPr>
                <w:delText>001</w:delText>
              </w:r>
            </w:del>
          </w:p>
        </w:tc>
      </w:tr>
      <w:tr w:rsidR="00847E8C" w14:paraId="0A9AA879" w14:textId="77777777">
        <w:tc>
          <w:tcPr>
            <w:tcW w:w="0" w:type="auto"/>
            <w:tcPrChange w:id="2959" w:author="Stage 2" w:date="2019-09-04T20:28:00Z">
              <w:tcPr>
                <w:tcW w:w="3263" w:type="dxa"/>
                <w:shd w:val="clear" w:color="auto" w:fill="auto"/>
                <w:tcMar>
                  <w:top w:w="100" w:type="dxa"/>
                  <w:left w:w="100" w:type="dxa"/>
                  <w:bottom w:w="100" w:type="dxa"/>
                  <w:right w:w="100" w:type="dxa"/>
                </w:tcMar>
                <w:vAlign w:val="center"/>
              </w:tcPr>
            </w:tcPrChange>
          </w:tcPr>
          <w:p w14:paraId="569229A7" w14:textId="146F80DB" w:rsidR="00847E8C" w:rsidRDefault="003C1572">
            <w:pPr>
              <w:pStyle w:val="Compact"/>
              <w:rPr>
                <w:rPrChange w:id="2960" w:author="Stage 2" w:date="2019-09-04T20:28:00Z">
                  <w:rPr>
                    <w:rFonts w:ascii="Times New Roman" w:eastAsia="Times New Roman" w:hAnsi="Times New Roman" w:cs="Times New Roman"/>
                    <w:sz w:val="24"/>
                    <w:szCs w:val="24"/>
                    <w:highlight w:val="yellow"/>
                  </w:rPr>
                </w:rPrChange>
              </w:rPr>
              <w:pPrChange w:id="2961" w:author="Stage 2" w:date="2019-09-04T20:28:00Z">
                <w:pPr>
                  <w:widowControl w:val="0"/>
                  <w:pBdr>
                    <w:top w:val="nil"/>
                    <w:left w:val="nil"/>
                    <w:bottom w:val="nil"/>
                    <w:right w:val="nil"/>
                    <w:between w:val="nil"/>
                  </w:pBdr>
                  <w:spacing w:line="240" w:lineRule="auto"/>
                </w:pPr>
              </w:pPrChange>
            </w:pPr>
            <w:ins w:id="2962" w:author="Stage 2" w:date="2019-09-04T20:28:00Z">
              <w:r>
                <w:t>Eye-tracking * Age</w:t>
              </w:r>
            </w:ins>
            <w:del w:id="2963" w:author="Stage 2" w:date="2019-09-04T20:28:00Z">
              <w:r>
                <w:rPr>
                  <w:rFonts w:eastAsia="Times New Roman" w:cs="Times New Roman"/>
                  <w:highlight w:val="yellow"/>
                </w:rPr>
                <w:delText>HPP x age_days</w:delText>
              </w:r>
            </w:del>
          </w:p>
        </w:tc>
        <w:tc>
          <w:tcPr>
            <w:tcW w:w="0" w:type="auto"/>
            <w:tcPrChange w:id="2964" w:author="Stage 2" w:date="2019-09-04T20:28:00Z">
              <w:tcPr>
                <w:tcW w:w="1564" w:type="dxa"/>
                <w:shd w:val="clear" w:color="auto" w:fill="auto"/>
                <w:tcMar>
                  <w:top w:w="100" w:type="dxa"/>
                  <w:left w:w="100" w:type="dxa"/>
                  <w:bottom w:w="100" w:type="dxa"/>
                  <w:right w:w="100" w:type="dxa"/>
                </w:tcMar>
                <w:vAlign w:val="center"/>
              </w:tcPr>
            </w:tcPrChange>
          </w:tcPr>
          <w:p w14:paraId="4054E175" w14:textId="1B9A2256" w:rsidR="00847E8C" w:rsidRDefault="003C1572">
            <w:pPr>
              <w:pStyle w:val="Compact"/>
              <w:rPr>
                <w:rPrChange w:id="2965" w:author="Stage 2" w:date="2019-09-04T20:28:00Z">
                  <w:rPr>
                    <w:rFonts w:ascii="Times New Roman" w:eastAsia="Times New Roman" w:hAnsi="Times New Roman" w:cs="Times New Roman"/>
                    <w:sz w:val="24"/>
                    <w:szCs w:val="24"/>
                    <w:highlight w:val="yellow"/>
                  </w:rPr>
                </w:rPrChange>
              </w:rPr>
              <w:pPrChange w:id="2966" w:author="Stage 2" w:date="2019-09-04T20:28:00Z">
                <w:pPr>
                  <w:widowControl w:val="0"/>
                  <w:pBdr>
                    <w:top w:val="nil"/>
                    <w:left w:val="nil"/>
                    <w:bottom w:val="nil"/>
                    <w:right w:val="nil"/>
                    <w:between w:val="nil"/>
                  </w:pBdr>
                  <w:spacing w:line="240" w:lineRule="auto"/>
                  <w:jc w:val="right"/>
                </w:pPr>
              </w:pPrChange>
            </w:pPr>
            <w:ins w:id="2967" w:author="Stage 2" w:date="2019-09-04T20:28:00Z">
              <w:r>
                <w:t>-</w:t>
              </w:r>
            </w:ins>
            <w:r>
              <w:rPr>
                <w:rPrChange w:id="2968" w:author="Stage 2" w:date="2019-09-04T20:28:00Z">
                  <w:rPr>
                    <w:rFonts w:ascii="Times New Roman" w:eastAsia="Times New Roman" w:hAnsi="Times New Roman" w:cs="Times New Roman"/>
                    <w:sz w:val="24"/>
                    <w:szCs w:val="24"/>
                    <w:highlight w:val="yellow"/>
                  </w:rPr>
                </w:rPrChange>
              </w:rPr>
              <w:t>0.</w:t>
            </w:r>
            <w:ins w:id="2969" w:author="Stage 2" w:date="2019-09-04T20:28:00Z">
              <w:r>
                <w:t>238</w:t>
              </w:r>
            </w:ins>
            <w:del w:id="2970" w:author="Stage 2" w:date="2019-09-04T20:28:00Z">
              <w:r>
                <w:rPr>
                  <w:rFonts w:eastAsia="Times New Roman" w:cs="Times New Roman"/>
                  <w:highlight w:val="yellow"/>
                </w:rPr>
                <w:delText>00</w:delText>
              </w:r>
            </w:del>
          </w:p>
        </w:tc>
        <w:tc>
          <w:tcPr>
            <w:tcW w:w="0" w:type="auto"/>
            <w:tcPrChange w:id="2971" w:author="Stage 2" w:date="2019-09-04T20:28:00Z">
              <w:tcPr>
                <w:tcW w:w="1375" w:type="dxa"/>
                <w:shd w:val="clear" w:color="auto" w:fill="auto"/>
                <w:tcMar>
                  <w:top w:w="100" w:type="dxa"/>
                  <w:left w:w="100" w:type="dxa"/>
                  <w:bottom w:w="100" w:type="dxa"/>
                  <w:right w:w="100" w:type="dxa"/>
                </w:tcMar>
                <w:vAlign w:val="center"/>
              </w:tcPr>
            </w:tcPrChange>
          </w:tcPr>
          <w:p w14:paraId="135A0DAA" w14:textId="03240C4C" w:rsidR="00847E8C" w:rsidRDefault="003C1572">
            <w:pPr>
              <w:pStyle w:val="Compact"/>
              <w:rPr>
                <w:rPrChange w:id="2972" w:author="Stage 2" w:date="2019-09-04T20:28:00Z">
                  <w:rPr>
                    <w:rFonts w:ascii="Times New Roman" w:eastAsia="Times New Roman" w:hAnsi="Times New Roman" w:cs="Times New Roman"/>
                    <w:sz w:val="24"/>
                    <w:szCs w:val="24"/>
                    <w:highlight w:val="yellow"/>
                  </w:rPr>
                </w:rPrChange>
              </w:rPr>
              <w:pPrChange w:id="2973" w:author="Stage 2" w:date="2019-09-04T20:28:00Z">
                <w:pPr>
                  <w:widowControl w:val="0"/>
                  <w:pBdr>
                    <w:top w:val="nil"/>
                    <w:left w:val="nil"/>
                    <w:bottom w:val="nil"/>
                    <w:right w:val="nil"/>
                    <w:between w:val="nil"/>
                  </w:pBdr>
                  <w:spacing w:line="240" w:lineRule="auto"/>
                  <w:jc w:val="right"/>
                </w:pPr>
              </w:pPrChange>
            </w:pPr>
            <w:r>
              <w:rPr>
                <w:rPrChange w:id="2974" w:author="Stage 2" w:date="2019-09-04T20:28:00Z">
                  <w:rPr>
                    <w:rFonts w:ascii="Times New Roman" w:eastAsia="Times New Roman" w:hAnsi="Times New Roman" w:cs="Times New Roman"/>
                    <w:sz w:val="24"/>
                    <w:szCs w:val="24"/>
                    <w:highlight w:val="yellow"/>
                  </w:rPr>
                </w:rPrChange>
              </w:rPr>
              <w:t>0.</w:t>
            </w:r>
            <w:ins w:id="2975" w:author="Stage 2" w:date="2019-09-04T20:28:00Z">
              <w:r>
                <w:t>047</w:t>
              </w:r>
            </w:ins>
            <w:del w:id="2976" w:author="Stage 2" w:date="2019-09-04T20:28:00Z">
              <w:r>
                <w:rPr>
                  <w:rFonts w:eastAsia="Times New Roman" w:cs="Times New Roman"/>
                  <w:highlight w:val="yellow"/>
                </w:rPr>
                <w:delText>00</w:delText>
              </w:r>
            </w:del>
          </w:p>
        </w:tc>
        <w:tc>
          <w:tcPr>
            <w:tcW w:w="0" w:type="auto"/>
            <w:tcPrChange w:id="2977" w:author="Stage 2" w:date="2019-09-04T20:28:00Z">
              <w:tcPr>
                <w:tcW w:w="1577" w:type="dxa"/>
                <w:shd w:val="clear" w:color="auto" w:fill="auto"/>
                <w:tcMar>
                  <w:top w:w="100" w:type="dxa"/>
                  <w:left w:w="100" w:type="dxa"/>
                  <w:bottom w:w="100" w:type="dxa"/>
                  <w:right w:w="100" w:type="dxa"/>
                </w:tcMar>
                <w:vAlign w:val="center"/>
              </w:tcPr>
            </w:tcPrChange>
          </w:tcPr>
          <w:p w14:paraId="00CAE32A" w14:textId="18F864ED" w:rsidR="00847E8C" w:rsidRDefault="003C1572">
            <w:pPr>
              <w:pStyle w:val="Compact"/>
              <w:rPr>
                <w:rPrChange w:id="2978" w:author="Stage 2" w:date="2019-09-04T20:28:00Z">
                  <w:rPr>
                    <w:rFonts w:ascii="Times New Roman" w:eastAsia="Times New Roman" w:hAnsi="Times New Roman" w:cs="Times New Roman"/>
                    <w:sz w:val="24"/>
                    <w:szCs w:val="24"/>
                    <w:highlight w:val="yellow"/>
                  </w:rPr>
                </w:rPrChange>
              </w:rPr>
              <w:pPrChange w:id="2979" w:author="Stage 2" w:date="2019-09-04T20:28:00Z">
                <w:pPr>
                  <w:widowControl w:val="0"/>
                  <w:pBdr>
                    <w:top w:val="nil"/>
                    <w:left w:val="nil"/>
                    <w:bottom w:val="nil"/>
                    <w:right w:val="nil"/>
                    <w:between w:val="nil"/>
                  </w:pBdr>
                  <w:spacing w:line="240" w:lineRule="auto"/>
                  <w:jc w:val="right"/>
                </w:pPr>
              </w:pPrChange>
            </w:pPr>
            <w:del w:id="2980" w:author="Stage 2" w:date="2019-09-04T20:28:00Z">
              <w:r>
                <w:rPr>
                  <w:rPrChange w:id="2981" w:author="Stage 2" w:date="2019-09-04T20:28:00Z">
                    <w:rPr>
                      <w:rFonts w:ascii="Times New Roman" w:eastAsia="Times New Roman" w:hAnsi="Times New Roman" w:cs="Times New Roman"/>
                      <w:sz w:val="24"/>
                      <w:szCs w:val="24"/>
                      <w:highlight w:val="yellow"/>
                    </w:rPr>
                  </w:rPrChange>
                </w:rPr>
                <w:delText>0.67</w:delText>
              </w:r>
            </w:del>
            <w:ins w:id="2982" w:author="Stage 2" w:date="2019-09-04T20:28:00Z">
              <w:r>
                <w:t>-5.090</w:t>
              </w:r>
            </w:ins>
          </w:p>
        </w:tc>
        <w:tc>
          <w:tcPr>
            <w:tcW w:w="0" w:type="auto"/>
            <w:tcPrChange w:id="2983" w:author="Stage 2" w:date="2019-09-04T20:28:00Z">
              <w:tcPr>
                <w:tcW w:w="1577" w:type="dxa"/>
                <w:shd w:val="clear" w:color="auto" w:fill="auto"/>
                <w:tcMar>
                  <w:top w:w="100" w:type="dxa"/>
                  <w:left w:w="100" w:type="dxa"/>
                  <w:bottom w:w="100" w:type="dxa"/>
                  <w:right w:w="100" w:type="dxa"/>
                </w:tcMar>
                <w:vAlign w:val="center"/>
              </w:tcPr>
            </w:tcPrChange>
          </w:tcPr>
          <w:p w14:paraId="027982C6" w14:textId="0C449D1D" w:rsidR="00847E8C" w:rsidRDefault="003C1572">
            <w:pPr>
              <w:pStyle w:val="Compact"/>
              <w:rPr>
                <w:rPrChange w:id="2984" w:author="Stage 2" w:date="2019-09-04T20:28:00Z">
                  <w:rPr>
                    <w:rFonts w:ascii="Times New Roman" w:eastAsia="Times New Roman" w:hAnsi="Times New Roman" w:cs="Times New Roman"/>
                    <w:sz w:val="24"/>
                    <w:szCs w:val="24"/>
                    <w:highlight w:val="yellow"/>
                  </w:rPr>
                </w:rPrChange>
              </w:rPr>
              <w:pPrChange w:id="2985" w:author="Stage 2" w:date="2019-09-04T20:28:00Z">
                <w:pPr>
                  <w:widowControl w:val="0"/>
                  <w:pBdr>
                    <w:top w:val="nil"/>
                    <w:left w:val="nil"/>
                    <w:bottom w:val="nil"/>
                    <w:right w:val="nil"/>
                    <w:between w:val="nil"/>
                  </w:pBdr>
                  <w:spacing w:line="240" w:lineRule="auto"/>
                  <w:jc w:val="right"/>
                </w:pPr>
              </w:pPrChange>
            </w:pPr>
            <w:r>
              <w:rPr>
                <w:rPrChange w:id="2986" w:author="Stage 2" w:date="2019-09-04T20:28:00Z">
                  <w:rPr>
                    <w:rFonts w:ascii="Times New Roman" w:eastAsia="Times New Roman" w:hAnsi="Times New Roman" w:cs="Times New Roman"/>
                    <w:sz w:val="24"/>
                    <w:szCs w:val="24"/>
                    <w:highlight w:val="yellow"/>
                  </w:rPr>
                </w:rPrChange>
              </w:rPr>
              <w:t>0.</w:t>
            </w:r>
            <w:ins w:id="2987" w:author="Stage 2" w:date="2019-09-04T20:28:00Z">
              <w:r>
                <w:t>000</w:t>
              </w:r>
            </w:ins>
            <w:del w:id="2988" w:author="Stage 2" w:date="2019-09-04T20:28:00Z">
              <w:r>
                <w:rPr>
                  <w:rFonts w:eastAsia="Times New Roman" w:cs="Times New Roman"/>
                  <w:highlight w:val="yellow"/>
                </w:rPr>
                <w:delText>506</w:delText>
              </w:r>
            </w:del>
          </w:p>
        </w:tc>
      </w:tr>
      <w:tr w:rsidR="00847E8C" w14:paraId="0EBCCB34" w14:textId="77777777">
        <w:tc>
          <w:tcPr>
            <w:tcW w:w="0" w:type="auto"/>
            <w:tcPrChange w:id="2989" w:author="Stage 2" w:date="2019-09-04T20:28:00Z">
              <w:tcPr>
                <w:tcW w:w="3263" w:type="dxa"/>
                <w:shd w:val="clear" w:color="auto" w:fill="auto"/>
                <w:tcMar>
                  <w:top w:w="100" w:type="dxa"/>
                  <w:left w:w="100" w:type="dxa"/>
                  <w:bottom w:w="100" w:type="dxa"/>
                  <w:right w:w="100" w:type="dxa"/>
                </w:tcMar>
                <w:vAlign w:val="center"/>
              </w:tcPr>
            </w:tcPrChange>
          </w:tcPr>
          <w:p w14:paraId="6A3DCDF5" w14:textId="3F4C10D1" w:rsidR="00847E8C" w:rsidRDefault="003C1572">
            <w:pPr>
              <w:pStyle w:val="Compact"/>
              <w:rPr>
                <w:rPrChange w:id="2990" w:author="Stage 2" w:date="2019-09-04T20:28:00Z">
                  <w:rPr>
                    <w:rFonts w:ascii="Times New Roman" w:eastAsia="Times New Roman" w:hAnsi="Times New Roman" w:cs="Times New Roman"/>
                    <w:sz w:val="24"/>
                    <w:szCs w:val="24"/>
                    <w:highlight w:val="yellow"/>
                  </w:rPr>
                </w:rPrChange>
              </w:rPr>
              <w:pPrChange w:id="2991" w:author="Stage 2" w:date="2019-09-04T20:28:00Z">
                <w:pPr>
                  <w:widowControl w:val="0"/>
                  <w:pBdr>
                    <w:top w:val="nil"/>
                    <w:left w:val="nil"/>
                    <w:bottom w:val="nil"/>
                    <w:right w:val="nil"/>
                    <w:between w:val="nil"/>
                  </w:pBdr>
                  <w:spacing w:line="240" w:lineRule="auto"/>
                </w:pPr>
              </w:pPrChange>
            </w:pPr>
            <w:ins w:id="2992" w:author="Stage 2" w:date="2019-09-04T20:28:00Z">
              <w:r>
                <w:t>HPP * Age</w:t>
              </w:r>
            </w:ins>
            <w:del w:id="2993" w:author="Stage 2" w:date="2019-09-04T20:28:00Z">
              <w:r>
                <w:rPr>
                  <w:rFonts w:eastAsia="Times New Roman" w:cs="Times New Roman"/>
                  <w:highlight w:val="yellow"/>
                </w:rPr>
                <w:delText>eye-tracking x age_days</w:delText>
              </w:r>
            </w:del>
          </w:p>
        </w:tc>
        <w:tc>
          <w:tcPr>
            <w:tcW w:w="0" w:type="auto"/>
            <w:tcPrChange w:id="2994" w:author="Stage 2" w:date="2019-09-04T20:28:00Z">
              <w:tcPr>
                <w:tcW w:w="1564" w:type="dxa"/>
                <w:shd w:val="clear" w:color="auto" w:fill="auto"/>
                <w:tcMar>
                  <w:top w:w="100" w:type="dxa"/>
                  <w:left w:w="100" w:type="dxa"/>
                  <w:bottom w:w="100" w:type="dxa"/>
                  <w:right w:w="100" w:type="dxa"/>
                </w:tcMar>
                <w:vAlign w:val="center"/>
              </w:tcPr>
            </w:tcPrChange>
          </w:tcPr>
          <w:p w14:paraId="601310B5" w14:textId="642DED01" w:rsidR="00847E8C" w:rsidRDefault="003C1572">
            <w:pPr>
              <w:pStyle w:val="Compact"/>
              <w:rPr>
                <w:rPrChange w:id="2995" w:author="Stage 2" w:date="2019-09-04T20:28:00Z">
                  <w:rPr>
                    <w:rFonts w:ascii="Times New Roman" w:eastAsia="Times New Roman" w:hAnsi="Times New Roman" w:cs="Times New Roman"/>
                    <w:sz w:val="24"/>
                    <w:szCs w:val="24"/>
                    <w:highlight w:val="yellow"/>
                  </w:rPr>
                </w:rPrChange>
              </w:rPr>
              <w:pPrChange w:id="2996" w:author="Stage 2" w:date="2019-09-04T20:28:00Z">
                <w:pPr>
                  <w:widowControl w:val="0"/>
                  <w:pBdr>
                    <w:top w:val="nil"/>
                    <w:left w:val="nil"/>
                    <w:bottom w:val="nil"/>
                    <w:right w:val="nil"/>
                    <w:between w:val="nil"/>
                  </w:pBdr>
                  <w:spacing w:line="240" w:lineRule="auto"/>
                  <w:jc w:val="right"/>
                </w:pPr>
              </w:pPrChange>
            </w:pPr>
            <w:r>
              <w:rPr>
                <w:rPrChange w:id="2997" w:author="Stage 2" w:date="2019-09-04T20:28:00Z">
                  <w:rPr>
                    <w:rFonts w:ascii="Times New Roman" w:eastAsia="Times New Roman" w:hAnsi="Times New Roman" w:cs="Times New Roman"/>
                    <w:sz w:val="24"/>
                    <w:szCs w:val="24"/>
                    <w:highlight w:val="yellow"/>
                  </w:rPr>
                </w:rPrChange>
              </w:rPr>
              <w:t>-0.</w:t>
            </w:r>
            <w:ins w:id="2998" w:author="Stage 2" w:date="2019-09-04T20:28:00Z">
              <w:r>
                <w:t>059</w:t>
              </w:r>
            </w:ins>
            <w:del w:id="2999" w:author="Stage 2" w:date="2019-09-04T20:28:00Z">
              <w:r>
                <w:rPr>
                  <w:rFonts w:eastAsia="Times New Roman" w:cs="Times New Roman"/>
                  <w:highlight w:val="yellow"/>
                </w:rPr>
                <w:delText>02</w:delText>
              </w:r>
            </w:del>
          </w:p>
        </w:tc>
        <w:tc>
          <w:tcPr>
            <w:tcW w:w="0" w:type="auto"/>
            <w:tcPrChange w:id="3000" w:author="Stage 2" w:date="2019-09-04T20:28:00Z">
              <w:tcPr>
                <w:tcW w:w="1375" w:type="dxa"/>
                <w:shd w:val="clear" w:color="auto" w:fill="auto"/>
                <w:tcMar>
                  <w:top w:w="100" w:type="dxa"/>
                  <w:left w:w="100" w:type="dxa"/>
                  <w:bottom w:w="100" w:type="dxa"/>
                  <w:right w:w="100" w:type="dxa"/>
                </w:tcMar>
                <w:vAlign w:val="center"/>
              </w:tcPr>
            </w:tcPrChange>
          </w:tcPr>
          <w:p w14:paraId="5674D548" w14:textId="50EA195A" w:rsidR="00847E8C" w:rsidRDefault="003C1572">
            <w:pPr>
              <w:pStyle w:val="Compact"/>
              <w:rPr>
                <w:rPrChange w:id="3001" w:author="Stage 2" w:date="2019-09-04T20:28:00Z">
                  <w:rPr>
                    <w:rFonts w:ascii="Times New Roman" w:eastAsia="Times New Roman" w:hAnsi="Times New Roman" w:cs="Times New Roman"/>
                    <w:sz w:val="24"/>
                    <w:szCs w:val="24"/>
                    <w:highlight w:val="yellow"/>
                  </w:rPr>
                </w:rPrChange>
              </w:rPr>
              <w:pPrChange w:id="3002" w:author="Stage 2" w:date="2019-09-04T20:28:00Z">
                <w:pPr>
                  <w:widowControl w:val="0"/>
                  <w:pBdr>
                    <w:top w:val="nil"/>
                    <w:left w:val="nil"/>
                    <w:bottom w:val="nil"/>
                    <w:right w:val="nil"/>
                    <w:between w:val="nil"/>
                  </w:pBdr>
                  <w:spacing w:line="240" w:lineRule="auto"/>
                  <w:jc w:val="right"/>
                </w:pPr>
              </w:pPrChange>
            </w:pPr>
            <w:r>
              <w:rPr>
                <w:rPrChange w:id="3003" w:author="Stage 2" w:date="2019-09-04T20:28:00Z">
                  <w:rPr>
                    <w:rFonts w:ascii="Times New Roman" w:eastAsia="Times New Roman" w:hAnsi="Times New Roman" w:cs="Times New Roman"/>
                    <w:sz w:val="24"/>
                    <w:szCs w:val="24"/>
                    <w:highlight w:val="yellow"/>
                  </w:rPr>
                </w:rPrChange>
              </w:rPr>
              <w:t>0.</w:t>
            </w:r>
            <w:ins w:id="3004" w:author="Stage 2" w:date="2019-09-04T20:28:00Z">
              <w:r>
                <w:t>051</w:t>
              </w:r>
            </w:ins>
            <w:del w:id="3005" w:author="Stage 2" w:date="2019-09-04T20:28:00Z">
              <w:r>
                <w:rPr>
                  <w:rFonts w:eastAsia="Times New Roman" w:cs="Times New Roman"/>
                  <w:highlight w:val="yellow"/>
                </w:rPr>
                <w:delText>01</w:delText>
              </w:r>
            </w:del>
          </w:p>
        </w:tc>
        <w:tc>
          <w:tcPr>
            <w:tcW w:w="0" w:type="auto"/>
            <w:tcPrChange w:id="3006" w:author="Stage 2" w:date="2019-09-04T20:28:00Z">
              <w:tcPr>
                <w:tcW w:w="1577" w:type="dxa"/>
                <w:shd w:val="clear" w:color="auto" w:fill="auto"/>
                <w:tcMar>
                  <w:top w:w="100" w:type="dxa"/>
                  <w:left w:w="100" w:type="dxa"/>
                  <w:bottom w:w="100" w:type="dxa"/>
                  <w:right w:w="100" w:type="dxa"/>
                </w:tcMar>
                <w:vAlign w:val="center"/>
              </w:tcPr>
            </w:tcPrChange>
          </w:tcPr>
          <w:p w14:paraId="5B2709B7" w14:textId="3FDB714E" w:rsidR="00847E8C" w:rsidRDefault="003C1572">
            <w:pPr>
              <w:pStyle w:val="Compact"/>
              <w:rPr>
                <w:rPrChange w:id="3007" w:author="Stage 2" w:date="2019-09-04T20:28:00Z">
                  <w:rPr>
                    <w:rFonts w:ascii="Times New Roman" w:eastAsia="Times New Roman" w:hAnsi="Times New Roman" w:cs="Times New Roman"/>
                    <w:sz w:val="24"/>
                    <w:szCs w:val="24"/>
                    <w:highlight w:val="yellow"/>
                  </w:rPr>
                </w:rPrChange>
              </w:rPr>
              <w:pPrChange w:id="3008" w:author="Stage 2" w:date="2019-09-04T20:28:00Z">
                <w:pPr>
                  <w:widowControl w:val="0"/>
                  <w:pBdr>
                    <w:top w:val="nil"/>
                    <w:left w:val="nil"/>
                    <w:bottom w:val="nil"/>
                    <w:right w:val="nil"/>
                    <w:between w:val="nil"/>
                  </w:pBdr>
                  <w:spacing w:line="240" w:lineRule="auto"/>
                  <w:jc w:val="right"/>
                </w:pPr>
              </w:pPrChange>
            </w:pPr>
            <w:r>
              <w:rPr>
                <w:rPrChange w:id="3009" w:author="Stage 2" w:date="2019-09-04T20:28:00Z">
                  <w:rPr>
                    <w:rFonts w:ascii="Times New Roman" w:eastAsia="Times New Roman" w:hAnsi="Times New Roman" w:cs="Times New Roman"/>
                    <w:sz w:val="24"/>
                    <w:szCs w:val="24"/>
                    <w:highlight w:val="yellow"/>
                  </w:rPr>
                </w:rPrChange>
              </w:rPr>
              <w:t>-</w:t>
            </w:r>
            <w:ins w:id="3010" w:author="Stage 2" w:date="2019-09-04T20:28:00Z">
              <w:r>
                <w:t>1.150</w:t>
              </w:r>
            </w:ins>
            <w:del w:id="3011" w:author="Stage 2" w:date="2019-09-04T20:28:00Z">
              <w:r>
                <w:rPr>
                  <w:rFonts w:eastAsia="Times New Roman" w:cs="Times New Roman"/>
                  <w:highlight w:val="yellow"/>
                </w:rPr>
                <w:delText>2.27</w:delText>
              </w:r>
            </w:del>
          </w:p>
        </w:tc>
        <w:tc>
          <w:tcPr>
            <w:tcW w:w="0" w:type="auto"/>
            <w:tcPrChange w:id="3012" w:author="Stage 2" w:date="2019-09-04T20:28:00Z">
              <w:tcPr>
                <w:tcW w:w="1577" w:type="dxa"/>
                <w:shd w:val="clear" w:color="auto" w:fill="auto"/>
                <w:tcMar>
                  <w:top w:w="100" w:type="dxa"/>
                  <w:left w:w="100" w:type="dxa"/>
                  <w:bottom w:w="100" w:type="dxa"/>
                  <w:right w:w="100" w:type="dxa"/>
                </w:tcMar>
                <w:vAlign w:val="center"/>
              </w:tcPr>
            </w:tcPrChange>
          </w:tcPr>
          <w:p w14:paraId="03AC942A" w14:textId="60968E7B" w:rsidR="00847E8C" w:rsidRDefault="003C1572">
            <w:pPr>
              <w:pStyle w:val="Compact"/>
              <w:rPr>
                <w:rPrChange w:id="3013" w:author="Stage 2" w:date="2019-09-04T20:28:00Z">
                  <w:rPr>
                    <w:rFonts w:ascii="Times New Roman" w:eastAsia="Times New Roman" w:hAnsi="Times New Roman" w:cs="Times New Roman"/>
                    <w:sz w:val="24"/>
                    <w:szCs w:val="24"/>
                    <w:highlight w:val="yellow"/>
                  </w:rPr>
                </w:rPrChange>
              </w:rPr>
              <w:pPrChange w:id="3014" w:author="Stage 2" w:date="2019-09-04T20:28:00Z">
                <w:pPr>
                  <w:widowControl w:val="0"/>
                  <w:pBdr>
                    <w:top w:val="nil"/>
                    <w:left w:val="nil"/>
                    <w:bottom w:val="nil"/>
                    <w:right w:val="nil"/>
                    <w:between w:val="nil"/>
                  </w:pBdr>
                  <w:spacing w:line="240" w:lineRule="auto"/>
                  <w:jc w:val="right"/>
                </w:pPr>
              </w:pPrChange>
            </w:pPr>
            <w:r>
              <w:rPr>
                <w:rPrChange w:id="3015" w:author="Stage 2" w:date="2019-09-04T20:28:00Z">
                  <w:rPr>
                    <w:rFonts w:ascii="Times New Roman" w:eastAsia="Times New Roman" w:hAnsi="Times New Roman" w:cs="Times New Roman"/>
                    <w:sz w:val="24"/>
                    <w:szCs w:val="24"/>
                    <w:highlight w:val="yellow"/>
                  </w:rPr>
                </w:rPrChange>
              </w:rPr>
              <w:t>0.</w:t>
            </w:r>
            <w:ins w:id="3016" w:author="Stage 2" w:date="2019-09-04T20:28:00Z">
              <w:r>
                <w:t>251</w:t>
              </w:r>
            </w:ins>
            <w:del w:id="3017" w:author="Stage 2" w:date="2019-09-04T20:28:00Z">
              <w:r>
                <w:rPr>
                  <w:rFonts w:eastAsia="Times New Roman" w:cs="Times New Roman"/>
                  <w:highlight w:val="yellow"/>
                </w:rPr>
                <w:delText>023</w:delText>
              </w:r>
            </w:del>
          </w:p>
        </w:tc>
      </w:tr>
      <w:tr w:rsidR="00847E8C" w14:paraId="50E83E77" w14:textId="77777777">
        <w:tc>
          <w:tcPr>
            <w:tcW w:w="0" w:type="auto"/>
            <w:tcPrChange w:id="3018" w:author="Stage 2" w:date="2019-09-04T20:28:00Z">
              <w:tcPr>
                <w:tcW w:w="3263" w:type="dxa"/>
                <w:shd w:val="clear" w:color="auto" w:fill="auto"/>
                <w:tcMar>
                  <w:top w:w="100" w:type="dxa"/>
                  <w:left w:w="100" w:type="dxa"/>
                  <w:bottom w:w="100" w:type="dxa"/>
                  <w:right w:w="100" w:type="dxa"/>
                </w:tcMar>
                <w:vAlign w:val="center"/>
              </w:tcPr>
            </w:tcPrChange>
          </w:tcPr>
          <w:p w14:paraId="7BCC495A" w14:textId="0AE4FA06" w:rsidR="00847E8C" w:rsidRDefault="003C1572">
            <w:pPr>
              <w:pStyle w:val="Compact"/>
              <w:rPr>
                <w:rPrChange w:id="3019" w:author="Stage 2" w:date="2019-09-04T20:28:00Z">
                  <w:rPr>
                    <w:rFonts w:ascii="Times New Roman" w:eastAsia="Times New Roman" w:hAnsi="Times New Roman" w:cs="Times New Roman"/>
                    <w:sz w:val="24"/>
                    <w:szCs w:val="24"/>
                    <w:highlight w:val="yellow"/>
                  </w:rPr>
                </w:rPrChange>
              </w:rPr>
              <w:pPrChange w:id="3020" w:author="Stage 2" w:date="2019-09-04T20:28:00Z">
                <w:pPr>
                  <w:widowControl w:val="0"/>
                  <w:pBdr>
                    <w:top w:val="nil"/>
                    <w:left w:val="nil"/>
                    <w:bottom w:val="nil"/>
                    <w:right w:val="nil"/>
                    <w:between w:val="nil"/>
                  </w:pBdr>
                  <w:spacing w:line="240" w:lineRule="auto"/>
                </w:pPr>
              </w:pPrChange>
            </w:pPr>
            <w:ins w:id="3021" w:author="Stage 2" w:date="2019-09-04T20:28:00Z">
              <w:r>
                <w:t>Eye-tracking * Trial #</w:t>
              </w:r>
            </w:ins>
            <w:del w:id="3022" w:author="Stage 2" w:date="2019-09-04T20:28:00Z">
              <w:r>
                <w:rPr>
                  <w:rFonts w:eastAsia="Times New Roman" w:cs="Times New Roman"/>
                  <w:highlight w:val="yellow"/>
                </w:rPr>
                <w:delText>HPP x trial_num</w:delText>
              </w:r>
            </w:del>
          </w:p>
        </w:tc>
        <w:tc>
          <w:tcPr>
            <w:tcW w:w="0" w:type="auto"/>
            <w:tcPrChange w:id="3023" w:author="Stage 2" w:date="2019-09-04T20:28:00Z">
              <w:tcPr>
                <w:tcW w:w="1564" w:type="dxa"/>
                <w:shd w:val="clear" w:color="auto" w:fill="auto"/>
                <w:tcMar>
                  <w:top w:w="100" w:type="dxa"/>
                  <w:left w:w="100" w:type="dxa"/>
                  <w:bottom w:w="100" w:type="dxa"/>
                  <w:right w:w="100" w:type="dxa"/>
                </w:tcMar>
                <w:vAlign w:val="center"/>
              </w:tcPr>
            </w:tcPrChange>
          </w:tcPr>
          <w:p w14:paraId="6726FC20" w14:textId="0D587CE4" w:rsidR="00847E8C" w:rsidRDefault="003C1572">
            <w:pPr>
              <w:pStyle w:val="Compact"/>
              <w:rPr>
                <w:rPrChange w:id="3024" w:author="Stage 2" w:date="2019-09-04T20:28:00Z">
                  <w:rPr>
                    <w:rFonts w:ascii="Times New Roman" w:eastAsia="Times New Roman" w:hAnsi="Times New Roman" w:cs="Times New Roman"/>
                    <w:sz w:val="24"/>
                    <w:szCs w:val="24"/>
                    <w:highlight w:val="yellow"/>
                  </w:rPr>
                </w:rPrChange>
              </w:rPr>
              <w:pPrChange w:id="3025" w:author="Stage 2" w:date="2019-09-04T20:28:00Z">
                <w:pPr>
                  <w:widowControl w:val="0"/>
                  <w:pBdr>
                    <w:top w:val="nil"/>
                    <w:left w:val="nil"/>
                    <w:bottom w:val="nil"/>
                    <w:right w:val="nil"/>
                    <w:between w:val="nil"/>
                  </w:pBdr>
                  <w:spacing w:line="240" w:lineRule="auto"/>
                  <w:jc w:val="right"/>
                </w:pPr>
              </w:pPrChange>
            </w:pPr>
            <w:r>
              <w:rPr>
                <w:rPrChange w:id="3026" w:author="Stage 2" w:date="2019-09-04T20:28:00Z">
                  <w:rPr>
                    <w:rFonts w:ascii="Times New Roman" w:eastAsia="Times New Roman" w:hAnsi="Times New Roman" w:cs="Times New Roman"/>
                    <w:sz w:val="24"/>
                    <w:szCs w:val="24"/>
                    <w:highlight w:val="yellow"/>
                  </w:rPr>
                </w:rPrChange>
              </w:rPr>
              <w:t>0.</w:t>
            </w:r>
            <w:ins w:id="3027" w:author="Stage 2" w:date="2019-09-04T20:28:00Z">
              <w:r>
                <w:t>068</w:t>
              </w:r>
            </w:ins>
            <w:del w:id="3028" w:author="Stage 2" w:date="2019-09-04T20:28:00Z">
              <w:r>
                <w:rPr>
                  <w:rFonts w:eastAsia="Times New Roman" w:cs="Times New Roman"/>
                  <w:highlight w:val="yellow"/>
                </w:rPr>
                <w:delText>06</w:delText>
              </w:r>
            </w:del>
          </w:p>
        </w:tc>
        <w:tc>
          <w:tcPr>
            <w:tcW w:w="0" w:type="auto"/>
            <w:tcPrChange w:id="3029" w:author="Stage 2" w:date="2019-09-04T20:28:00Z">
              <w:tcPr>
                <w:tcW w:w="1375" w:type="dxa"/>
                <w:shd w:val="clear" w:color="auto" w:fill="auto"/>
                <w:tcMar>
                  <w:top w:w="100" w:type="dxa"/>
                  <w:left w:w="100" w:type="dxa"/>
                  <w:bottom w:w="100" w:type="dxa"/>
                  <w:right w:w="100" w:type="dxa"/>
                </w:tcMar>
                <w:vAlign w:val="center"/>
              </w:tcPr>
            </w:tcPrChange>
          </w:tcPr>
          <w:p w14:paraId="5DA35055" w14:textId="16BBFFF6" w:rsidR="00847E8C" w:rsidRDefault="003C1572">
            <w:pPr>
              <w:pStyle w:val="Compact"/>
              <w:rPr>
                <w:rPrChange w:id="3030" w:author="Stage 2" w:date="2019-09-04T20:28:00Z">
                  <w:rPr>
                    <w:rFonts w:ascii="Times New Roman" w:eastAsia="Times New Roman" w:hAnsi="Times New Roman" w:cs="Times New Roman"/>
                    <w:sz w:val="24"/>
                    <w:szCs w:val="24"/>
                    <w:highlight w:val="yellow"/>
                  </w:rPr>
                </w:rPrChange>
              </w:rPr>
              <w:pPrChange w:id="3031" w:author="Stage 2" w:date="2019-09-04T20:28:00Z">
                <w:pPr>
                  <w:widowControl w:val="0"/>
                  <w:pBdr>
                    <w:top w:val="nil"/>
                    <w:left w:val="nil"/>
                    <w:bottom w:val="nil"/>
                    <w:right w:val="nil"/>
                    <w:between w:val="nil"/>
                  </w:pBdr>
                  <w:spacing w:line="240" w:lineRule="auto"/>
                  <w:jc w:val="right"/>
                </w:pPr>
              </w:pPrChange>
            </w:pPr>
            <w:r>
              <w:rPr>
                <w:rPrChange w:id="3032" w:author="Stage 2" w:date="2019-09-04T20:28:00Z">
                  <w:rPr>
                    <w:rFonts w:ascii="Times New Roman" w:eastAsia="Times New Roman" w:hAnsi="Times New Roman" w:cs="Times New Roman"/>
                    <w:sz w:val="24"/>
                    <w:szCs w:val="24"/>
                    <w:highlight w:val="yellow"/>
                  </w:rPr>
                </w:rPrChange>
              </w:rPr>
              <w:t>0.</w:t>
            </w:r>
            <w:ins w:id="3033" w:author="Stage 2" w:date="2019-09-04T20:28:00Z">
              <w:r>
                <w:t>036</w:t>
              </w:r>
            </w:ins>
            <w:del w:id="3034" w:author="Stage 2" w:date="2019-09-04T20:28:00Z">
              <w:r>
                <w:rPr>
                  <w:rFonts w:eastAsia="Times New Roman" w:cs="Times New Roman"/>
                  <w:highlight w:val="yellow"/>
                </w:rPr>
                <w:delText>10</w:delText>
              </w:r>
            </w:del>
          </w:p>
        </w:tc>
        <w:tc>
          <w:tcPr>
            <w:tcW w:w="0" w:type="auto"/>
            <w:tcPrChange w:id="3035" w:author="Stage 2" w:date="2019-09-04T20:28:00Z">
              <w:tcPr>
                <w:tcW w:w="1577" w:type="dxa"/>
                <w:shd w:val="clear" w:color="auto" w:fill="auto"/>
                <w:tcMar>
                  <w:top w:w="100" w:type="dxa"/>
                  <w:left w:w="100" w:type="dxa"/>
                  <w:bottom w:w="100" w:type="dxa"/>
                  <w:right w:w="100" w:type="dxa"/>
                </w:tcMar>
                <w:vAlign w:val="center"/>
              </w:tcPr>
            </w:tcPrChange>
          </w:tcPr>
          <w:p w14:paraId="5D4DBE9E" w14:textId="45573EA2" w:rsidR="00847E8C" w:rsidRDefault="003C1572">
            <w:pPr>
              <w:pStyle w:val="Compact"/>
              <w:rPr>
                <w:rPrChange w:id="3036" w:author="Stage 2" w:date="2019-09-04T20:28:00Z">
                  <w:rPr>
                    <w:rFonts w:ascii="Times New Roman" w:eastAsia="Times New Roman" w:hAnsi="Times New Roman" w:cs="Times New Roman"/>
                    <w:sz w:val="24"/>
                    <w:szCs w:val="24"/>
                    <w:highlight w:val="yellow"/>
                  </w:rPr>
                </w:rPrChange>
              </w:rPr>
              <w:pPrChange w:id="3037" w:author="Stage 2" w:date="2019-09-04T20:28:00Z">
                <w:pPr>
                  <w:widowControl w:val="0"/>
                  <w:pBdr>
                    <w:top w:val="nil"/>
                    <w:left w:val="nil"/>
                    <w:bottom w:val="nil"/>
                    <w:right w:val="nil"/>
                    <w:between w:val="nil"/>
                  </w:pBdr>
                  <w:spacing w:line="240" w:lineRule="auto"/>
                  <w:jc w:val="right"/>
                </w:pPr>
              </w:pPrChange>
            </w:pPr>
            <w:ins w:id="3038" w:author="Stage 2" w:date="2019-09-04T20:28:00Z">
              <w:r>
                <w:t>1.850</w:t>
              </w:r>
            </w:ins>
            <w:del w:id="3039" w:author="Stage 2" w:date="2019-09-04T20:28:00Z">
              <w:r>
                <w:rPr>
                  <w:rFonts w:eastAsia="Times New Roman" w:cs="Times New Roman"/>
                  <w:highlight w:val="yellow"/>
                </w:rPr>
                <w:delText>0.63</w:delText>
              </w:r>
            </w:del>
          </w:p>
        </w:tc>
        <w:tc>
          <w:tcPr>
            <w:tcW w:w="0" w:type="auto"/>
            <w:tcPrChange w:id="3040" w:author="Stage 2" w:date="2019-09-04T20:28:00Z">
              <w:tcPr>
                <w:tcW w:w="1577" w:type="dxa"/>
                <w:shd w:val="clear" w:color="auto" w:fill="auto"/>
                <w:tcMar>
                  <w:top w:w="100" w:type="dxa"/>
                  <w:left w:w="100" w:type="dxa"/>
                  <w:bottom w:w="100" w:type="dxa"/>
                  <w:right w:w="100" w:type="dxa"/>
                </w:tcMar>
                <w:vAlign w:val="center"/>
              </w:tcPr>
            </w:tcPrChange>
          </w:tcPr>
          <w:p w14:paraId="0A96A944" w14:textId="3F0AA485" w:rsidR="00847E8C" w:rsidRDefault="003C1572">
            <w:pPr>
              <w:pStyle w:val="Compact"/>
              <w:rPr>
                <w:rPrChange w:id="3041" w:author="Stage 2" w:date="2019-09-04T20:28:00Z">
                  <w:rPr>
                    <w:rFonts w:ascii="Times New Roman" w:eastAsia="Times New Roman" w:hAnsi="Times New Roman" w:cs="Times New Roman"/>
                    <w:sz w:val="24"/>
                    <w:szCs w:val="24"/>
                    <w:highlight w:val="yellow"/>
                  </w:rPr>
                </w:rPrChange>
              </w:rPr>
              <w:pPrChange w:id="3042" w:author="Stage 2" w:date="2019-09-04T20:28:00Z">
                <w:pPr>
                  <w:widowControl w:val="0"/>
                  <w:pBdr>
                    <w:top w:val="nil"/>
                    <w:left w:val="nil"/>
                    <w:bottom w:val="nil"/>
                    <w:right w:val="nil"/>
                    <w:between w:val="nil"/>
                  </w:pBdr>
                  <w:spacing w:line="240" w:lineRule="auto"/>
                  <w:jc w:val="right"/>
                </w:pPr>
              </w:pPrChange>
            </w:pPr>
            <w:r>
              <w:rPr>
                <w:rPrChange w:id="3043" w:author="Stage 2" w:date="2019-09-04T20:28:00Z">
                  <w:rPr>
                    <w:rFonts w:ascii="Times New Roman" w:eastAsia="Times New Roman" w:hAnsi="Times New Roman" w:cs="Times New Roman"/>
                    <w:sz w:val="24"/>
                    <w:szCs w:val="24"/>
                    <w:highlight w:val="yellow"/>
                  </w:rPr>
                </w:rPrChange>
              </w:rPr>
              <w:t>0.</w:t>
            </w:r>
            <w:ins w:id="3044" w:author="Stage 2" w:date="2019-09-04T20:28:00Z">
              <w:r>
                <w:t>064</w:t>
              </w:r>
            </w:ins>
            <w:del w:id="3045" w:author="Stage 2" w:date="2019-09-04T20:28:00Z">
              <w:r>
                <w:rPr>
                  <w:rFonts w:eastAsia="Times New Roman" w:cs="Times New Roman"/>
                  <w:highlight w:val="yellow"/>
                </w:rPr>
                <w:delText>530</w:delText>
              </w:r>
            </w:del>
          </w:p>
        </w:tc>
      </w:tr>
      <w:tr w:rsidR="00847E8C" w14:paraId="40DED822" w14:textId="77777777">
        <w:tc>
          <w:tcPr>
            <w:tcW w:w="0" w:type="auto"/>
            <w:tcPrChange w:id="3046" w:author="Stage 2" w:date="2019-09-04T20:28:00Z">
              <w:tcPr>
                <w:tcW w:w="3263" w:type="dxa"/>
                <w:shd w:val="clear" w:color="auto" w:fill="auto"/>
                <w:tcMar>
                  <w:top w:w="100" w:type="dxa"/>
                  <w:left w:w="100" w:type="dxa"/>
                  <w:bottom w:w="100" w:type="dxa"/>
                  <w:right w:w="100" w:type="dxa"/>
                </w:tcMar>
                <w:vAlign w:val="center"/>
              </w:tcPr>
            </w:tcPrChange>
          </w:tcPr>
          <w:p w14:paraId="78B12DE0" w14:textId="165649BA" w:rsidR="00847E8C" w:rsidRDefault="003C1572">
            <w:pPr>
              <w:pStyle w:val="Compact"/>
              <w:rPr>
                <w:rPrChange w:id="3047" w:author="Stage 2" w:date="2019-09-04T20:28:00Z">
                  <w:rPr>
                    <w:rFonts w:ascii="Times New Roman" w:eastAsia="Times New Roman" w:hAnsi="Times New Roman" w:cs="Times New Roman"/>
                    <w:sz w:val="24"/>
                    <w:szCs w:val="24"/>
                    <w:highlight w:val="yellow"/>
                  </w:rPr>
                </w:rPrChange>
              </w:rPr>
              <w:pPrChange w:id="3048" w:author="Stage 2" w:date="2019-09-04T20:28:00Z">
                <w:pPr>
                  <w:widowControl w:val="0"/>
                  <w:pBdr>
                    <w:top w:val="nil"/>
                    <w:left w:val="nil"/>
                    <w:bottom w:val="nil"/>
                    <w:right w:val="nil"/>
                    <w:between w:val="nil"/>
                  </w:pBdr>
                  <w:spacing w:line="240" w:lineRule="auto"/>
                </w:pPr>
              </w:pPrChange>
            </w:pPr>
            <w:ins w:id="3049" w:author="Stage 2" w:date="2019-09-04T20:28:00Z">
              <w:r>
                <w:t>HPP * Trial #</w:t>
              </w:r>
            </w:ins>
            <w:del w:id="3050" w:author="Stage 2" w:date="2019-09-04T20:28:00Z">
              <w:r>
                <w:rPr>
                  <w:rFonts w:eastAsia="Times New Roman" w:cs="Times New Roman"/>
                  <w:highlight w:val="yellow"/>
                </w:rPr>
                <w:delText>eye-tracking x trial_num</w:delText>
              </w:r>
            </w:del>
          </w:p>
        </w:tc>
        <w:tc>
          <w:tcPr>
            <w:tcW w:w="0" w:type="auto"/>
            <w:tcPrChange w:id="3051" w:author="Stage 2" w:date="2019-09-04T20:28:00Z">
              <w:tcPr>
                <w:tcW w:w="1564" w:type="dxa"/>
                <w:shd w:val="clear" w:color="auto" w:fill="auto"/>
                <w:tcMar>
                  <w:top w:w="100" w:type="dxa"/>
                  <w:left w:w="100" w:type="dxa"/>
                  <w:bottom w:w="100" w:type="dxa"/>
                  <w:right w:w="100" w:type="dxa"/>
                </w:tcMar>
                <w:vAlign w:val="center"/>
              </w:tcPr>
            </w:tcPrChange>
          </w:tcPr>
          <w:p w14:paraId="4039D1A0" w14:textId="07571C05" w:rsidR="00847E8C" w:rsidRDefault="003C1572">
            <w:pPr>
              <w:pStyle w:val="Compact"/>
              <w:rPr>
                <w:rPrChange w:id="3052" w:author="Stage 2" w:date="2019-09-04T20:28:00Z">
                  <w:rPr>
                    <w:rFonts w:ascii="Times New Roman" w:eastAsia="Times New Roman" w:hAnsi="Times New Roman" w:cs="Times New Roman"/>
                    <w:sz w:val="24"/>
                    <w:szCs w:val="24"/>
                    <w:highlight w:val="yellow"/>
                  </w:rPr>
                </w:rPrChange>
              </w:rPr>
              <w:pPrChange w:id="3053" w:author="Stage 2" w:date="2019-09-04T20:28:00Z">
                <w:pPr>
                  <w:widowControl w:val="0"/>
                  <w:pBdr>
                    <w:top w:val="nil"/>
                    <w:left w:val="nil"/>
                    <w:bottom w:val="nil"/>
                    <w:right w:val="nil"/>
                    <w:between w:val="nil"/>
                  </w:pBdr>
                  <w:spacing w:line="240" w:lineRule="auto"/>
                  <w:jc w:val="right"/>
                </w:pPr>
              </w:pPrChange>
            </w:pPr>
            <w:del w:id="3054" w:author="Stage 2" w:date="2019-09-04T20:28:00Z">
              <w:r>
                <w:rPr>
                  <w:rFonts w:eastAsia="Times New Roman" w:cs="Times New Roman"/>
                  <w:highlight w:val="yellow"/>
                </w:rPr>
                <w:delText>-</w:delText>
              </w:r>
            </w:del>
            <w:r>
              <w:rPr>
                <w:rPrChange w:id="3055" w:author="Stage 2" w:date="2019-09-04T20:28:00Z">
                  <w:rPr>
                    <w:rFonts w:ascii="Times New Roman" w:eastAsia="Times New Roman" w:hAnsi="Times New Roman" w:cs="Times New Roman"/>
                    <w:sz w:val="24"/>
                    <w:szCs w:val="24"/>
                    <w:highlight w:val="yellow"/>
                  </w:rPr>
                </w:rPrChange>
              </w:rPr>
              <w:t>0.</w:t>
            </w:r>
            <w:ins w:id="3056" w:author="Stage 2" w:date="2019-09-04T20:28:00Z">
              <w:r>
                <w:t>046</w:t>
              </w:r>
            </w:ins>
            <w:del w:id="3057" w:author="Stage 2" w:date="2019-09-04T20:28:00Z">
              <w:r>
                <w:rPr>
                  <w:rFonts w:eastAsia="Times New Roman" w:cs="Times New Roman"/>
                  <w:highlight w:val="yellow"/>
                </w:rPr>
                <w:delText>04</w:delText>
              </w:r>
            </w:del>
          </w:p>
        </w:tc>
        <w:tc>
          <w:tcPr>
            <w:tcW w:w="0" w:type="auto"/>
            <w:tcPrChange w:id="3058" w:author="Stage 2" w:date="2019-09-04T20:28:00Z">
              <w:tcPr>
                <w:tcW w:w="1375" w:type="dxa"/>
                <w:shd w:val="clear" w:color="auto" w:fill="auto"/>
                <w:tcMar>
                  <w:top w:w="100" w:type="dxa"/>
                  <w:left w:w="100" w:type="dxa"/>
                  <w:bottom w:w="100" w:type="dxa"/>
                  <w:right w:w="100" w:type="dxa"/>
                </w:tcMar>
                <w:vAlign w:val="center"/>
              </w:tcPr>
            </w:tcPrChange>
          </w:tcPr>
          <w:p w14:paraId="052BCCA8" w14:textId="33DAAF2E" w:rsidR="00847E8C" w:rsidRDefault="003C1572">
            <w:pPr>
              <w:pStyle w:val="Compact"/>
              <w:rPr>
                <w:rPrChange w:id="3059" w:author="Stage 2" w:date="2019-09-04T20:28:00Z">
                  <w:rPr>
                    <w:rFonts w:ascii="Times New Roman" w:eastAsia="Times New Roman" w:hAnsi="Times New Roman" w:cs="Times New Roman"/>
                    <w:sz w:val="24"/>
                    <w:szCs w:val="24"/>
                    <w:highlight w:val="yellow"/>
                  </w:rPr>
                </w:rPrChange>
              </w:rPr>
              <w:pPrChange w:id="3060" w:author="Stage 2" w:date="2019-09-04T20:28:00Z">
                <w:pPr>
                  <w:widowControl w:val="0"/>
                  <w:pBdr>
                    <w:top w:val="nil"/>
                    <w:left w:val="nil"/>
                    <w:bottom w:val="nil"/>
                    <w:right w:val="nil"/>
                    <w:between w:val="nil"/>
                  </w:pBdr>
                  <w:spacing w:line="240" w:lineRule="auto"/>
                  <w:jc w:val="right"/>
                </w:pPr>
              </w:pPrChange>
            </w:pPr>
            <w:r>
              <w:rPr>
                <w:rPrChange w:id="3061" w:author="Stage 2" w:date="2019-09-04T20:28:00Z">
                  <w:rPr>
                    <w:rFonts w:ascii="Times New Roman" w:eastAsia="Times New Roman" w:hAnsi="Times New Roman" w:cs="Times New Roman"/>
                    <w:sz w:val="24"/>
                    <w:szCs w:val="24"/>
                    <w:highlight w:val="yellow"/>
                  </w:rPr>
                </w:rPrChange>
              </w:rPr>
              <w:t>0.</w:t>
            </w:r>
            <w:ins w:id="3062" w:author="Stage 2" w:date="2019-09-04T20:28:00Z">
              <w:r>
                <w:t>040</w:t>
              </w:r>
            </w:ins>
            <w:del w:id="3063" w:author="Stage 2" w:date="2019-09-04T20:28:00Z">
              <w:r>
                <w:rPr>
                  <w:rFonts w:eastAsia="Times New Roman" w:cs="Times New Roman"/>
                  <w:highlight w:val="yellow"/>
                </w:rPr>
                <w:delText>14</w:delText>
              </w:r>
            </w:del>
          </w:p>
        </w:tc>
        <w:tc>
          <w:tcPr>
            <w:tcW w:w="0" w:type="auto"/>
            <w:tcPrChange w:id="3064" w:author="Stage 2" w:date="2019-09-04T20:28:00Z">
              <w:tcPr>
                <w:tcW w:w="1577" w:type="dxa"/>
                <w:shd w:val="clear" w:color="auto" w:fill="auto"/>
                <w:tcMar>
                  <w:top w:w="100" w:type="dxa"/>
                  <w:left w:w="100" w:type="dxa"/>
                  <w:bottom w:w="100" w:type="dxa"/>
                  <w:right w:w="100" w:type="dxa"/>
                </w:tcMar>
                <w:vAlign w:val="center"/>
              </w:tcPr>
            </w:tcPrChange>
          </w:tcPr>
          <w:p w14:paraId="7C570139" w14:textId="677F3680" w:rsidR="00847E8C" w:rsidRDefault="003C1572">
            <w:pPr>
              <w:pStyle w:val="Compact"/>
              <w:rPr>
                <w:rPrChange w:id="3065" w:author="Stage 2" w:date="2019-09-04T20:28:00Z">
                  <w:rPr>
                    <w:rFonts w:ascii="Times New Roman" w:eastAsia="Times New Roman" w:hAnsi="Times New Roman" w:cs="Times New Roman"/>
                    <w:sz w:val="24"/>
                    <w:szCs w:val="24"/>
                    <w:highlight w:val="yellow"/>
                  </w:rPr>
                </w:rPrChange>
              </w:rPr>
              <w:pPrChange w:id="3066" w:author="Stage 2" w:date="2019-09-04T20:28:00Z">
                <w:pPr>
                  <w:widowControl w:val="0"/>
                  <w:pBdr>
                    <w:top w:val="nil"/>
                    <w:left w:val="nil"/>
                    <w:bottom w:val="nil"/>
                    <w:right w:val="nil"/>
                    <w:between w:val="nil"/>
                  </w:pBdr>
                  <w:spacing w:line="240" w:lineRule="auto"/>
                  <w:jc w:val="right"/>
                </w:pPr>
              </w:pPrChange>
            </w:pPr>
            <w:ins w:id="3067" w:author="Stage 2" w:date="2019-09-04T20:28:00Z">
              <w:r>
                <w:t>1.130</w:t>
              </w:r>
            </w:ins>
            <w:del w:id="3068" w:author="Stage 2" w:date="2019-09-04T20:28:00Z">
              <w:r>
                <w:rPr>
                  <w:rFonts w:eastAsia="Times New Roman" w:cs="Times New Roman"/>
                  <w:highlight w:val="yellow"/>
                </w:rPr>
                <w:delText>-0.31</w:delText>
              </w:r>
            </w:del>
          </w:p>
        </w:tc>
        <w:tc>
          <w:tcPr>
            <w:tcW w:w="0" w:type="auto"/>
            <w:tcPrChange w:id="3069" w:author="Stage 2" w:date="2019-09-04T20:28:00Z">
              <w:tcPr>
                <w:tcW w:w="1577" w:type="dxa"/>
                <w:shd w:val="clear" w:color="auto" w:fill="auto"/>
                <w:tcMar>
                  <w:top w:w="100" w:type="dxa"/>
                  <w:left w:w="100" w:type="dxa"/>
                  <w:bottom w:w="100" w:type="dxa"/>
                  <w:right w:w="100" w:type="dxa"/>
                </w:tcMar>
                <w:vAlign w:val="center"/>
              </w:tcPr>
            </w:tcPrChange>
          </w:tcPr>
          <w:p w14:paraId="30D6F0C1" w14:textId="165AAE96" w:rsidR="00847E8C" w:rsidRDefault="003C1572">
            <w:pPr>
              <w:pStyle w:val="Compact"/>
              <w:rPr>
                <w:rPrChange w:id="3070" w:author="Stage 2" w:date="2019-09-04T20:28:00Z">
                  <w:rPr>
                    <w:rFonts w:ascii="Times New Roman" w:eastAsia="Times New Roman" w:hAnsi="Times New Roman" w:cs="Times New Roman"/>
                    <w:sz w:val="24"/>
                    <w:szCs w:val="24"/>
                    <w:highlight w:val="yellow"/>
                  </w:rPr>
                </w:rPrChange>
              </w:rPr>
              <w:pPrChange w:id="3071" w:author="Stage 2" w:date="2019-09-04T20:28:00Z">
                <w:pPr>
                  <w:widowControl w:val="0"/>
                  <w:pBdr>
                    <w:top w:val="nil"/>
                    <w:left w:val="nil"/>
                    <w:bottom w:val="nil"/>
                    <w:right w:val="nil"/>
                    <w:between w:val="nil"/>
                  </w:pBdr>
                  <w:spacing w:line="240" w:lineRule="auto"/>
                  <w:jc w:val="right"/>
                </w:pPr>
              </w:pPrChange>
            </w:pPr>
            <w:r>
              <w:rPr>
                <w:rPrChange w:id="3072" w:author="Stage 2" w:date="2019-09-04T20:28:00Z">
                  <w:rPr>
                    <w:rFonts w:ascii="Times New Roman" w:eastAsia="Times New Roman" w:hAnsi="Times New Roman" w:cs="Times New Roman"/>
                    <w:sz w:val="24"/>
                    <w:szCs w:val="24"/>
                    <w:highlight w:val="yellow"/>
                  </w:rPr>
                </w:rPrChange>
              </w:rPr>
              <w:t>0.</w:t>
            </w:r>
            <w:ins w:id="3073" w:author="Stage 2" w:date="2019-09-04T20:28:00Z">
              <w:r>
                <w:t>257</w:t>
              </w:r>
            </w:ins>
            <w:del w:id="3074" w:author="Stage 2" w:date="2019-09-04T20:28:00Z">
              <w:r>
                <w:rPr>
                  <w:rFonts w:eastAsia="Times New Roman" w:cs="Times New Roman"/>
                  <w:highlight w:val="yellow"/>
                </w:rPr>
                <w:delText>757</w:delText>
              </w:r>
            </w:del>
          </w:p>
        </w:tc>
      </w:tr>
      <w:tr w:rsidR="00847E8C" w14:paraId="06F08F9B" w14:textId="77777777">
        <w:tc>
          <w:tcPr>
            <w:tcW w:w="0" w:type="auto"/>
            <w:tcPrChange w:id="3075" w:author="Stage 2" w:date="2019-09-04T20:28:00Z">
              <w:tcPr>
                <w:tcW w:w="3263" w:type="dxa"/>
                <w:shd w:val="clear" w:color="auto" w:fill="auto"/>
                <w:tcMar>
                  <w:top w:w="100" w:type="dxa"/>
                  <w:left w:w="100" w:type="dxa"/>
                  <w:bottom w:w="100" w:type="dxa"/>
                  <w:right w:w="100" w:type="dxa"/>
                </w:tcMar>
                <w:vAlign w:val="center"/>
              </w:tcPr>
            </w:tcPrChange>
          </w:tcPr>
          <w:p w14:paraId="401656C9" w14:textId="2FE85B0E" w:rsidR="00847E8C" w:rsidRDefault="003C1572">
            <w:pPr>
              <w:pStyle w:val="Compact"/>
              <w:rPr>
                <w:rPrChange w:id="3076" w:author="Stage 2" w:date="2019-09-04T20:28:00Z">
                  <w:rPr>
                    <w:rFonts w:ascii="Times New Roman" w:eastAsia="Times New Roman" w:hAnsi="Times New Roman" w:cs="Times New Roman"/>
                    <w:sz w:val="24"/>
                    <w:szCs w:val="24"/>
                    <w:highlight w:val="yellow"/>
                  </w:rPr>
                </w:rPrChange>
              </w:rPr>
              <w:pPrChange w:id="3077" w:author="Stage 2" w:date="2019-09-04T20:28:00Z">
                <w:pPr>
                  <w:widowControl w:val="0"/>
                  <w:pBdr>
                    <w:top w:val="nil"/>
                    <w:left w:val="nil"/>
                    <w:bottom w:val="nil"/>
                    <w:right w:val="nil"/>
                    <w:between w:val="nil"/>
                  </w:pBdr>
                  <w:spacing w:line="240" w:lineRule="auto"/>
                </w:pPr>
              </w:pPrChange>
            </w:pPr>
            <w:ins w:id="3078" w:author="Stage 2" w:date="2019-09-04T20:28:00Z">
              <w:r>
                <w:t>Trial # * Age</w:t>
              </w:r>
            </w:ins>
            <w:del w:id="3079" w:author="Stage 2" w:date="2019-09-04T20:28:00Z">
              <w:r>
                <w:rPr>
                  <w:rFonts w:eastAsia="Times New Roman" w:cs="Times New Roman"/>
                  <w:highlight w:val="yellow"/>
                </w:rPr>
                <w:delText>age_days x trial_num</w:delText>
              </w:r>
            </w:del>
          </w:p>
        </w:tc>
        <w:tc>
          <w:tcPr>
            <w:tcW w:w="0" w:type="auto"/>
            <w:tcPrChange w:id="3080" w:author="Stage 2" w:date="2019-09-04T20:28:00Z">
              <w:tcPr>
                <w:tcW w:w="1564" w:type="dxa"/>
                <w:shd w:val="clear" w:color="auto" w:fill="auto"/>
                <w:tcMar>
                  <w:top w:w="100" w:type="dxa"/>
                  <w:left w:w="100" w:type="dxa"/>
                  <w:bottom w:w="100" w:type="dxa"/>
                  <w:right w:w="100" w:type="dxa"/>
                </w:tcMar>
                <w:vAlign w:val="center"/>
              </w:tcPr>
            </w:tcPrChange>
          </w:tcPr>
          <w:p w14:paraId="340C2CF8" w14:textId="3065E99B" w:rsidR="00847E8C" w:rsidRDefault="003C1572">
            <w:pPr>
              <w:pStyle w:val="Compact"/>
              <w:rPr>
                <w:rPrChange w:id="3081" w:author="Stage 2" w:date="2019-09-04T20:28:00Z">
                  <w:rPr>
                    <w:rFonts w:ascii="Times New Roman" w:eastAsia="Times New Roman" w:hAnsi="Times New Roman" w:cs="Times New Roman"/>
                    <w:sz w:val="24"/>
                    <w:szCs w:val="24"/>
                    <w:highlight w:val="yellow"/>
                  </w:rPr>
                </w:rPrChange>
              </w:rPr>
              <w:pPrChange w:id="3082" w:author="Stage 2" w:date="2019-09-04T20:28:00Z">
                <w:pPr>
                  <w:widowControl w:val="0"/>
                  <w:pBdr>
                    <w:top w:val="nil"/>
                    <w:left w:val="nil"/>
                    <w:bottom w:val="nil"/>
                    <w:right w:val="nil"/>
                    <w:between w:val="nil"/>
                  </w:pBdr>
                  <w:spacing w:line="240" w:lineRule="auto"/>
                  <w:jc w:val="right"/>
                </w:pPr>
              </w:pPrChange>
            </w:pPr>
            <w:ins w:id="3083" w:author="Stage 2" w:date="2019-09-04T20:28:00Z">
              <w:r>
                <w:t>-</w:t>
              </w:r>
            </w:ins>
            <w:r>
              <w:rPr>
                <w:rPrChange w:id="3084" w:author="Stage 2" w:date="2019-09-04T20:28:00Z">
                  <w:rPr>
                    <w:rFonts w:ascii="Times New Roman" w:eastAsia="Times New Roman" w:hAnsi="Times New Roman" w:cs="Times New Roman"/>
                    <w:sz w:val="24"/>
                    <w:szCs w:val="24"/>
                    <w:highlight w:val="yellow"/>
                  </w:rPr>
                </w:rPrChange>
              </w:rPr>
              <w:t>0.</w:t>
            </w:r>
            <w:ins w:id="3085" w:author="Stage 2" w:date="2019-09-04T20:28:00Z">
              <w:r>
                <w:t>003</w:t>
              </w:r>
            </w:ins>
            <w:del w:id="3086" w:author="Stage 2" w:date="2019-09-04T20:28:00Z">
              <w:r>
                <w:rPr>
                  <w:rFonts w:eastAsia="Times New Roman" w:cs="Times New Roman"/>
                  <w:highlight w:val="yellow"/>
                </w:rPr>
                <w:delText>00</w:delText>
              </w:r>
            </w:del>
          </w:p>
        </w:tc>
        <w:tc>
          <w:tcPr>
            <w:tcW w:w="0" w:type="auto"/>
            <w:tcPrChange w:id="3087" w:author="Stage 2" w:date="2019-09-04T20:28:00Z">
              <w:tcPr>
                <w:tcW w:w="1375" w:type="dxa"/>
                <w:shd w:val="clear" w:color="auto" w:fill="auto"/>
                <w:tcMar>
                  <w:top w:w="100" w:type="dxa"/>
                  <w:left w:w="100" w:type="dxa"/>
                  <w:bottom w:w="100" w:type="dxa"/>
                  <w:right w:w="100" w:type="dxa"/>
                </w:tcMar>
                <w:vAlign w:val="center"/>
              </w:tcPr>
            </w:tcPrChange>
          </w:tcPr>
          <w:p w14:paraId="5225F8AA" w14:textId="50BFA777" w:rsidR="00847E8C" w:rsidRDefault="003C1572">
            <w:pPr>
              <w:pStyle w:val="Compact"/>
              <w:rPr>
                <w:rPrChange w:id="3088" w:author="Stage 2" w:date="2019-09-04T20:28:00Z">
                  <w:rPr>
                    <w:rFonts w:ascii="Times New Roman" w:eastAsia="Times New Roman" w:hAnsi="Times New Roman" w:cs="Times New Roman"/>
                    <w:sz w:val="24"/>
                    <w:szCs w:val="24"/>
                    <w:highlight w:val="yellow"/>
                  </w:rPr>
                </w:rPrChange>
              </w:rPr>
              <w:pPrChange w:id="3089" w:author="Stage 2" w:date="2019-09-04T20:28:00Z">
                <w:pPr>
                  <w:widowControl w:val="0"/>
                  <w:pBdr>
                    <w:top w:val="nil"/>
                    <w:left w:val="nil"/>
                    <w:bottom w:val="nil"/>
                    <w:right w:val="nil"/>
                    <w:between w:val="nil"/>
                  </w:pBdr>
                  <w:spacing w:line="240" w:lineRule="auto"/>
                  <w:jc w:val="right"/>
                </w:pPr>
              </w:pPrChange>
            </w:pPr>
            <w:r>
              <w:rPr>
                <w:rPrChange w:id="3090" w:author="Stage 2" w:date="2019-09-04T20:28:00Z">
                  <w:rPr>
                    <w:rFonts w:ascii="Times New Roman" w:eastAsia="Times New Roman" w:hAnsi="Times New Roman" w:cs="Times New Roman"/>
                    <w:sz w:val="24"/>
                    <w:szCs w:val="24"/>
                    <w:highlight w:val="yellow"/>
                  </w:rPr>
                </w:rPrChange>
              </w:rPr>
              <w:t>0.</w:t>
            </w:r>
            <w:ins w:id="3091" w:author="Stage 2" w:date="2019-09-04T20:28:00Z">
              <w:r>
                <w:t>014</w:t>
              </w:r>
            </w:ins>
            <w:del w:id="3092" w:author="Stage 2" w:date="2019-09-04T20:28:00Z">
              <w:r>
                <w:rPr>
                  <w:rFonts w:eastAsia="Times New Roman" w:cs="Times New Roman"/>
                  <w:highlight w:val="yellow"/>
                </w:rPr>
                <w:delText>00</w:delText>
              </w:r>
            </w:del>
          </w:p>
        </w:tc>
        <w:tc>
          <w:tcPr>
            <w:tcW w:w="0" w:type="auto"/>
            <w:tcPrChange w:id="3093" w:author="Stage 2" w:date="2019-09-04T20:28:00Z">
              <w:tcPr>
                <w:tcW w:w="1577" w:type="dxa"/>
                <w:shd w:val="clear" w:color="auto" w:fill="auto"/>
                <w:tcMar>
                  <w:top w:w="100" w:type="dxa"/>
                  <w:left w:w="100" w:type="dxa"/>
                  <w:bottom w:w="100" w:type="dxa"/>
                  <w:right w:w="100" w:type="dxa"/>
                </w:tcMar>
                <w:vAlign w:val="center"/>
              </w:tcPr>
            </w:tcPrChange>
          </w:tcPr>
          <w:p w14:paraId="15C1720B" w14:textId="638856FF" w:rsidR="00847E8C" w:rsidRDefault="003C1572">
            <w:pPr>
              <w:pStyle w:val="Compact"/>
              <w:rPr>
                <w:rPrChange w:id="3094" w:author="Stage 2" w:date="2019-09-04T20:28:00Z">
                  <w:rPr>
                    <w:rFonts w:ascii="Times New Roman" w:eastAsia="Times New Roman" w:hAnsi="Times New Roman" w:cs="Times New Roman"/>
                    <w:sz w:val="24"/>
                    <w:szCs w:val="24"/>
                    <w:highlight w:val="yellow"/>
                  </w:rPr>
                </w:rPrChange>
              </w:rPr>
              <w:pPrChange w:id="3095" w:author="Stage 2" w:date="2019-09-04T20:28:00Z">
                <w:pPr>
                  <w:widowControl w:val="0"/>
                  <w:pBdr>
                    <w:top w:val="nil"/>
                    <w:left w:val="nil"/>
                    <w:bottom w:val="nil"/>
                    <w:right w:val="nil"/>
                    <w:between w:val="nil"/>
                  </w:pBdr>
                  <w:spacing w:line="240" w:lineRule="auto"/>
                  <w:jc w:val="right"/>
                </w:pPr>
              </w:pPrChange>
            </w:pPr>
            <w:r>
              <w:rPr>
                <w:rPrChange w:id="3096" w:author="Stage 2" w:date="2019-09-04T20:28:00Z">
                  <w:rPr>
                    <w:rFonts w:ascii="Times New Roman" w:eastAsia="Times New Roman" w:hAnsi="Times New Roman" w:cs="Times New Roman"/>
                    <w:sz w:val="24"/>
                    <w:szCs w:val="24"/>
                    <w:highlight w:val="yellow"/>
                  </w:rPr>
                </w:rPrChange>
              </w:rPr>
              <w:t>-0.</w:t>
            </w:r>
            <w:ins w:id="3097" w:author="Stage 2" w:date="2019-09-04T20:28:00Z">
              <w:r>
                <w:t>208</w:t>
              </w:r>
            </w:ins>
            <w:del w:id="3098" w:author="Stage 2" w:date="2019-09-04T20:28:00Z">
              <w:r>
                <w:rPr>
                  <w:rFonts w:eastAsia="Times New Roman" w:cs="Times New Roman"/>
                  <w:highlight w:val="yellow"/>
                </w:rPr>
                <w:delText>12</w:delText>
              </w:r>
            </w:del>
          </w:p>
        </w:tc>
        <w:tc>
          <w:tcPr>
            <w:tcW w:w="0" w:type="auto"/>
            <w:tcPrChange w:id="3099" w:author="Stage 2" w:date="2019-09-04T20:28:00Z">
              <w:tcPr>
                <w:tcW w:w="1577" w:type="dxa"/>
                <w:shd w:val="clear" w:color="auto" w:fill="auto"/>
                <w:tcMar>
                  <w:top w:w="100" w:type="dxa"/>
                  <w:left w:w="100" w:type="dxa"/>
                  <w:bottom w:w="100" w:type="dxa"/>
                  <w:right w:w="100" w:type="dxa"/>
                </w:tcMar>
                <w:vAlign w:val="center"/>
              </w:tcPr>
            </w:tcPrChange>
          </w:tcPr>
          <w:p w14:paraId="3940D322" w14:textId="007E5B84" w:rsidR="00847E8C" w:rsidRDefault="003C1572">
            <w:pPr>
              <w:pStyle w:val="Compact"/>
              <w:rPr>
                <w:rPrChange w:id="3100" w:author="Stage 2" w:date="2019-09-04T20:28:00Z">
                  <w:rPr>
                    <w:rFonts w:ascii="Times New Roman" w:eastAsia="Times New Roman" w:hAnsi="Times New Roman" w:cs="Times New Roman"/>
                    <w:sz w:val="24"/>
                    <w:szCs w:val="24"/>
                    <w:highlight w:val="yellow"/>
                  </w:rPr>
                </w:rPrChange>
              </w:rPr>
              <w:pPrChange w:id="3101" w:author="Stage 2" w:date="2019-09-04T20:28:00Z">
                <w:pPr>
                  <w:widowControl w:val="0"/>
                  <w:pBdr>
                    <w:top w:val="nil"/>
                    <w:left w:val="nil"/>
                    <w:bottom w:val="nil"/>
                    <w:right w:val="nil"/>
                    <w:between w:val="nil"/>
                  </w:pBdr>
                  <w:spacing w:line="240" w:lineRule="auto"/>
                  <w:jc w:val="right"/>
                </w:pPr>
              </w:pPrChange>
            </w:pPr>
            <w:r>
              <w:rPr>
                <w:rPrChange w:id="3102" w:author="Stage 2" w:date="2019-09-04T20:28:00Z">
                  <w:rPr>
                    <w:rFonts w:ascii="Times New Roman" w:eastAsia="Times New Roman" w:hAnsi="Times New Roman" w:cs="Times New Roman"/>
                    <w:sz w:val="24"/>
                    <w:szCs w:val="24"/>
                    <w:highlight w:val="yellow"/>
                  </w:rPr>
                </w:rPrChange>
              </w:rPr>
              <w:t>0.</w:t>
            </w:r>
            <w:ins w:id="3103" w:author="Stage 2" w:date="2019-09-04T20:28:00Z">
              <w:r>
                <w:t>835</w:t>
              </w:r>
            </w:ins>
            <w:del w:id="3104" w:author="Stage 2" w:date="2019-09-04T20:28:00Z">
              <w:r>
                <w:rPr>
                  <w:rFonts w:eastAsia="Times New Roman" w:cs="Times New Roman"/>
                  <w:highlight w:val="yellow"/>
                </w:rPr>
                <w:delText>908</w:delText>
              </w:r>
            </w:del>
          </w:p>
        </w:tc>
      </w:tr>
    </w:tbl>
    <w:p w14:paraId="55C1CF06" w14:textId="77777777" w:rsidR="00847E8C" w:rsidRDefault="00847E8C">
      <w:pPr>
        <w:pBdr>
          <w:top w:val="nil"/>
          <w:left w:val="nil"/>
          <w:bottom w:val="nil"/>
          <w:right w:val="nil"/>
          <w:between w:val="nil"/>
        </w:pBdr>
        <w:spacing w:line="480" w:lineRule="auto"/>
        <w:rPr>
          <w:del w:id="3105" w:author="Stage 2" w:date="2019-09-04T20:28:00Z"/>
          <w:rFonts w:ascii="Times New Roman" w:eastAsia="Times New Roman" w:hAnsi="Times New Roman" w:cs="Times New Roman"/>
          <w:sz w:val="24"/>
          <w:szCs w:val="24"/>
          <w:highlight w:val="red"/>
        </w:rPr>
      </w:pPr>
    </w:p>
    <w:p w14:paraId="07300F58" w14:textId="77777777" w:rsidR="00847E8C" w:rsidRDefault="003C1572">
      <w:pPr>
        <w:pStyle w:val="Heading2"/>
        <w:pPrChange w:id="3106" w:author="Stage 2" w:date="2019-09-04T20:28:00Z">
          <w:pPr>
            <w:pStyle w:val="Heading2"/>
            <w:pBdr>
              <w:top w:val="nil"/>
              <w:left w:val="nil"/>
              <w:bottom w:val="nil"/>
              <w:right w:val="nil"/>
              <w:between w:val="nil"/>
            </w:pBdr>
          </w:pPr>
        </w:pPrChange>
      </w:pPr>
      <w:bookmarkStart w:id="3107" w:name="_qo14bbqlh0da" w:colFirst="0" w:colLast="0"/>
      <w:bookmarkEnd w:id="3107"/>
      <w:r>
        <w:rPr>
          <w:rFonts w:eastAsia="Times New Roman" w:cs="Times New Roman"/>
          <w:szCs w:val="24"/>
        </w:rPr>
        <w:t>Exploratory Analyses</w:t>
      </w:r>
    </w:p>
    <w:p w14:paraId="0A89997E" w14:textId="77777777" w:rsidR="00D350E7" w:rsidRDefault="003C1572">
      <w:pPr>
        <w:pStyle w:val="Heading3"/>
        <w:framePr w:wrap="around"/>
        <w:rPr>
          <w:ins w:id="3108" w:author="Stage 2" w:date="2019-09-04T20:28:00Z"/>
        </w:rPr>
      </w:pPr>
      <w:ins w:id="3109" w:author="Stage 2" w:date="2019-09-04T20:28:00Z">
        <w:r>
          <w:t>Meta-analytic heterogeneity</w:t>
        </w:r>
      </w:ins>
    </w:p>
    <w:p w14:paraId="5BD235A3" w14:textId="77777777" w:rsidR="00D350E7" w:rsidRDefault="003C1572">
      <w:pPr>
        <w:pStyle w:val="FirstParagraph"/>
        <w:rPr>
          <w:ins w:id="3110" w:author="Stage 2" w:date="2019-09-04T20:28:00Z"/>
        </w:rPr>
      </w:pPr>
      <w:ins w:id="3111" w:author="Stage 2" w:date="2019-09-04T20:28:00Z">
        <w:r>
          <w:t>One question of interest was whether we observed any meta-analytic heterogeneity in the data. When a meta-analysis shows heterogeneity, that finding indicates the presence of unexplained variance in effect s</w:t>
        </w:r>
        <w:r>
          <w:t xml:space="preserve">ize over and above that due to sampling variation; the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provides an estimate of the total heterogeneity in our models. We further assess heterogeneity using the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statistic (Higgins, Thompson, Deeks, &amp; Altman, 2003), which quantifies the proportion of</w:t>
        </w:r>
        <w:r>
          <w:t xml:space="preserve"> total variation in estimates that is due to heterogeneity. We also report the results of a standard hypothesis test for heterogeneity, the Cochran </w:t>
        </w:r>
        <m:oMath>
          <m:r>
            <w:rPr>
              <w:rFonts w:ascii="Cambria Math" w:hAnsi="Cambria Math"/>
            </w:rPr>
            <m:t>Q</m:t>
          </m:r>
        </m:oMath>
        <w:r>
          <w:t xml:space="preserve"> test; when this test is statistically significant, that indicates that the null hypothesis of homogeneity</w:t>
        </w:r>
        <w:r>
          <w:t xml:space="preserve"> of variance can be rejected (Huedo-Medina, Sanchez-Meca, Marin-Martinez, &amp; Botella, 2006).</w:t>
        </w:r>
      </w:ins>
    </w:p>
    <w:p w14:paraId="2A60A2C4" w14:textId="77777777" w:rsidR="00D350E7" w:rsidRDefault="003C1572">
      <w:pPr>
        <w:pStyle w:val="BodyText"/>
        <w:rPr>
          <w:ins w:id="3112" w:author="Stage 2" w:date="2019-09-04T20:28:00Z"/>
        </w:rPr>
      </w:pPr>
      <w:ins w:id="3113" w:author="Stage 2" w:date="2019-09-04T20:28:00Z">
        <w:r>
          <w:t xml:space="preserve">In our primary, intercept-only meta-analytic model, </w:t>
        </w:r>
        <m:oMath>
          <m:sSup>
            <m:sSupPr>
              <m:ctrlPr>
                <w:rPr>
                  <w:rFonts w:ascii="Cambria Math" w:hAnsi="Cambria Math"/>
                </w:rPr>
              </m:ctrlPr>
            </m:sSupPr>
            <m:e>
              <m:r>
                <w:rPr>
                  <w:rFonts w:ascii="Cambria Math" w:hAnsi="Cambria Math"/>
                </w:rPr>
                <m:t>τ</m:t>
              </m:r>
            </m:e>
            <m:sup>
              <m:r>
                <w:rPr>
                  <w:rFonts w:ascii="Cambria Math" w:hAnsi="Cambria Math"/>
                </w:rPr>
                <m:t>2</m:t>
              </m:r>
            </m:sup>
          </m:sSup>
          <m:r>
            <w:rPr>
              <w:rFonts w:ascii="Cambria Math" w:hAnsi="Cambria Math"/>
            </w:rPr>
            <m:t>=0.01%</m:t>
          </m:r>
        </m:oMath>
        <w:r>
          <w:t xml:space="preserve">, </w:t>
        </w:r>
        <m:oMath>
          <m:sSup>
            <m:sSupPr>
              <m:ctrlPr>
                <w:rPr>
                  <w:rFonts w:ascii="Cambria Math" w:hAnsi="Cambria Math"/>
                </w:rPr>
              </m:ctrlPr>
            </m:sSupPr>
            <m:e>
              <m:r>
                <w:rPr>
                  <w:rFonts w:ascii="Cambria Math" w:hAnsi="Cambria Math"/>
                </w:rPr>
                <m:t>I</m:t>
              </m:r>
            </m:e>
            <m:sup>
              <m:r>
                <w:rPr>
                  <w:rFonts w:ascii="Cambria Math" w:hAnsi="Cambria Math"/>
                </w:rPr>
                <m:t>2</m:t>
              </m:r>
            </m:sup>
          </m:sSup>
          <m:r>
            <w:rPr>
              <w:rFonts w:ascii="Cambria Math" w:hAnsi="Cambria Math"/>
            </w:rPr>
            <m:t>=12.39%</m:t>
          </m:r>
        </m:oMath>
        <w:r>
          <w:t xml:space="preserve">, and </w:t>
        </w:r>
        <m:oMath>
          <m:r>
            <w:rPr>
              <w:rFonts w:ascii="Cambria Math" w:hAnsi="Cambria Math"/>
            </w:rPr>
            <m:t>Q</m:t>
          </m:r>
          <m:r>
            <w:rPr>
              <w:rFonts w:ascii="Cambria Math" w:hAnsi="Cambria Math"/>
            </w:rPr>
            <m:t>(107)=122</m:t>
          </m:r>
        </m:oMath>
        <w:r>
          <w:t xml:space="preserve">, </w:t>
        </w:r>
        <m:oMath>
          <m:r>
            <w:rPr>
              <w:rFonts w:ascii="Cambria Math" w:hAnsi="Cambria Math"/>
            </w:rPr>
            <m:t>p</m:t>
          </m:r>
          <m:r>
            <w:rPr>
              <w:rFonts w:ascii="Cambria Math" w:hAnsi="Cambria Math"/>
            </w:rPr>
            <m:t>=0.15</m:t>
          </m:r>
        </m:oMath>
        <w:r>
          <w:t xml:space="preserve">. In the language-moderated model, </w:t>
        </w:r>
        <m:oMath>
          <m:sSup>
            <m:sSupPr>
              <m:ctrlPr>
                <w:rPr>
                  <w:rFonts w:ascii="Cambria Math" w:hAnsi="Cambria Math"/>
                </w:rPr>
              </m:ctrlPr>
            </m:sSupPr>
            <m:e>
              <m:r>
                <w:rPr>
                  <w:rFonts w:ascii="Cambria Math" w:hAnsi="Cambria Math"/>
                </w:rPr>
                <m:t>τ</m:t>
              </m:r>
            </m:e>
            <m:sup>
              <m:r>
                <w:rPr>
                  <w:rFonts w:ascii="Cambria Math" w:hAnsi="Cambria Math"/>
                </w:rPr>
                <m:t>2</m:t>
              </m:r>
            </m:sup>
          </m:sSup>
          <m:r>
            <w:rPr>
              <w:rFonts w:ascii="Cambria Math" w:hAnsi="Cambria Math"/>
            </w:rPr>
            <m:t>=0.01%</m:t>
          </m:r>
        </m:oMath>
        <w:r>
          <w:t xml:space="preserve">, </w:t>
        </w:r>
        <m:oMath>
          <m:sSup>
            <m:sSupPr>
              <m:ctrlPr>
                <w:rPr>
                  <w:rFonts w:ascii="Cambria Math" w:hAnsi="Cambria Math"/>
                </w:rPr>
              </m:ctrlPr>
            </m:sSupPr>
            <m:e>
              <m:r>
                <w:rPr>
                  <w:rFonts w:ascii="Cambria Math" w:hAnsi="Cambria Math"/>
                </w:rPr>
                <m:t>I</m:t>
              </m:r>
            </m:e>
            <m:sup>
              <m:r>
                <w:rPr>
                  <w:rFonts w:ascii="Cambria Math" w:hAnsi="Cambria Math"/>
                </w:rPr>
                <m:t>2</m:t>
              </m:r>
            </m:sup>
          </m:sSup>
          <m:r>
            <w:rPr>
              <w:rFonts w:ascii="Cambria Math" w:hAnsi="Cambria Math"/>
            </w:rPr>
            <m:t>=7.76%</m:t>
          </m:r>
        </m:oMath>
        <w:r>
          <w:t xml:space="preserve">, and </w:t>
        </w:r>
        <m:oMath>
          <m:r>
            <w:rPr>
              <w:rFonts w:ascii="Cambria Math" w:hAnsi="Cambria Math"/>
            </w:rPr>
            <m:t>Q</m:t>
          </m:r>
          <m:r>
            <w:rPr>
              <w:rFonts w:ascii="Cambria Math" w:hAnsi="Cambria Math"/>
            </w:rPr>
            <m:t>(1</m:t>
          </m:r>
          <m:r>
            <w:rPr>
              <w:rFonts w:ascii="Cambria Math" w:hAnsi="Cambria Math"/>
            </w:rPr>
            <m:t>06)=116.18</m:t>
          </m:r>
        </m:oMath>
        <w:r>
          <w:t xml:space="preserve">, </w:t>
        </w:r>
        <m:oMath>
          <m:r>
            <w:rPr>
              <w:rFonts w:ascii="Cambria Math" w:hAnsi="Cambria Math"/>
            </w:rPr>
            <m:t>p</m:t>
          </m:r>
          <m:r>
            <w:rPr>
              <w:rFonts w:ascii="Cambria Math" w:hAnsi="Cambria Math"/>
            </w:rPr>
            <m:t>=0.23</m:t>
          </m:r>
        </m:oMath>
        <w:r>
          <w:t xml:space="preserve">. In the age-moderated model, </w:t>
        </w:r>
        <m:oMath>
          <m:sSup>
            <m:sSupPr>
              <m:ctrlPr>
                <w:rPr>
                  <w:rFonts w:ascii="Cambria Math" w:hAnsi="Cambria Math"/>
                </w:rPr>
              </m:ctrlPr>
            </m:sSupPr>
            <m:e>
              <m:r>
                <w:rPr>
                  <w:rFonts w:ascii="Cambria Math" w:hAnsi="Cambria Math"/>
                </w:rPr>
                <m:t>τ</m:t>
              </m:r>
            </m:e>
            <m:sup>
              <m:r>
                <w:rPr>
                  <w:rFonts w:ascii="Cambria Math" w:hAnsi="Cambria Math"/>
                </w:rPr>
                <m:t>2</m:t>
              </m:r>
            </m:sup>
          </m:sSup>
          <m:r>
            <w:rPr>
              <w:rFonts w:ascii="Cambria Math" w:hAnsi="Cambria Math"/>
            </w:rPr>
            <m:t>=0%</m:t>
          </m:r>
        </m:oMath>
        <w:r>
          <w:t xml:space="preserve">, </w:t>
        </w:r>
        <m:oMath>
          <m:sSup>
            <m:sSupPr>
              <m:ctrlPr>
                <w:rPr>
                  <w:rFonts w:ascii="Cambria Math" w:hAnsi="Cambria Math"/>
                </w:rPr>
              </m:ctrlPr>
            </m:sSupPr>
            <m:e>
              <m:r>
                <w:rPr>
                  <w:rFonts w:ascii="Cambria Math" w:hAnsi="Cambria Math"/>
                </w:rPr>
                <m:t>I</m:t>
              </m:r>
            </m:e>
            <m:sup>
              <m:r>
                <w:rPr>
                  <w:rFonts w:ascii="Cambria Math" w:hAnsi="Cambria Math"/>
                </w:rPr>
                <m:t>2</m:t>
              </m:r>
            </m:sup>
          </m:sSup>
          <m:r>
            <w:rPr>
              <w:rFonts w:ascii="Cambria Math" w:hAnsi="Cambria Math"/>
            </w:rPr>
            <m:t>=0%</m:t>
          </m:r>
        </m:oMath>
        <w:r>
          <w:t xml:space="preserve">, and </w:t>
        </w:r>
        <m:oMath>
          <m:r>
            <w:rPr>
              <w:rFonts w:ascii="Cambria Math" w:hAnsi="Cambria Math"/>
            </w:rPr>
            <m:t>Q</m:t>
          </m:r>
          <m:r>
            <w:rPr>
              <w:rFonts w:ascii="Cambria Math" w:hAnsi="Cambria Math"/>
            </w:rPr>
            <m:t>(106)=98.06</m:t>
          </m:r>
        </m:oMath>
        <w:r>
          <w:t xml:space="preserve">, </w:t>
        </w:r>
        <m:oMath>
          <m:r>
            <w:rPr>
              <w:rFonts w:ascii="Cambria Math" w:hAnsi="Cambria Math"/>
            </w:rPr>
            <m:t>p</m:t>
          </m:r>
          <m:r>
            <w:rPr>
              <w:rFonts w:ascii="Cambria Math" w:hAnsi="Cambria Math"/>
            </w:rPr>
            <m:t>=0.70</m:t>
          </m:r>
        </m:oMath>
        <w:r>
          <w:t xml:space="preserve">. Finally, in the method-moderated model, </w:t>
        </w:r>
        <m:oMath>
          <m:sSup>
            <m:sSupPr>
              <m:ctrlPr>
                <w:rPr>
                  <w:rFonts w:ascii="Cambria Math" w:hAnsi="Cambria Math"/>
                </w:rPr>
              </m:ctrlPr>
            </m:sSupPr>
            <m:e>
              <m:r>
                <w:rPr>
                  <w:rFonts w:ascii="Cambria Math" w:hAnsi="Cambria Math"/>
                </w:rPr>
                <m:t>τ</m:t>
              </m:r>
            </m:e>
            <m:sup>
              <m:r>
                <w:rPr>
                  <w:rFonts w:ascii="Cambria Math" w:hAnsi="Cambria Math"/>
                </w:rPr>
                <m:t>2</m:t>
              </m:r>
            </m:sup>
          </m:sSup>
          <m:r>
            <w:rPr>
              <w:rFonts w:ascii="Cambria Math" w:hAnsi="Cambria Math"/>
            </w:rPr>
            <m:t>=0%</m:t>
          </m:r>
        </m:oMath>
        <w:r>
          <w:t xml:space="preserve">, </w:t>
        </w:r>
        <m:oMath>
          <m:sSup>
            <m:sSupPr>
              <m:ctrlPr>
                <w:rPr>
                  <w:rFonts w:ascii="Cambria Math" w:hAnsi="Cambria Math"/>
                </w:rPr>
              </m:ctrlPr>
            </m:sSupPr>
            <m:e>
              <m:r>
                <w:rPr>
                  <w:rFonts w:ascii="Cambria Math" w:hAnsi="Cambria Math"/>
                </w:rPr>
                <m:t>I</m:t>
              </m:r>
            </m:e>
            <m:sup>
              <m:r>
                <w:rPr>
                  <w:rFonts w:ascii="Cambria Math" w:hAnsi="Cambria Math"/>
                </w:rPr>
                <m:t>2</m:t>
              </m:r>
            </m:sup>
          </m:sSup>
          <m:r>
            <w:rPr>
              <w:rFonts w:ascii="Cambria Math" w:hAnsi="Cambria Math"/>
            </w:rPr>
            <m:t>=3.20%</m:t>
          </m:r>
        </m:oMath>
        <w:r>
          <w:t xml:space="preserve">, and </w:t>
        </w:r>
        <m:oMath>
          <m:r>
            <w:rPr>
              <w:rFonts w:ascii="Cambria Math" w:hAnsi="Cambria Math"/>
            </w:rPr>
            <m:t>Q</m:t>
          </m:r>
          <m:r>
            <w:rPr>
              <w:rFonts w:ascii="Cambria Math" w:hAnsi="Cambria Math"/>
            </w:rPr>
            <m:t>(105)=106.78</m:t>
          </m:r>
        </m:oMath>
        <w:r>
          <w:t xml:space="preserve">, </w:t>
        </w:r>
        <m:oMath>
          <m:r>
            <w:rPr>
              <w:rFonts w:ascii="Cambria Math" w:hAnsi="Cambria Math"/>
            </w:rPr>
            <m:t>p</m:t>
          </m:r>
          <m:r>
            <w:rPr>
              <w:rFonts w:ascii="Cambria Math" w:hAnsi="Cambria Math"/>
            </w:rPr>
            <m:t>=0.43</m:t>
          </m:r>
        </m:oMath>
        <w:r>
          <w:t>. In none of these could we reject the null hypothesis of no heterogeneity be</w:t>
        </w:r>
        <w:r>
          <w:t>yond sampling variation, and in no case was the magnitude of observed heterogeneity large. Although there were reliable moderators (see meta-analytic results above), these moderators were quite small in magnitude relative to the sampling variation in indiv</w:t>
        </w:r>
        <w:r>
          <w:t>idual lab effect size estimates (because of the small median sample size within each lab).</w:t>
        </w:r>
      </w:ins>
    </w:p>
    <w:p w14:paraId="59C9679A" w14:textId="77777777" w:rsidR="00847E8C" w:rsidRDefault="003C1572">
      <w:pPr>
        <w:pBdr>
          <w:top w:val="nil"/>
          <w:left w:val="nil"/>
          <w:bottom w:val="nil"/>
          <w:right w:val="nil"/>
          <w:between w:val="nil"/>
        </w:pBdr>
        <w:spacing w:line="480" w:lineRule="auto"/>
        <w:rPr>
          <w:del w:id="3114" w:author="Stage 2" w:date="2019-09-04T20:28:00Z"/>
          <w:rFonts w:ascii="Times New Roman" w:eastAsia="Times New Roman" w:hAnsi="Times New Roman" w:cs="Times New Roman"/>
          <w:sz w:val="24"/>
          <w:szCs w:val="24"/>
          <w:highlight w:val="yellow"/>
        </w:rPr>
      </w:pPr>
      <w:del w:id="3115" w:author="Stage 2" w:date="2019-09-04T20:28:00Z">
        <w:r>
          <w:rPr>
            <w:rFonts w:ascii="Times New Roman" w:eastAsia="Times New Roman" w:hAnsi="Times New Roman" w:cs="Times New Roman"/>
            <w:sz w:val="24"/>
            <w:szCs w:val="24"/>
            <w:highlight w:val="yellow"/>
          </w:rPr>
          <w:delText>TO BE WRITTEN AFTER THE STUDY IS COMPLETED</w:delText>
        </w:r>
      </w:del>
    </w:p>
    <w:p w14:paraId="5851149D" w14:textId="77777777" w:rsidR="00D350E7" w:rsidRDefault="003C1572">
      <w:pPr>
        <w:pStyle w:val="Heading3"/>
        <w:framePr w:wrap="around"/>
        <w:rPr>
          <w:ins w:id="3116" w:author="Stage 2" w:date="2019-09-04T20:28:00Z"/>
        </w:rPr>
      </w:pPr>
      <w:del w:id="3117" w:author="Stage 2" w:date="2019-09-04T20:28:00Z">
        <w:r>
          <w:rPr>
            <w:rFonts w:eastAsia="Times New Roman" w:cs="Times New Roman"/>
            <w:i/>
            <w:szCs w:val="24"/>
          </w:rPr>
          <w:tab/>
        </w:r>
      </w:del>
      <w:r>
        <w:rPr>
          <w:rPrChange w:id="3118" w:author="Stage 2" w:date="2019-09-04T20:28:00Z">
            <w:rPr>
              <w:rFonts w:ascii="Times New Roman" w:eastAsia="Times New Roman" w:hAnsi="Times New Roman" w:cs="Times New Roman"/>
              <w:sz w:val="24"/>
              <w:szCs w:val="24"/>
            </w:rPr>
          </w:rPrChange>
        </w:rPr>
        <w:t>Exclusion criteria</w:t>
      </w:r>
    </w:p>
    <w:p w14:paraId="1E986779" w14:textId="533FF26D" w:rsidR="00847E8C" w:rsidRDefault="003C1572">
      <w:pPr>
        <w:pStyle w:val="FirstParagraph"/>
        <w:rPr>
          <w:rPrChange w:id="3119" w:author="Stage 2" w:date="2019-09-04T20:28:00Z">
            <w:rPr>
              <w:rFonts w:ascii="Times New Roman" w:eastAsia="Times New Roman" w:hAnsi="Times New Roman" w:cs="Times New Roman"/>
              <w:sz w:val="24"/>
              <w:szCs w:val="24"/>
              <w:highlight w:val="yellow"/>
            </w:rPr>
          </w:rPrChange>
        </w:rPr>
        <w:pPrChange w:id="3120" w:author="Stage 2" w:date="2019-09-04T20:28:00Z">
          <w:pPr>
            <w:pBdr>
              <w:top w:val="nil"/>
              <w:left w:val="nil"/>
              <w:bottom w:val="nil"/>
              <w:right w:val="nil"/>
              <w:between w:val="nil"/>
            </w:pBdr>
            <w:spacing w:line="480" w:lineRule="auto"/>
          </w:pPr>
        </w:pPrChange>
      </w:pPr>
      <w:del w:id="3121" w:author="Stage 2" w:date="2019-09-04T20:28:00Z">
        <w:r>
          <w:rPr>
            <w:rFonts w:eastAsia="Times New Roman" w:cs="Times New Roman"/>
            <w:i/>
          </w:rPr>
          <w:delText>.</w:delText>
        </w:r>
        <w:r>
          <w:rPr>
            <w:rFonts w:eastAsia="Times New Roman" w:cs="Times New Roman"/>
          </w:rPr>
          <w:delText xml:space="preserve"> </w:delText>
        </w:r>
      </w:del>
      <w:r>
        <w:rPr>
          <w:rPrChange w:id="3122" w:author="Stage 2" w:date="2019-09-04T20:28:00Z">
            <w:rPr>
              <w:rFonts w:ascii="Times New Roman" w:eastAsia="Times New Roman" w:hAnsi="Times New Roman" w:cs="Times New Roman"/>
              <w:sz w:val="24"/>
              <w:szCs w:val="24"/>
            </w:rPr>
          </w:rPrChange>
        </w:rPr>
        <w:t xml:space="preserve">Because our </w:t>
      </w:r>
      <w:ins w:id="3123" w:author="Stage 2" w:date="2019-09-04T20:28:00Z">
        <w:r>
          <w:t>criterion</w:t>
        </w:r>
      </w:ins>
      <w:del w:id="3124" w:author="Stage 2" w:date="2019-09-04T20:28:00Z">
        <w:r>
          <w:rPr>
            <w:rFonts w:eastAsia="Times New Roman" w:cs="Times New Roman"/>
          </w:rPr>
          <w:delText>criteria</w:delText>
        </w:r>
      </w:del>
      <w:r>
        <w:rPr>
          <w:rPrChange w:id="3125" w:author="Stage 2" w:date="2019-09-04T20:28:00Z">
            <w:rPr>
              <w:rFonts w:ascii="Times New Roman" w:eastAsia="Times New Roman" w:hAnsi="Times New Roman" w:cs="Times New Roman"/>
              <w:sz w:val="24"/>
              <w:szCs w:val="24"/>
            </w:rPr>
          </w:rPrChange>
        </w:rPr>
        <w:t xml:space="preserve"> for including infants in the analysis </w:t>
      </w:r>
      <w:ins w:id="3126" w:author="Stage 2" w:date="2019-09-04T20:28:00Z">
        <w:r>
          <w:t>was</w:t>
        </w:r>
      </w:ins>
      <w:del w:id="3127" w:author="Stage 2" w:date="2019-09-04T20:28:00Z">
        <w:r>
          <w:rPr>
            <w:rFonts w:eastAsia="Times New Roman" w:cs="Times New Roman"/>
          </w:rPr>
          <w:delText>were</w:delText>
        </w:r>
      </w:del>
      <w:r>
        <w:rPr>
          <w:rPrChange w:id="3128" w:author="Stage 2" w:date="2019-09-04T20:28:00Z">
            <w:rPr>
              <w:rFonts w:ascii="Times New Roman" w:eastAsia="Times New Roman" w:hAnsi="Times New Roman" w:cs="Times New Roman"/>
              <w:sz w:val="24"/>
              <w:szCs w:val="24"/>
            </w:rPr>
          </w:rPrChange>
        </w:rPr>
        <w:t xml:space="preserve"> so liberal (infants needed to contribute data from only two trials to be included), we next conducted </w:t>
      </w:r>
      <w:ins w:id="3129" w:author="Stage 2" w:date="2019-09-04T20:28:00Z">
        <w:r>
          <w:t>an</w:t>
        </w:r>
      </w:ins>
      <w:del w:id="3130" w:author="Stage 2" w:date="2019-09-04T20:28:00Z">
        <w:r>
          <w:rPr>
            <w:rFonts w:eastAsia="Times New Roman" w:cs="Times New Roman"/>
          </w:rPr>
          <w:delText>a planned</w:delText>
        </w:r>
      </w:del>
      <w:r>
        <w:rPr>
          <w:rPrChange w:id="3131" w:author="Stage 2" w:date="2019-09-04T20:28:00Z">
            <w:rPr>
              <w:rFonts w:ascii="Times New Roman" w:eastAsia="Times New Roman" w:hAnsi="Times New Roman" w:cs="Times New Roman"/>
              <w:sz w:val="24"/>
              <w:szCs w:val="24"/>
            </w:rPr>
          </w:rPrChange>
        </w:rPr>
        <w:t xml:space="preserve"> exploration of the effects of different inclusion rules on the results we repor</w:t>
      </w:r>
      <w:r>
        <w:rPr>
          <w:rPrChange w:id="3132" w:author="Stage 2" w:date="2019-09-04T20:28:00Z">
            <w:rPr>
              <w:rFonts w:ascii="Times New Roman" w:eastAsia="Times New Roman" w:hAnsi="Times New Roman" w:cs="Times New Roman"/>
              <w:sz w:val="24"/>
              <w:szCs w:val="24"/>
            </w:rPr>
          </w:rPrChange>
        </w:rPr>
        <w:t xml:space="preserve">ted above. </w:t>
      </w:r>
      <w:ins w:id="3133" w:author="Stage 2" w:date="2019-09-04T20:28:00Z">
        <w:r>
          <w:t>In particular, we calculated the meta-analytic effect size with 4 trials and 8 trials as minimum inclusion criteria. For a minimum of 4 trials,</w:t>
        </w:r>
        <w:r>
          <w:t xml:space="preserve"> the effect size was 0.42 (CI = [0.35 - 0.48], z = 12.05, </w:t>
        </w:r>
        <m:oMath>
          <m:r>
            <w:rPr>
              <w:rFonts w:ascii="Cambria Math" w:hAnsi="Cambria Math"/>
            </w:rPr>
            <m:t>p</m:t>
          </m:r>
          <m:r>
            <w:rPr>
              <w:rFonts w:ascii="Cambria Math" w:hAnsi="Cambria Math"/>
            </w:rPr>
            <m:t>&lt;.001</m:t>
          </m:r>
        </m:oMath>
        <w:r>
          <w:t xml:space="preserve">) and for a minimum of 8 trials the effect size was 0.48 (CI = [0.40 - 0.57], z = 11.23, </w:t>
        </w:r>
        <m:oMath>
          <m:r>
            <w:rPr>
              <w:rFonts w:ascii="Cambria Math" w:hAnsi="Cambria Math"/>
            </w:rPr>
            <m:t>p</m:t>
          </m:r>
          <m:r>
            <w:rPr>
              <w:rFonts w:ascii="Cambria Math" w:hAnsi="Cambria Math"/>
            </w:rPr>
            <m:t>&lt;.001</m:t>
          </m:r>
        </m:oMath>
        <w:r>
          <w:t>). In comparison, our original results showed a meta-analytic effect size of 0.35 (CI = [0.29 -</w:t>
        </w:r>
        <w:r>
          <w:t xml:space="preserve"> 0.42], z = 10.67, </w:t>
        </w:r>
        <m:oMath>
          <m:r>
            <w:rPr>
              <w:rFonts w:ascii="Cambria Math" w:hAnsi="Cambria Math"/>
            </w:rPr>
            <m:t>p</m:t>
          </m:r>
          <m:r>
            <w:rPr>
              <w:rFonts w:ascii="Cambria Math" w:hAnsi="Cambria Math"/>
            </w:rPr>
            <m:t>&lt;.001</m:t>
          </m:r>
        </m:oMath>
        <w:r>
          <w:t>). Furthermore, we computed effect sizes for each method for each of these additional exclusion criteria (see Table 6). Overall, more stringent inclusion criteria yielded substantially larger effects, although they also led to sub</w:t>
        </w:r>
        <w:r>
          <w:t>stantial data loss (especially for eye-tracking labs).</w:t>
        </w:r>
      </w:ins>
      <w:del w:id="3134" w:author="Stage 2" w:date="2019-09-04T20:28:00Z">
        <w:r>
          <w:rPr>
            <w:rFonts w:eastAsia="Times New Roman" w:cs="Times New Roman"/>
            <w:highlight w:val="yellow"/>
          </w:rPr>
          <w:delText>RESULTS</w:delText>
        </w:r>
        <w:r>
          <w:rPr>
            <w:rFonts w:eastAsia="Times New Roman" w:cs="Times New Roman"/>
          </w:rPr>
          <w:delText xml:space="preserve">. In sum, </w:delText>
        </w:r>
        <w:r>
          <w:rPr>
            <w:rFonts w:eastAsia="Times New Roman" w:cs="Times New Roman"/>
            <w:highlight w:val="yellow"/>
          </w:rPr>
          <w:delText>SUMMARIZE RESULTS OF EXCLUSIONS WITH 4 TRIALS AND 8 TRIALS AS MINIMUM</w:delText>
        </w:r>
        <w:r>
          <w:rPr>
            <w:rFonts w:eastAsia="Times New Roman" w:cs="Times New Roman"/>
          </w:rPr>
          <w:delText xml:space="preserve">. </w:delText>
        </w:r>
      </w:del>
    </w:p>
    <w:p w14:paraId="57C64F58" w14:textId="77777777" w:rsidR="00847E8C" w:rsidRDefault="003C1572">
      <w:pPr>
        <w:pBdr>
          <w:top w:val="nil"/>
          <w:left w:val="nil"/>
          <w:bottom w:val="nil"/>
          <w:right w:val="nil"/>
          <w:between w:val="nil"/>
        </w:pBdr>
        <w:spacing w:line="480" w:lineRule="auto"/>
        <w:rPr>
          <w:del w:id="3135" w:author="Stage 2" w:date="2019-09-04T20:28:00Z"/>
          <w:rFonts w:ascii="Times New Roman" w:eastAsia="Times New Roman" w:hAnsi="Times New Roman" w:cs="Times New Roman"/>
          <w:sz w:val="24"/>
          <w:szCs w:val="24"/>
          <w:highlight w:val="yellow"/>
        </w:rPr>
      </w:pPr>
      <w:del w:id="3136" w:author="Stage 2" w:date="2019-09-04T20:28:00Z">
        <w:r>
          <w:rPr>
            <w:rFonts w:ascii="Times New Roman" w:eastAsia="Times New Roman" w:hAnsi="Times New Roman" w:cs="Times New Roman"/>
            <w:i/>
            <w:sz w:val="24"/>
            <w:szCs w:val="24"/>
            <w:highlight w:val="yellow"/>
          </w:rPr>
          <w:tab/>
        </w:r>
        <w:r>
          <w:rPr>
            <w:rFonts w:ascii="Times New Roman" w:eastAsia="Times New Roman" w:hAnsi="Times New Roman" w:cs="Times New Roman"/>
            <w:i/>
            <w:sz w:val="24"/>
            <w:szCs w:val="24"/>
          </w:rPr>
          <w:delText xml:space="preserve">Characteristics of IDS. </w:delText>
        </w:r>
        <w:r>
          <w:rPr>
            <w:rFonts w:ascii="Times New Roman" w:eastAsia="Times New Roman" w:hAnsi="Times New Roman" w:cs="Times New Roman"/>
            <w:sz w:val="24"/>
            <w:szCs w:val="24"/>
          </w:rPr>
          <w:delText>IDS is characterized by shorter utterances than ADS. This characteristic was reflected in our materials: Individual IDS stimuli inc</w:delText>
        </w:r>
        <w:r>
          <w:rPr>
            <w:rFonts w:ascii="Times New Roman" w:eastAsia="Times New Roman" w:hAnsi="Times New Roman" w:cs="Times New Roman"/>
            <w:sz w:val="24"/>
            <w:szCs w:val="24"/>
          </w:rPr>
          <w:delText>luded 5–8 utterances while ADS stimuli contained 4–6. We exploited this variation to test whether trial-wise variation in the number of utterances predicted looking times over and above the register of the particular stimulus item. We did so by including n</w:delText>
        </w:r>
        <w:r>
          <w:rPr>
            <w:rFonts w:ascii="Times New Roman" w:eastAsia="Times New Roman" w:hAnsi="Times New Roman" w:cs="Times New Roman"/>
            <w:sz w:val="24"/>
            <w:szCs w:val="24"/>
          </w:rPr>
          <w:delText>umber of utterances in each stimulus as a continuous covariate in our primary mixed effects model. While not every infant heard all the utterances in each stimulus (because in infant-controlled procedures, stimulus presentation terminated once the infant l</w:delText>
        </w:r>
        <w:r>
          <w:rPr>
            <w:rFonts w:ascii="Times New Roman" w:eastAsia="Times New Roman" w:hAnsi="Times New Roman" w:cs="Times New Roman"/>
            <w:sz w:val="24"/>
            <w:szCs w:val="24"/>
          </w:rPr>
          <w:delText xml:space="preserve">ooked away), this analysis still allows us to explore trial-wise differences in average looking. In this model, the effect of IDS was </w:delText>
        </w:r>
        <w:r>
          <w:rPr>
            <w:rFonts w:ascii="Times New Roman" w:eastAsia="Times New Roman" w:hAnsi="Times New Roman" w:cs="Times New Roman"/>
            <w:sz w:val="24"/>
            <w:szCs w:val="24"/>
            <w:highlight w:val="yellow"/>
          </w:rPr>
          <w:delText>β=XYZ (</w:delText>
        </w:r>
        <w:r>
          <w:rPr>
            <w:rFonts w:ascii="Times New Roman" w:eastAsia="Times New Roman" w:hAnsi="Times New Roman" w:cs="Times New Roman"/>
            <w:i/>
            <w:sz w:val="24"/>
            <w:szCs w:val="24"/>
            <w:highlight w:val="yellow"/>
          </w:rPr>
          <w:delText>SE</w:delText>
        </w:r>
        <w:r>
          <w:rPr>
            <w:rFonts w:ascii="Times New Roman" w:eastAsia="Times New Roman" w:hAnsi="Times New Roman" w:cs="Times New Roman"/>
            <w:sz w:val="24"/>
            <w:szCs w:val="24"/>
            <w:highlight w:val="yellow"/>
          </w:rPr>
          <w:delText xml:space="preserve">=XYZ, </w:delText>
        </w:r>
        <w:r>
          <w:rPr>
            <w:rFonts w:ascii="Times New Roman" w:eastAsia="Times New Roman" w:hAnsi="Times New Roman" w:cs="Times New Roman"/>
            <w:i/>
            <w:sz w:val="24"/>
            <w:szCs w:val="24"/>
            <w:highlight w:val="yellow"/>
          </w:rPr>
          <w:delText>p</w:delText>
        </w:r>
        <w:r>
          <w:rPr>
            <w:rFonts w:ascii="Times New Roman" w:eastAsia="Times New Roman" w:hAnsi="Times New Roman" w:cs="Times New Roman"/>
            <w:sz w:val="24"/>
            <w:szCs w:val="24"/>
            <w:highlight w:val="yellow"/>
          </w:rPr>
          <w:delText>=XYZ)</w:delText>
        </w:r>
        <w:r>
          <w:rPr>
            <w:rFonts w:ascii="Times New Roman" w:eastAsia="Times New Roman" w:hAnsi="Times New Roman" w:cs="Times New Roman"/>
            <w:sz w:val="24"/>
            <w:szCs w:val="24"/>
          </w:rPr>
          <w:delText xml:space="preserve">, while the effect of number of utterances was </w:delText>
        </w:r>
        <w:r>
          <w:rPr>
            <w:rFonts w:ascii="Times New Roman" w:eastAsia="Times New Roman" w:hAnsi="Times New Roman" w:cs="Times New Roman"/>
            <w:sz w:val="24"/>
            <w:szCs w:val="24"/>
            <w:highlight w:val="yellow"/>
          </w:rPr>
          <w:delText>β=XYZ (</w:delText>
        </w:r>
        <w:r>
          <w:rPr>
            <w:rFonts w:ascii="Times New Roman" w:eastAsia="Times New Roman" w:hAnsi="Times New Roman" w:cs="Times New Roman"/>
            <w:i/>
            <w:sz w:val="24"/>
            <w:szCs w:val="24"/>
            <w:highlight w:val="yellow"/>
          </w:rPr>
          <w:delText>SE</w:delText>
        </w:r>
        <w:r>
          <w:rPr>
            <w:rFonts w:ascii="Times New Roman" w:eastAsia="Times New Roman" w:hAnsi="Times New Roman" w:cs="Times New Roman"/>
            <w:sz w:val="24"/>
            <w:szCs w:val="24"/>
            <w:highlight w:val="yellow"/>
          </w:rPr>
          <w:delText xml:space="preserve">=XYZ, </w:delText>
        </w:r>
        <w:r>
          <w:rPr>
            <w:rFonts w:ascii="Times New Roman" w:eastAsia="Times New Roman" w:hAnsi="Times New Roman" w:cs="Times New Roman"/>
            <w:i/>
            <w:sz w:val="24"/>
            <w:szCs w:val="24"/>
            <w:highlight w:val="yellow"/>
          </w:rPr>
          <w:delText>p</w:delText>
        </w:r>
        <w:r>
          <w:rPr>
            <w:rFonts w:ascii="Times New Roman" w:eastAsia="Times New Roman" w:hAnsi="Times New Roman" w:cs="Times New Roman"/>
            <w:sz w:val="24"/>
            <w:szCs w:val="24"/>
            <w:highlight w:val="yellow"/>
          </w:rPr>
          <w:delText>=XYZ)</w:delText>
        </w:r>
        <w:r>
          <w:rPr>
            <w:rFonts w:ascii="Times New Roman" w:eastAsia="Times New Roman" w:hAnsi="Times New Roman" w:cs="Times New Roman"/>
            <w:sz w:val="24"/>
            <w:szCs w:val="24"/>
          </w:rPr>
          <w:delText xml:space="preserve">. </w:delText>
        </w:r>
        <w:r>
          <w:rPr>
            <w:rFonts w:ascii="Times New Roman" w:eastAsia="Times New Roman" w:hAnsi="Times New Roman" w:cs="Times New Roman"/>
            <w:sz w:val="24"/>
            <w:szCs w:val="24"/>
            <w:highlight w:val="yellow"/>
          </w:rPr>
          <w:delText>INTERPRETATION.</w:delText>
        </w:r>
      </w:del>
    </w:p>
    <w:p w14:paraId="6DDEBA42" w14:textId="77777777" w:rsidR="00847E8C" w:rsidRDefault="003C1572">
      <w:pPr>
        <w:pBdr>
          <w:top w:val="nil"/>
          <w:left w:val="nil"/>
          <w:bottom w:val="nil"/>
          <w:right w:val="nil"/>
          <w:between w:val="nil"/>
        </w:pBdr>
        <w:spacing w:line="480" w:lineRule="auto"/>
        <w:rPr>
          <w:del w:id="3137" w:author="Stage 2" w:date="2019-09-04T20:28:00Z"/>
          <w:rFonts w:ascii="Times New Roman" w:eastAsia="Times New Roman" w:hAnsi="Times New Roman" w:cs="Times New Roman"/>
          <w:sz w:val="24"/>
          <w:szCs w:val="24"/>
        </w:rPr>
      </w:pPr>
      <w:del w:id="3138" w:author="Stage 2" w:date="2019-09-04T20:28:00Z">
        <w:r>
          <w:rPr>
            <w:rFonts w:ascii="Times New Roman" w:eastAsia="Times New Roman" w:hAnsi="Times New Roman" w:cs="Times New Roman"/>
            <w:sz w:val="24"/>
            <w:szCs w:val="24"/>
            <w:highlight w:val="yellow"/>
          </w:rPr>
          <w:tab/>
        </w:r>
        <w:r>
          <w:rPr>
            <w:rFonts w:ascii="Times New Roman" w:eastAsia="Times New Roman" w:hAnsi="Times New Roman" w:cs="Times New Roman"/>
            <w:sz w:val="24"/>
            <w:szCs w:val="24"/>
          </w:rPr>
          <w:delText>In addition, t</w:delText>
        </w:r>
        <w:r>
          <w:rPr>
            <w:rFonts w:ascii="Times New Roman" w:eastAsia="Times New Roman" w:hAnsi="Times New Roman" w:cs="Times New Roman"/>
            <w:sz w:val="24"/>
            <w:szCs w:val="24"/>
          </w:rPr>
          <w:delText>o explore this effect further and control for the issue of variable amounts of stimulus exposure for each trial, we conducted exploratory regression analyses of speech rate on a trial-by-trial basis. We obtained annotations of utterance, syllabic, and segm</w:delText>
        </w:r>
        <w:r>
          <w:rPr>
            <w:rFonts w:ascii="Times New Roman" w:eastAsia="Times New Roman" w:hAnsi="Times New Roman" w:cs="Times New Roman"/>
            <w:sz w:val="24"/>
            <w:szCs w:val="24"/>
          </w:rPr>
          <w:delText>ent boundaries in each stimulus file (</w:delText>
        </w:r>
        <w:r>
          <w:rPr>
            <w:rFonts w:ascii="Times New Roman" w:eastAsia="Times New Roman" w:hAnsi="Times New Roman" w:cs="Times New Roman"/>
            <w:sz w:val="24"/>
            <w:szCs w:val="24"/>
            <w:highlight w:val="yellow"/>
          </w:rPr>
          <w:delText>ADD DETAILS</w:delText>
        </w:r>
        <w:r>
          <w:rPr>
            <w:rFonts w:ascii="Times New Roman" w:eastAsia="Times New Roman" w:hAnsi="Times New Roman" w:cs="Times New Roman"/>
            <w:sz w:val="24"/>
            <w:szCs w:val="24"/>
          </w:rPr>
          <w:delText>) and used these to calculate the average rate of utterances, syllables, and segments experienced by each infant on each trial based on the total duration of speech they heard. (So for example, if a particul</w:delText>
        </w:r>
        <w:r>
          <w:rPr>
            <w:rFonts w:ascii="Times New Roman" w:eastAsia="Times New Roman" w:hAnsi="Times New Roman" w:cs="Times New Roman"/>
            <w:sz w:val="24"/>
            <w:szCs w:val="24"/>
          </w:rPr>
          <w:delText xml:space="preserve">ar infant’s trial had a duration of 3s and heard 6 syllables, their syllable rate predictor on that trial would be 2 syllables/sec). We explored models with the following specifications: </w:delText>
        </w:r>
        <w:r>
          <w:rPr>
            <w:rFonts w:ascii="Times New Roman" w:eastAsia="Times New Roman" w:hAnsi="Times New Roman" w:cs="Times New Roman"/>
            <w:sz w:val="24"/>
            <w:szCs w:val="24"/>
            <w:highlight w:val="yellow"/>
          </w:rPr>
          <w:delText>SPECIFICATIONS</w:delText>
        </w:r>
        <w:r>
          <w:rPr>
            <w:rFonts w:ascii="Times New Roman" w:eastAsia="Times New Roman" w:hAnsi="Times New Roman" w:cs="Times New Roman"/>
            <w:sz w:val="24"/>
            <w:szCs w:val="24"/>
          </w:rPr>
          <w:delText xml:space="preserve">. We found... </w:delText>
        </w:r>
        <w:r>
          <w:rPr>
            <w:rFonts w:ascii="Times New Roman" w:eastAsia="Times New Roman" w:hAnsi="Times New Roman" w:cs="Times New Roman"/>
            <w:sz w:val="24"/>
            <w:szCs w:val="24"/>
            <w:highlight w:val="yellow"/>
          </w:rPr>
          <w:delText>FINDINGS</w:delText>
        </w:r>
        <w:r>
          <w:rPr>
            <w:rFonts w:ascii="Times New Roman" w:eastAsia="Times New Roman" w:hAnsi="Times New Roman" w:cs="Times New Roman"/>
            <w:sz w:val="24"/>
            <w:szCs w:val="24"/>
          </w:rPr>
          <w:delText xml:space="preserve">. </w:delText>
        </w:r>
        <w:r>
          <w:rPr>
            <w:rFonts w:ascii="Times New Roman" w:eastAsia="Times New Roman" w:hAnsi="Times New Roman" w:cs="Times New Roman"/>
            <w:sz w:val="24"/>
            <w:szCs w:val="24"/>
            <w:highlight w:val="yellow"/>
          </w:rPr>
          <w:delText>INTERPRETATION</w:delText>
        </w:r>
        <w:r>
          <w:rPr>
            <w:rFonts w:ascii="Times New Roman" w:eastAsia="Times New Roman" w:hAnsi="Times New Roman" w:cs="Times New Roman"/>
            <w:sz w:val="24"/>
            <w:szCs w:val="24"/>
          </w:rPr>
          <w:delText>.</w:delText>
        </w:r>
      </w:del>
    </w:p>
    <w:p w14:paraId="149C6745" w14:textId="77777777" w:rsidR="00847E8C" w:rsidRDefault="003C1572">
      <w:pPr>
        <w:pBdr>
          <w:top w:val="nil"/>
          <w:left w:val="nil"/>
          <w:bottom w:val="nil"/>
          <w:right w:val="nil"/>
          <w:between w:val="nil"/>
        </w:pBdr>
        <w:spacing w:line="480" w:lineRule="auto"/>
        <w:ind w:firstLine="720"/>
        <w:rPr>
          <w:del w:id="3139" w:author="Stage 2" w:date="2019-09-04T20:28:00Z"/>
          <w:rFonts w:ascii="Times New Roman" w:eastAsia="Times New Roman" w:hAnsi="Times New Roman" w:cs="Times New Roman"/>
          <w:sz w:val="24"/>
          <w:szCs w:val="24"/>
        </w:rPr>
      </w:pPr>
      <w:del w:id="3140" w:author="Stage 2" w:date="2019-09-04T20:28:00Z">
        <w:r>
          <w:rPr>
            <w:rFonts w:ascii="Times New Roman" w:eastAsia="Times New Roman" w:hAnsi="Times New Roman" w:cs="Times New Roman"/>
            <w:i/>
            <w:sz w:val="24"/>
            <w:szCs w:val="24"/>
          </w:rPr>
          <w:delText>Conclusions.</w:delText>
        </w:r>
        <w:r>
          <w:rPr>
            <w:rFonts w:ascii="Times New Roman" w:eastAsia="Times New Roman" w:hAnsi="Times New Roman" w:cs="Times New Roman"/>
            <w:sz w:val="24"/>
            <w:szCs w:val="24"/>
          </w:rPr>
          <w:delText xml:space="preserve"> We</w:delText>
        </w:r>
        <w:r>
          <w:rPr>
            <w:rFonts w:ascii="Times New Roman" w:eastAsia="Times New Roman" w:hAnsi="Times New Roman" w:cs="Times New Roman"/>
            <w:sz w:val="24"/>
            <w:szCs w:val="24"/>
          </w:rPr>
          <w:delText xml:space="preserve"> end this section with a cautionary note: Exploratory analyses that examine covariates of effect size – as many of ours have – should not be interpreted at the level of causal inferences about individual labs. First, and most importantly, such analyses are</w:delText>
        </w:r>
        <w:r>
          <w:rPr>
            <w:rFonts w:ascii="Times New Roman" w:eastAsia="Times New Roman" w:hAnsi="Times New Roman" w:cs="Times New Roman"/>
            <w:sz w:val="24"/>
            <w:szCs w:val="24"/>
          </w:rPr>
          <w:delText xml:space="preserve"> not designed to reveal causal effects. Second, the sampling variation between labs is simply too large to warrant such inferences. Thus, these analyses should serve as a prompt for future experimental work that directly manipulates variables of interest. </w:delText>
        </w:r>
      </w:del>
    </w:p>
    <w:p w14:paraId="4F328E1E" w14:textId="77777777" w:rsidR="00847E8C" w:rsidRDefault="003C1572">
      <w:pPr>
        <w:pStyle w:val="Heading1"/>
        <w:pBdr>
          <w:top w:val="nil"/>
          <w:left w:val="nil"/>
          <w:bottom w:val="nil"/>
          <w:right w:val="nil"/>
          <w:between w:val="nil"/>
        </w:pBdr>
        <w:rPr>
          <w:del w:id="3141" w:author="Stage 2" w:date="2019-09-04T20:28:00Z"/>
        </w:rPr>
      </w:pPr>
      <w:bookmarkStart w:id="3142" w:name="_8gaivtd171tl" w:colFirst="0" w:colLast="0"/>
      <w:bookmarkEnd w:id="3142"/>
      <w:del w:id="3143" w:author="Stage 2" w:date="2019-09-04T20:28:00Z">
        <w:r>
          <w:rPr>
            <w:rFonts w:eastAsia="Times New Roman" w:cs="Times New Roman"/>
            <w:szCs w:val="24"/>
          </w:rPr>
          <w:delText>Discussion</w:delText>
        </w:r>
      </w:del>
    </w:p>
    <w:p w14:paraId="6182FCBF" w14:textId="77777777" w:rsidR="00847E8C" w:rsidRDefault="003C1572">
      <w:pPr>
        <w:spacing w:line="480" w:lineRule="auto"/>
        <w:ind w:firstLine="720"/>
        <w:rPr>
          <w:del w:id="3144" w:author="Stage 2" w:date="2019-09-04T20:28:00Z"/>
        </w:rPr>
      </w:pPr>
      <w:del w:id="3145" w:author="Stage 2" w:date="2019-09-04T20:28:00Z">
        <w:r>
          <w:rPr>
            <w:rFonts w:ascii="Times New Roman" w:eastAsia="Times New Roman" w:hAnsi="Times New Roman" w:cs="Times New Roman"/>
            <w:sz w:val="24"/>
            <w:szCs w:val="24"/>
          </w:rPr>
          <w:delText xml:space="preserve">We summarize our findings with respect to the primary questions of interest posed in the Introduction. </w:delText>
        </w:r>
      </w:del>
    </w:p>
    <w:p w14:paraId="79272225" w14:textId="77777777" w:rsidR="00847E8C" w:rsidRDefault="003C1572">
      <w:pPr>
        <w:spacing w:line="480" w:lineRule="auto"/>
        <w:ind w:firstLine="720"/>
        <w:rPr>
          <w:del w:id="3146" w:author="Stage 2" w:date="2019-09-04T20:28:00Z"/>
          <w:rFonts w:ascii="Times New Roman" w:eastAsia="Times New Roman" w:hAnsi="Times New Roman" w:cs="Times New Roman"/>
          <w:sz w:val="24"/>
          <w:szCs w:val="24"/>
        </w:rPr>
      </w:pPr>
      <w:del w:id="3147" w:author="Stage 2" w:date="2019-09-04T20:28:00Z">
        <w:r>
          <w:rPr>
            <w:rFonts w:ascii="Times New Roman" w:eastAsia="Times New Roman" w:hAnsi="Times New Roman" w:cs="Times New Roman"/>
            <w:i/>
            <w:sz w:val="24"/>
            <w:szCs w:val="24"/>
          </w:rPr>
          <w:delText>What is the magnitude of the IDS preference?</w:delText>
        </w:r>
        <w:r>
          <w:rPr>
            <w:rFonts w:ascii="Times New Roman" w:eastAsia="Times New Roman" w:hAnsi="Times New Roman" w:cs="Times New Roman"/>
            <w:sz w:val="24"/>
            <w:szCs w:val="24"/>
          </w:rPr>
          <w:delText xml:space="preserve"> In our primary meta-analysis, we found a magnitude of </w:delText>
        </w:r>
        <w:r>
          <w:rPr>
            <w:rFonts w:ascii="Times New Roman" w:eastAsia="Times New Roman" w:hAnsi="Times New Roman" w:cs="Times New Roman"/>
            <w:sz w:val="24"/>
            <w:szCs w:val="24"/>
            <w:highlight w:val="yellow"/>
          </w:rPr>
          <w:delText>XYZ</w:delText>
        </w:r>
        <w:r>
          <w:rPr>
            <w:rFonts w:ascii="Times New Roman" w:eastAsia="Times New Roman" w:hAnsi="Times New Roman" w:cs="Times New Roman"/>
            <w:sz w:val="24"/>
            <w:szCs w:val="24"/>
          </w:rPr>
          <w:delText xml:space="preserve">. </w:delText>
        </w:r>
        <w:r>
          <w:rPr>
            <w:rFonts w:ascii="Times New Roman" w:eastAsia="Times New Roman" w:hAnsi="Times New Roman" w:cs="Times New Roman"/>
            <w:sz w:val="24"/>
            <w:szCs w:val="24"/>
            <w:highlight w:val="yellow"/>
          </w:rPr>
          <w:delText>QUALIFICATIONS OF THIS ESTIMATE, BASED ON MODERATORS</w:delText>
        </w:r>
        <w:r>
          <w:rPr>
            <w:rFonts w:ascii="Times New Roman" w:eastAsia="Times New Roman" w:hAnsi="Times New Roman" w:cs="Times New Roman"/>
            <w:sz w:val="24"/>
            <w:szCs w:val="24"/>
          </w:rPr>
          <w:delText>.</w:delText>
        </w:r>
      </w:del>
    </w:p>
    <w:p w14:paraId="6D55E1D2" w14:textId="77777777" w:rsidR="00847E8C" w:rsidRDefault="003C1572">
      <w:pPr>
        <w:spacing w:line="480" w:lineRule="auto"/>
        <w:ind w:firstLine="720"/>
        <w:rPr>
          <w:del w:id="3148" w:author="Stage 2" w:date="2019-09-04T20:28:00Z"/>
          <w:rFonts w:ascii="Times New Roman" w:eastAsia="Times New Roman" w:hAnsi="Times New Roman" w:cs="Times New Roman"/>
          <w:i/>
          <w:sz w:val="24"/>
          <w:szCs w:val="24"/>
        </w:rPr>
      </w:pPr>
      <w:del w:id="3149" w:author="Stage 2" w:date="2019-09-04T20:28:00Z">
        <w:r>
          <w:rPr>
            <w:rFonts w:ascii="Times New Roman" w:eastAsia="Times New Roman" w:hAnsi="Times New Roman" w:cs="Times New Roman"/>
            <w:i/>
            <w:sz w:val="24"/>
            <w:szCs w:val="24"/>
          </w:rPr>
          <w:delText xml:space="preserve">How does IDS preference vary across age? </w:delText>
        </w:r>
        <w:r>
          <w:rPr>
            <w:rFonts w:ascii="Times New Roman" w:eastAsia="Times New Roman" w:hAnsi="Times New Roman" w:cs="Times New Roman"/>
            <w:sz w:val="24"/>
            <w:szCs w:val="24"/>
          </w:rPr>
          <w:delText xml:space="preserve">In the meta-analysis, we found </w:delText>
        </w:r>
        <w:r>
          <w:rPr>
            <w:rFonts w:ascii="Times New Roman" w:eastAsia="Times New Roman" w:hAnsi="Times New Roman" w:cs="Times New Roman"/>
            <w:sz w:val="24"/>
            <w:szCs w:val="24"/>
            <w:highlight w:val="yellow"/>
          </w:rPr>
          <w:delText>…</w:delText>
        </w:r>
        <w:r>
          <w:rPr>
            <w:rFonts w:ascii="Times New Roman" w:eastAsia="Times New Roman" w:hAnsi="Times New Roman" w:cs="Times New Roman"/>
            <w:sz w:val="24"/>
            <w:szCs w:val="24"/>
          </w:rPr>
          <w:delText xml:space="preserve">. In the main mixed effects model, we found </w:delText>
        </w:r>
        <w:r>
          <w:rPr>
            <w:rFonts w:ascii="Times New Roman" w:eastAsia="Times New Roman" w:hAnsi="Times New Roman" w:cs="Times New Roman"/>
            <w:sz w:val="24"/>
            <w:szCs w:val="24"/>
            <w:highlight w:val="yellow"/>
          </w:rPr>
          <w:delText>…</w:delText>
        </w:r>
        <w:r>
          <w:rPr>
            <w:rFonts w:ascii="Times New Roman" w:eastAsia="Times New Roman" w:hAnsi="Times New Roman" w:cs="Times New Roman"/>
            <w:sz w:val="24"/>
            <w:szCs w:val="24"/>
          </w:rPr>
          <w:delText xml:space="preserve">. </w:delText>
        </w:r>
        <w:r>
          <w:rPr>
            <w:rFonts w:ascii="Times New Roman" w:eastAsia="Times New Roman" w:hAnsi="Times New Roman" w:cs="Times New Roman"/>
            <w:sz w:val="24"/>
            <w:szCs w:val="24"/>
            <w:highlight w:val="yellow"/>
          </w:rPr>
          <w:delText>COMPARISON OF THESE RESULTS. DISCUSSION. QUALIFICATIONS OF RESULTS, BASED ON MODERATORS</w:delText>
        </w:r>
        <w:r>
          <w:rPr>
            <w:rFonts w:ascii="Times New Roman" w:eastAsia="Times New Roman" w:hAnsi="Times New Roman" w:cs="Times New Roman"/>
            <w:sz w:val="24"/>
            <w:szCs w:val="24"/>
          </w:rPr>
          <w:delText>.</w:delText>
        </w:r>
      </w:del>
    </w:p>
    <w:p w14:paraId="12C52336" w14:textId="77777777" w:rsidR="00847E8C" w:rsidRDefault="003C1572">
      <w:pPr>
        <w:spacing w:line="480" w:lineRule="auto"/>
        <w:ind w:firstLine="720"/>
        <w:rPr>
          <w:del w:id="3150" w:author="Stage 2" w:date="2019-09-04T20:28:00Z"/>
          <w:rFonts w:ascii="Times New Roman" w:eastAsia="Times New Roman" w:hAnsi="Times New Roman" w:cs="Times New Roman"/>
          <w:i/>
          <w:sz w:val="24"/>
          <w:szCs w:val="24"/>
        </w:rPr>
      </w:pPr>
      <w:del w:id="3151" w:author="Stage 2" w:date="2019-09-04T20:28:00Z">
        <w:r>
          <w:rPr>
            <w:rFonts w:ascii="Times New Roman" w:eastAsia="Times New Roman" w:hAnsi="Times New Roman" w:cs="Times New Roman"/>
            <w:i/>
            <w:sz w:val="24"/>
            <w:szCs w:val="24"/>
          </w:rPr>
          <w:delText xml:space="preserve">How does IDS preference vary with linguistic experience and language community? </w:delText>
        </w:r>
        <w:r>
          <w:rPr>
            <w:rFonts w:ascii="Times New Roman" w:eastAsia="Times New Roman" w:hAnsi="Times New Roman" w:cs="Times New Roman"/>
            <w:sz w:val="24"/>
            <w:szCs w:val="24"/>
          </w:rPr>
          <w:delText xml:space="preserve">In the meta-analysis, we found </w:delText>
        </w:r>
        <w:r>
          <w:rPr>
            <w:rFonts w:ascii="Times New Roman" w:eastAsia="Times New Roman" w:hAnsi="Times New Roman" w:cs="Times New Roman"/>
            <w:sz w:val="24"/>
            <w:szCs w:val="24"/>
            <w:highlight w:val="yellow"/>
          </w:rPr>
          <w:delText>…</w:delText>
        </w:r>
        <w:r>
          <w:rPr>
            <w:rFonts w:ascii="Times New Roman" w:eastAsia="Times New Roman" w:hAnsi="Times New Roman" w:cs="Times New Roman"/>
            <w:sz w:val="24"/>
            <w:szCs w:val="24"/>
          </w:rPr>
          <w:delText xml:space="preserve">. In the main mixed effects model, we found </w:delText>
        </w:r>
        <w:r>
          <w:rPr>
            <w:rFonts w:ascii="Times New Roman" w:eastAsia="Times New Roman" w:hAnsi="Times New Roman" w:cs="Times New Roman"/>
            <w:sz w:val="24"/>
            <w:szCs w:val="24"/>
            <w:highlight w:val="yellow"/>
          </w:rPr>
          <w:delText>…</w:delText>
        </w:r>
        <w:r>
          <w:rPr>
            <w:rFonts w:ascii="Times New Roman" w:eastAsia="Times New Roman" w:hAnsi="Times New Roman" w:cs="Times New Roman"/>
            <w:sz w:val="24"/>
            <w:szCs w:val="24"/>
          </w:rPr>
          <w:delText xml:space="preserve">. </w:delText>
        </w:r>
        <w:r>
          <w:rPr>
            <w:rFonts w:ascii="Times New Roman" w:eastAsia="Times New Roman" w:hAnsi="Times New Roman" w:cs="Times New Roman"/>
            <w:sz w:val="24"/>
            <w:szCs w:val="24"/>
            <w:highlight w:val="yellow"/>
          </w:rPr>
          <w:delText>COMPARIS</w:delText>
        </w:r>
        <w:r>
          <w:rPr>
            <w:rFonts w:ascii="Times New Roman" w:eastAsia="Times New Roman" w:hAnsi="Times New Roman" w:cs="Times New Roman"/>
            <w:sz w:val="24"/>
            <w:szCs w:val="24"/>
            <w:highlight w:val="yellow"/>
          </w:rPr>
          <w:delText>ON OF THESE RESULTS. DISCUSSION. QUALIFICATIONS OF THIS RESULT</w:delText>
        </w:r>
        <w:r>
          <w:rPr>
            <w:rFonts w:ascii="Times New Roman" w:eastAsia="Times New Roman" w:hAnsi="Times New Roman" w:cs="Times New Roman"/>
            <w:sz w:val="24"/>
            <w:szCs w:val="24"/>
          </w:rPr>
          <w:delText>.</w:delText>
        </w:r>
      </w:del>
    </w:p>
    <w:p w14:paraId="2FE49414" w14:textId="77777777" w:rsidR="00847E8C" w:rsidRDefault="003C1572">
      <w:pPr>
        <w:spacing w:line="480" w:lineRule="auto"/>
        <w:ind w:firstLine="720"/>
        <w:rPr>
          <w:del w:id="3152" w:author="Stage 2" w:date="2019-09-04T20:28:00Z"/>
          <w:rFonts w:ascii="Times New Roman" w:eastAsia="Times New Roman" w:hAnsi="Times New Roman" w:cs="Times New Roman"/>
          <w:i/>
          <w:sz w:val="24"/>
          <w:szCs w:val="24"/>
        </w:rPr>
      </w:pPr>
      <w:del w:id="3153" w:author="Stage 2" w:date="2019-09-04T20:28:00Z">
        <w:r>
          <w:rPr>
            <w:rFonts w:ascii="Times New Roman" w:eastAsia="Times New Roman" w:hAnsi="Times New Roman" w:cs="Times New Roman"/>
            <w:i/>
            <w:sz w:val="24"/>
            <w:szCs w:val="24"/>
          </w:rPr>
          <w:delText xml:space="preserve">How does measured effect size of IDS preference vary across methods? </w:delText>
        </w:r>
        <w:r>
          <w:rPr>
            <w:rFonts w:ascii="Times New Roman" w:eastAsia="Times New Roman" w:hAnsi="Times New Roman" w:cs="Times New Roman"/>
            <w:sz w:val="24"/>
            <w:szCs w:val="24"/>
          </w:rPr>
          <w:delText xml:space="preserve">In the meta-analysis, we found </w:delText>
        </w:r>
        <w:r>
          <w:rPr>
            <w:rFonts w:ascii="Times New Roman" w:eastAsia="Times New Roman" w:hAnsi="Times New Roman" w:cs="Times New Roman"/>
            <w:sz w:val="24"/>
            <w:szCs w:val="24"/>
            <w:highlight w:val="yellow"/>
          </w:rPr>
          <w:delText>…</w:delText>
        </w:r>
        <w:r>
          <w:rPr>
            <w:rFonts w:ascii="Times New Roman" w:eastAsia="Times New Roman" w:hAnsi="Times New Roman" w:cs="Times New Roman"/>
            <w:sz w:val="24"/>
            <w:szCs w:val="24"/>
          </w:rPr>
          <w:delText xml:space="preserve">. In the main mixed effects model, we found </w:delText>
        </w:r>
        <w:r>
          <w:rPr>
            <w:rFonts w:ascii="Times New Roman" w:eastAsia="Times New Roman" w:hAnsi="Times New Roman" w:cs="Times New Roman"/>
            <w:sz w:val="24"/>
            <w:szCs w:val="24"/>
            <w:highlight w:val="yellow"/>
          </w:rPr>
          <w:delText>…</w:delText>
        </w:r>
        <w:r>
          <w:rPr>
            <w:rFonts w:ascii="Times New Roman" w:eastAsia="Times New Roman" w:hAnsi="Times New Roman" w:cs="Times New Roman"/>
            <w:sz w:val="24"/>
            <w:szCs w:val="24"/>
          </w:rPr>
          <w:delText xml:space="preserve">. </w:delText>
        </w:r>
        <w:r>
          <w:rPr>
            <w:rFonts w:ascii="Times New Roman" w:eastAsia="Times New Roman" w:hAnsi="Times New Roman" w:cs="Times New Roman"/>
            <w:sz w:val="24"/>
            <w:szCs w:val="24"/>
            <w:highlight w:val="yellow"/>
          </w:rPr>
          <w:delText>COMPARISON OF THESE RESULTS. DISCUSSION. QUA</w:delText>
        </w:r>
        <w:r>
          <w:rPr>
            <w:rFonts w:ascii="Times New Roman" w:eastAsia="Times New Roman" w:hAnsi="Times New Roman" w:cs="Times New Roman"/>
            <w:sz w:val="24"/>
            <w:szCs w:val="24"/>
            <w:highlight w:val="yellow"/>
          </w:rPr>
          <w:delText>LIFICATIONS OF THIS RESULT, BASED ON MODERATORS</w:delText>
        </w:r>
        <w:r>
          <w:rPr>
            <w:rFonts w:ascii="Times New Roman" w:eastAsia="Times New Roman" w:hAnsi="Times New Roman" w:cs="Times New Roman"/>
            <w:sz w:val="24"/>
            <w:szCs w:val="24"/>
          </w:rPr>
          <w:delText>.</w:delText>
        </w:r>
      </w:del>
    </w:p>
    <w:p w14:paraId="6F11855A" w14:textId="77777777" w:rsidR="00847E8C" w:rsidRDefault="003C1572">
      <w:pPr>
        <w:spacing w:line="480" w:lineRule="auto"/>
        <w:ind w:firstLine="720"/>
        <w:rPr>
          <w:del w:id="3154" w:author="Stage 2" w:date="2019-09-04T20:28:00Z"/>
          <w:rFonts w:ascii="Times New Roman" w:eastAsia="Times New Roman" w:hAnsi="Times New Roman" w:cs="Times New Roman"/>
          <w:i/>
          <w:sz w:val="24"/>
          <w:szCs w:val="24"/>
        </w:rPr>
      </w:pPr>
      <w:del w:id="3155" w:author="Stage 2" w:date="2019-09-04T20:28:00Z">
        <w:r>
          <w:rPr>
            <w:rFonts w:ascii="Times New Roman" w:eastAsia="Times New Roman" w:hAnsi="Times New Roman" w:cs="Times New Roman"/>
            <w:i/>
            <w:sz w:val="24"/>
            <w:szCs w:val="24"/>
          </w:rPr>
          <w:delText xml:space="preserve">What are the effects of testing infants in multiple experiments during a single lab visit? </w:delText>
        </w:r>
        <w:r>
          <w:rPr>
            <w:rFonts w:ascii="Times New Roman" w:eastAsia="Times New Roman" w:hAnsi="Times New Roman" w:cs="Times New Roman"/>
            <w:sz w:val="24"/>
            <w:szCs w:val="24"/>
          </w:rPr>
          <w:delText xml:space="preserve">In our mixed-effects model examining this question, we found </w:delText>
        </w:r>
        <w:r>
          <w:rPr>
            <w:rFonts w:ascii="Times New Roman" w:eastAsia="Times New Roman" w:hAnsi="Times New Roman" w:cs="Times New Roman"/>
            <w:sz w:val="24"/>
            <w:szCs w:val="24"/>
            <w:highlight w:val="yellow"/>
          </w:rPr>
          <w:delText>...</w:delText>
        </w:r>
        <w:r>
          <w:rPr>
            <w:rFonts w:ascii="Times New Roman" w:eastAsia="Times New Roman" w:hAnsi="Times New Roman" w:cs="Times New Roman"/>
            <w:sz w:val="24"/>
            <w:szCs w:val="24"/>
          </w:rPr>
          <w:delText xml:space="preserve">, </w:delText>
        </w:r>
        <w:r>
          <w:rPr>
            <w:rFonts w:ascii="Times New Roman" w:eastAsia="Times New Roman" w:hAnsi="Times New Roman" w:cs="Times New Roman"/>
            <w:sz w:val="24"/>
            <w:szCs w:val="24"/>
            <w:highlight w:val="yellow"/>
          </w:rPr>
          <w:delText>QUALIFICATIONS OF THIS RESULT</w:delText>
        </w:r>
        <w:r>
          <w:rPr>
            <w:rFonts w:ascii="Times New Roman" w:eastAsia="Times New Roman" w:hAnsi="Times New Roman" w:cs="Times New Roman"/>
            <w:sz w:val="24"/>
            <w:szCs w:val="24"/>
          </w:rPr>
          <w:delText>.</w:delText>
        </w:r>
      </w:del>
    </w:p>
    <w:p w14:paraId="0E35AF7B" w14:textId="77777777" w:rsidR="00847E8C" w:rsidRDefault="003C1572">
      <w:pPr>
        <w:spacing w:line="480" w:lineRule="auto"/>
        <w:ind w:firstLine="720"/>
        <w:rPr>
          <w:del w:id="3156" w:author="Stage 2" w:date="2019-09-04T20:28:00Z"/>
          <w:rFonts w:ascii="Times New Roman" w:eastAsia="Times New Roman" w:hAnsi="Times New Roman" w:cs="Times New Roman"/>
          <w:sz w:val="24"/>
          <w:szCs w:val="24"/>
          <w:highlight w:val="yellow"/>
        </w:rPr>
      </w:pPr>
      <w:del w:id="3157" w:author="Stage 2" w:date="2019-09-04T20:28:00Z">
        <w:r>
          <w:rPr>
            <w:rFonts w:ascii="Times New Roman" w:eastAsia="Times New Roman" w:hAnsi="Times New Roman" w:cs="Times New Roman"/>
            <w:sz w:val="24"/>
            <w:szCs w:val="24"/>
            <w:highlight w:val="yellow"/>
          </w:rPr>
          <w:delText>OTHER DISCUSSION TO</w:delText>
        </w:r>
        <w:r>
          <w:rPr>
            <w:rFonts w:ascii="Times New Roman" w:eastAsia="Times New Roman" w:hAnsi="Times New Roman" w:cs="Times New Roman"/>
            <w:sz w:val="24"/>
            <w:szCs w:val="24"/>
            <w:highlight w:val="yellow"/>
          </w:rPr>
          <w:delText xml:space="preserve"> BE WRITTEN AFTER THE STUDY IS COMPLETED</w:delText>
        </w:r>
      </w:del>
    </w:p>
    <w:p w14:paraId="3C99B6CF" w14:textId="77777777" w:rsidR="00847E8C" w:rsidRDefault="003C1572">
      <w:pPr>
        <w:pStyle w:val="Heading1"/>
        <w:rPr>
          <w:rPrChange w:id="3158" w:author="Stage 2" w:date="2019-09-04T20:28:00Z">
            <w:rPr>
              <w:highlight w:val="yellow"/>
            </w:rPr>
          </w:rPrChange>
        </w:rPr>
        <w:pPrChange w:id="3159" w:author="Stage 2" w:date="2019-09-04T20:28:00Z">
          <w:pPr>
            <w:pStyle w:val="Heading1"/>
            <w:pBdr>
              <w:top w:val="nil"/>
              <w:left w:val="nil"/>
              <w:bottom w:val="nil"/>
              <w:right w:val="nil"/>
              <w:between w:val="nil"/>
            </w:pBdr>
          </w:pPr>
        </w:pPrChange>
      </w:pPr>
      <w:bookmarkStart w:id="3160" w:name="_jcn545lhbqzz" w:colFirst="0" w:colLast="0"/>
      <w:bookmarkEnd w:id="3160"/>
      <w:r>
        <w:rPr>
          <w:rFonts w:eastAsia="Times New Roman" w:cs="Times New Roman"/>
          <w:szCs w:val="24"/>
        </w:rPr>
        <w:t>General Discussion</w:t>
      </w:r>
    </w:p>
    <w:p w14:paraId="574432B0" w14:textId="77777777" w:rsidR="00D350E7" w:rsidRDefault="003C1572">
      <w:pPr>
        <w:pStyle w:val="FirstParagraph"/>
        <w:rPr>
          <w:ins w:id="3161" w:author="Stage 2" w:date="2019-09-04T20:28:00Z"/>
        </w:rPr>
      </w:pPr>
      <w:ins w:id="3162" w:author="Stage 2" w:date="2019-09-04T20:28:00Z">
        <w:r>
          <w:t>We designed a large-scale, multi-lab study of infants’ preference for IDS and invited infancy researchers to participate. Our call for participation resulted in contributions from 69</w:t>
        </w:r>
        <w:r>
          <w:t xml:space="preserve"> labs, representing a total of 2845 infants from 16 countries, 2329 of which were included in the final sample used for analysis (see Table 1). We believe that the resulting dataset represents the largest laboratory study of infancy to date. We begin our d</w:t>
        </w:r>
        <w:r>
          <w:t>iscussion by summarizing the principal results of the study with respect to four critical analytic questions and then discuss limitations of the study as well as future directions.</w:t>
        </w:r>
      </w:ins>
    </w:p>
    <w:p w14:paraId="6E5963C6" w14:textId="77777777" w:rsidR="00D350E7" w:rsidRDefault="003C1572">
      <w:pPr>
        <w:pStyle w:val="Heading2"/>
        <w:rPr>
          <w:ins w:id="3163" w:author="Stage 2" w:date="2019-09-04T20:28:00Z"/>
        </w:rPr>
      </w:pPr>
      <w:bookmarkStart w:id="3164" w:name="summary-of-findings"/>
      <w:bookmarkEnd w:id="3164"/>
      <w:ins w:id="3165" w:author="Stage 2" w:date="2019-09-04T20:28:00Z">
        <w:r>
          <w:t>Summary of Findings</w:t>
        </w:r>
      </w:ins>
    </w:p>
    <w:p w14:paraId="76559AF6" w14:textId="77777777" w:rsidR="00D350E7" w:rsidRDefault="003C1572">
      <w:pPr>
        <w:pStyle w:val="FirstParagraph"/>
        <w:rPr>
          <w:ins w:id="3166" w:author="Stage 2" w:date="2019-09-04T20:28:00Z"/>
        </w:rPr>
      </w:pPr>
      <w:ins w:id="3167" w:author="Stage 2" w:date="2019-09-04T20:28:00Z">
        <w:r>
          <w:t>Our first goal was to address the issue of replicabilit</w:t>
        </w:r>
        <w:r>
          <w:t xml:space="preserve">y by providing a pre-registered, unbiased measure of the magnitude of infants’ preference for IDS over ADS. We expected to replicate prior demonstrations of the existence of an IDS preference in infant listeners, and our study indeed confirms the expected </w:t>
        </w:r>
        <w:r>
          <w:t>effect. Our overall meta-analytic mean is smaller in size than the effect found in a preceding meta-analysis of the literature, however (Bergmann et al., 2018; Dunst et al., 2012).</w:t>
        </w:r>
      </w:ins>
    </w:p>
    <w:p w14:paraId="4D26CF45" w14:textId="77777777" w:rsidR="00D350E7" w:rsidRDefault="003C1572">
      <w:pPr>
        <w:pStyle w:val="BodyText"/>
        <w:rPr>
          <w:ins w:id="3168" w:author="Stage 2" w:date="2019-09-04T20:28:00Z"/>
        </w:rPr>
      </w:pPr>
      <w:ins w:id="3169" w:author="Stage 2" w:date="2019-09-04T20:28:00Z">
        <w:r>
          <w:t>While one possible interpretation of this finding is that previous effect s</w:t>
        </w:r>
        <w:r>
          <w:t>izes were inflated by publication bias, there are other possible explanations as well. In an individual laboratory, the methodology would be tailored to the specific research question, age range and other characteristics of the infants tested (or conversel</w:t>
        </w:r>
        <w:r>
          <w:t>y, research questions would be tailored to the existing methodological expertise of the laboratory). The approach used here, namely applying multiple methodologies to the same research question across diverse age ranges and samples of infants including non</w:t>
        </w:r>
        <w:r>
          <w:t xml:space="preserve">-native English learning infants, may have led to an underestimate of the true effect size (i.e., because an ideal choice of presentation details that would maximize effect sizes might differ between methods and across ages, versus the compromise protocol </w:t>
        </w:r>
        <w:r>
          <w:t>used here). Further, our protocol included several decisions that might have decreased effect size, including both our stimuli’s relatively less extreme acoustic characteristics and our less stringent participant inclusion criteria (both discussed below).</w:t>
        </w:r>
      </w:ins>
    </w:p>
    <w:p w14:paraId="64EA664D" w14:textId="77777777" w:rsidR="00D350E7" w:rsidRDefault="003C1572">
      <w:pPr>
        <w:pStyle w:val="BodyText"/>
        <w:rPr>
          <w:ins w:id="3170" w:author="Stage 2" w:date="2019-09-04T20:28:00Z"/>
        </w:rPr>
      </w:pPr>
      <w:ins w:id="3171" w:author="Stage 2" w:date="2019-09-04T20:28:00Z">
        <w:r>
          <w:t xml:space="preserve">Our second goal was to examine possible age effects in the preference for IDS. Consistent with the prior published meta-analysis (Dunst et al., 2012) and with idea that preference for IDS grows in response to experience with positive social interactions – </w:t>
        </w:r>
        <w:r>
          <w:t>but in contrast with some other reports in the literature (e.g., Hayashi et al., 2001; Newman &amp; Hussain, 2006; Segal &amp; Newman, 2015) – we found an increase in IDS preference across development. Further, the magnitude of the positive developmental change is</w:t>
        </w:r>
        <w:r>
          <w:t xml:space="preserve"> considerable, at 0.05 standard deviations per month. This finding suggests that the preference for IDS is at a minimum modulated by experience and/or maturation.</w:t>
        </w:r>
      </w:ins>
    </w:p>
    <w:p w14:paraId="0F6388D1" w14:textId="77777777" w:rsidR="00D350E7" w:rsidRDefault="003C1572">
      <w:pPr>
        <w:pStyle w:val="BodyText"/>
        <w:rPr>
          <w:ins w:id="3172" w:author="Stage 2" w:date="2019-09-04T20:28:00Z"/>
        </w:rPr>
      </w:pPr>
      <w:ins w:id="3173" w:author="Stage 2" w:date="2019-09-04T20:28:00Z">
        <w:r>
          <w:t>As with any other developmental trend, however, age-related change may be driven by changes i</w:t>
        </w:r>
        <w:r>
          <w:t>n factors other than the underlying construct. First, as we will discuss in detail below, characteristics of the stimuli may be best suited for an older age range. Second, stronger effects may result from a more robust or more measurable behavioral respons</w:t>
        </w:r>
        <w:r>
          <w:t>e on the part of older infants, independent of an underlying preference. Some evidence in favour of this possibility stems from examining the data in MetaLab, an online databank for meta-analysis in infant research: most meta-analyses show an increase in a</w:t>
        </w:r>
        <w:r>
          <w:t>bsolute effect size as infants mature, independent of the research question (see e.g., Bergmann et al., 2018).</w:t>
        </w:r>
      </w:ins>
    </w:p>
    <w:p w14:paraId="78848287" w14:textId="77777777" w:rsidR="00D350E7" w:rsidRDefault="003C1572">
      <w:pPr>
        <w:pStyle w:val="BodyText"/>
        <w:rPr>
          <w:ins w:id="3174" w:author="Stage 2" w:date="2019-09-04T20:28:00Z"/>
        </w:rPr>
      </w:pPr>
      <w:ins w:id="3175" w:author="Stage 2" w:date="2019-09-04T20:28:00Z">
        <w:r>
          <w:t>Our third goal was to examine how the preference for IDS varies based on the differing linguistic experiences of infants growing up across differ</w:t>
        </w:r>
        <w:r>
          <w:t>ent linguistic communities. We found a preference for North American English IDS over North American English ADS even for participants for whom this was not their native language or dialect. This finding replicates previous work (Werker et al., 1994). Howe</w:t>
        </w:r>
        <w:r>
          <w:t>ver, in our study, North American English-exposed infants showed the strongest preference. Note that our findings do not support the idea of a simple attentional effect (infants attending more to speech overall when presented in their native language): The</w:t>
        </w:r>
        <w:r>
          <w:t xml:space="preserve"> effect of language background on overall (as opposed to preferential) looking times is not large in our regression models.</w:t>
        </w:r>
      </w:ins>
    </w:p>
    <w:p w14:paraId="0E9075A0" w14:textId="77777777" w:rsidR="00D350E7" w:rsidRDefault="003C1572">
      <w:pPr>
        <w:pStyle w:val="BodyText"/>
        <w:rPr>
          <w:ins w:id="3176" w:author="Stage 2" w:date="2019-09-04T20:28:00Z"/>
        </w:rPr>
      </w:pPr>
      <w:ins w:id="3177" w:author="Stage 2" w:date="2019-09-04T20:28:00Z">
        <w:r>
          <w:t>There are several possible interpretations of the native language effect we observed. One possibility is that as infants become expe</w:t>
        </w:r>
        <w:r>
          <w:t>rts in their native language phonology and begin to acquire word meanings, they listen to speech in their own language differently, starting to process what’s being said not just as “speech” or “register” per se but as meaningful language (Gervain &amp; Mehler</w:t>
        </w:r>
        <w:r>
          <w:t>, 2010; Johnson, 2016). For infants hearing a foreign language or even dialect, the ability to listen in this ‘deeper’ or more predictive way is not available. Another possibility is processing speech in an unfamiliar language requires more attentional res</w:t>
        </w:r>
        <w:r>
          <w:t xml:space="preserve">ources, leaving fewer attentional resources to process some of the characteristics that may differentiate IDS and ADS. In either situation, preference for IDS may depend in part on the similarity to one’s native language experiences with IDS. This idea is </w:t>
        </w:r>
        <w:r>
          <w:t>somewhat supported by the age effect we observed; however, we did not observe a three-way interaction between age, stimulus type, and language background, which would have been a prediction of this interpretation. Companion data in several non-North Americ</w:t>
        </w:r>
        <w:r>
          <w:t>an English language communities using native language stimuli created using the ManyBabies 1 protocol are currently under development and may shed further light on this issue.</w:t>
        </w:r>
      </w:ins>
    </w:p>
    <w:p w14:paraId="56FD22E9" w14:textId="77777777" w:rsidR="00D350E7" w:rsidRDefault="003C1572">
      <w:pPr>
        <w:pStyle w:val="BodyText"/>
        <w:rPr>
          <w:ins w:id="3178" w:author="Stage 2" w:date="2019-09-04T20:28:00Z"/>
        </w:rPr>
      </w:pPr>
      <w:ins w:id="3179" w:author="Stage 2" w:date="2019-09-04T20:28:00Z">
        <w:r>
          <w:t>Our fourth and final goal was to examine differences across methodological appro</w:t>
        </w:r>
        <w:r>
          <w:t>aches in the measured experimental effect. We found a stronger effect when using HPP than central fixation or eye-tracking approaches. One potential interpretation of this finding is that the greater effort on the part of the infant in HPP (i.e., a turning</w:t>
        </w:r>
        <w:r>
          <w:t xml:space="preserve"> of the head, as opposed to small eye movements) leads to stronger engagement in the task and therefore to stronger effects.</w:t>
        </w:r>
      </w:ins>
    </w:p>
    <w:p w14:paraId="48312FCB" w14:textId="77777777" w:rsidR="00D350E7" w:rsidRDefault="003C1572">
      <w:pPr>
        <w:pStyle w:val="BodyText"/>
        <w:rPr>
          <w:ins w:id="3180" w:author="Stage 2" w:date="2019-09-04T20:28:00Z"/>
        </w:rPr>
      </w:pPr>
      <w:ins w:id="3181" w:author="Stage 2" w:date="2019-09-04T20:28:00Z">
        <w:r>
          <w:t>It is important to keep in mind, however, that methodology was not randomly assigned to laboratories, and the characteristics of la</w:t>
        </w:r>
        <w:r>
          <w:t>boratories probably varied systematically with their methodological choices. It may well be, for example, that laboratories with more expertise in infant language acquisition research were more likely to use HPP. Furthermore, these findings should not be i</w:t>
        </w:r>
        <w:r>
          <w:t>nterpreted as suggesting that HPP would be best suited for all research questions. Instead, a more modest interpretation is simply that a theoretically irrelevant variable related to laboratories and their methodological decisions appears to have a substan</w:t>
        </w:r>
        <w:r>
          <w:t>tial and systematic effect on measured effect size (see also Bergmann et al., 2018 for a similar conclusion based on meta-analytic data). We hope to undertake future secondary analyses of our dataset to better understand factors that may have covaried with</w:t>
        </w:r>
        <w:r>
          <w:t xml:space="preserve"> methodological choices. Moreove, further large-scale projects that include methodological contrasts of this type – perhaps with random assignment – may allow us to draw more specific conclusions about the sources of methodological variability, and their i</w:t>
        </w:r>
        <w:r>
          <w:t>nteractions with phenomenon and participant age.</w:t>
        </w:r>
      </w:ins>
    </w:p>
    <w:p w14:paraId="22034ED9" w14:textId="77777777" w:rsidR="00D350E7" w:rsidRDefault="003C1572">
      <w:pPr>
        <w:pStyle w:val="BodyText"/>
        <w:rPr>
          <w:ins w:id="3182" w:author="Stage 2" w:date="2019-09-04T20:28:00Z"/>
        </w:rPr>
      </w:pPr>
      <w:ins w:id="3183" w:author="Stage 2" w:date="2019-09-04T20:28:00Z">
        <w:r>
          <w:t>Another methodological contribution of this project was our investigation of how different infant-level inclusion criteria affect the magnitude of the obtained effect size. For our main analysis, we included</w:t>
        </w:r>
        <w:r>
          <w:t xml:space="preserve"> all infants who completed at least one IDS and one ADS trial. This is somewhat a departure from the literature using this paradigm, as most participating labs reported using a stricter inclusion criterion in their own independent work. Our original meta-a</w:t>
        </w:r>
        <w:r>
          <w:t>nalytic effect size was 0.35 when we included all infants with a minimum of two trials, grew to 0.42 with a minimum of four trials, and 0.48 with a minimum of eight trials. Moreover, there was substantially more missing data from younger infants in the eye</w:t>
        </w:r>
        <w:r>
          <w:t>-tracking paradigm compared with the other methods. While missing data increased across the length of the experiment, this increase was particularly prevalent for eye tracking.  Setting stricter inclusion criteria necessarily decreases sample size with the</w:t>
        </w:r>
        <w:r>
          <w:t xml:space="preserve"> same number of total infants tested, but at the same time stricter criteria appear to lead to more robust effects in this paradigm.</w:t>
        </w:r>
      </w:ins>
    </w:p>
    <w:p w14:paraId="73F494F9" w14:textId="77777777" w:rsidR="00D350E7" w:rsidRDefault="003C1572">
      <w:pPr>
        <w:pStyle w:val="Heading2"/>
        <w:rPr>
          <w:ins w:id="3184" w:author="Stage 2" w:date="2019-09-04T20:28:00Z"/>
        </w:rPr>
      </w:pPr>
      <w:bookmarkStart w:id="3185" w:name="challenges-and-limitations"/>
      <w:bookmarkEnd w:id="3185"/>
      <w:ins w:id="3186" w:author="Stage 2" w:date="2019-09-04T20:28:00Z">
        <w:r>
          <w:t>Challenges and Limitations</w:t>
        </w:r>
      </w:ins>
    </w:p>
    <w:p w14:paraId="090412DD" w14:textId="77777777" w:rsidR="00D350E7" w:rsidRDefault="003C1572">
      <w:pPr>
        <w:pStyle w:val="FirstParagraph"/>
        <w:rPr>
          <w:ins w:id="3187" w:author="Stage 2" w:date="2019-09-04T20:28:00Z"/>
        </w:rPr>
      </w:pPr>
      <w:ins w:id="3188" w:author="Stage 2" w:date="2019-09-04T20:28:00Z">
        <w:r>
          <w:t>As with any study, the current experiment required specific methodological choices, several of w</w:t>
        </w:r>
        <w:r>
          <w:t>hich influence the generalizability of our results. Two aspects of the decision-making regarding the stimuli in particular are worth further discussion. The first is the choice to use North American English (as opposed to, say, the native language or diale</w:t>
        </w:r>
        <w:r>
          <w:t>ct for each infant group tested). This choice was based on the need to use consistent stimuli across laboratories to limit cross-lab variation and ensure feasibility of the overall project, and to use stimuli from a language in which there was robust evide</w:t>
        </w:r>
        <w:r>
          <w:t>nce of a strong IDS preference effect, both in a native and non-native setting. However, our design necessarily complicates the interpretability of our findings from laboratories outside of North America. They confound native-language/dialect effects (infa</w:t>
        </w:r>
        <w:r>
          <w:t>nts prefer listening to their native language) and true cultural variation in IDS preference. Further, there is substantial diversity in the non-North American English samples that is obscured in our pre-registered analyses. Together with the previously-me</w:t>
        </w:r>
        <w:r>
          <w:t>ntioned native-language follow-up studies using the ManyBabies 1 protocol, further analyses of our dataset on specific sub-samples with sufficient sample size (e.g. French, German, Dutch, British English) will shed additional light on how the differences b</w:t>
        </w:r>
        <w:r>
          <w:t>etween the North American and other infants in the current study should be interpreted.</w:t>
        </w:r>
      </w:ins>
    </w:p>
    <w:p w14:paraId="7C546C3E" w14:textId="77777777" w:rsidR="00D350E7" w:rsidRDefault="003C1572">
      <w:pPr>
        <w:pStyle w:val="BodyText"/>
        <w:rPr>
          <w:ins w:id="3189" w:author="Stage 2" w:date="2019-09-04T20:28:00Z"/>
        </w:rPr>
      </w:pPr>
      <w:ins w:id="3190" w:author="Stage 2" w:date="2019-09-04T20:28:00Z">
        <w:r>
          <w:t xml:space="preserve">The second challenging decision hinged around the elicitation of the IDS stimuli. </w:t>
        </w:r>
        <w:r>
          <w:t>Stimuli used in previous IDS preference literature range from scripted speech with no infant present (e.g., Cooper &amp; Aslin, 1990; Newman &amp; Hussain, 2006), which maximizes experimental stimulus control, to more naturalistic samples collected from free-play,</w:t>
        </w:r>
        <w:r>
          <w:t xml:space="preserve"> unscripted contexts (e.g., Hayashi et al., 2001; Werker et al., 1994), which maximizes generalizability to real-world contexts. We opted for a relatively naturalistic approach, with an elicitation protocol using real mothers and their infants centred arou</w:t>
        </w:r>
        <w:r>
          <w:t>nd concrete objects. It is likely that this approach may have led to the reduction in the distinctiveness of the acoustic characteristics of the IDS samples that we observed, and it limited our ability to fully control the characteristics of the samples. O</w:t>
        </w:r>
        <w:r>
          <w:t xml:space="preserve">ther aspects of our elicitation approach are important to keep in mind in interpreting findings such as our developmental effects – namely the age range of the “target” infants (4-8 months) and the objects-focused nature of the task (something likely best </w:t>
        </w:r>
        <w:r>
          <w:t>suited to infants at the older range of our age bins). The extent to which these age-related characteristics of IDS affect the magnitude of infants’ IDS preference across development merits further inquiry.</w:t>
        </w:r>
      </w:ins>
    </w:p>
    <w:p w14:paraId="4DC97D0F" w14:textId="77777777" w:rsidR="00D350E7" w:rsidRDefault="003C1572">
      <w:pPr>
        <w:pStyle w:val="BodyText"/>
        <w:rPr>
          <w:ins w:id="3191" w:author="Stage 2" w:date="2019-09-04T20:28:00Z"/>
        </w:rPr>
      </w:pPr>
      <w:ins w:id="3192" w:author="Stage 2" w:date="2019-09-04T20:28:00Z">
        <w:r>
          <w:t>As the first collaboration of its kind, ManyBabie</w:t>
        </w:r>
        <w:r>
          <w:t>s 1 revealed a number of important challenges in conducting multilab infant collaborations. As any lab that has tested infant participants knows, data collection is slow and labour intensive. Over a period of approximately 13 months, 69 labs were able to c</w:t>
        </w:r>
        <w:r>
          <w:t>ollect data from 2845 infants. In contrast, ManyLabs 1, a similar initiative with adults participants (Klein et al., 2014), was able to collect data from more than 6000 participants tested in 36 labs over just a handful of months. Moreover, while adults ca</w:t>
        </w:r>
        <w:r>
          <w:t>n often be tested in multiple studies in a single session, this option is very limited for infants.</w:t>
        </w:r>
      </w:ins>
    </w:p>
    <w:p w14:paraId="45CF9013" w14:textId="77777777" w:rsidR="00D350E7" w:rsidRDefault="003C1572">
      <w:pPr>
        <w:pStyle w:val="BodyText"/>
        <w:rPr>
          <w:ins w:id="3193" w:author="Stage 2" w:date="2019-09-04T20:28:00Z"/>
        </w:rPr>
      </w:pPr>
      <w:ins w:id="3194" w:author="Stage 2" w:date="2019-09-04T20:28:00Z">
        <w:r>
          <w:t xml:space="preserve">We expected challenges in implementing a standardized data collection procedure across infant labs, but the depth of these challenges, and the diversity of </w:t>
        </w:r>
        <w:r>
          <w:t>methodological implementation across laboratories, was surprising. Infant laboratories are highly diverse in both the software and hardware they have available to implement experimental infant testing methods. We planned flexibility in the specific setup (</w:t>
        </w:r>
        <w:r>
          <w:t>eyetracking, HPP, central fixation) due to known variability, but despite this several labs were forced to deviate from aspects of the protocol, for example due to limitations of how stimuli could be presented (e.g., the ability to implement infant-control</w:t>
        </w:r>
        <w:r>
          <w:t>led trial lengths, software settings for repeating trials, etc.). One important conclusion from our work, as evidenced in the “walk through videos” laboratories provided to illustrate their protocols (see below), is the extent to which a typical methods se</w:t>
        </w:r>
        <w:r>
          <w:t>ction fails to capture this methodological diversity.</w:t>
        </w:r>
      </w:ins>
    </w:p>
    <w:p w14:paraId="46D70AC2" w14:textId="77777777" w:rsidR="00D350E7" w:rsidRDefault="003C1572">
      <w:pPr>
        <w:pStyle w:val="Heading2"/>
        <w:rPr>
          <w:ins w:id="3195" w:author="Stage 2" w:date="2019-09-04T20:28:00Z"/>
        </w:rPr>
      </w:pPr>
      <w:bookmarkStart w:id="3196" w:name="additional-benefits-of-large-scale-colla"/>
      <w:bookmarkEnd w:id="3196"/>
      <w:ins w:id="3197" w:author="Stage 2" w:date="2019-09-04T20:28:00Z">
        <w:r>
          <w:t>Additional Benefits of Large-Scale Collaboration</w:t>
        </w:r>
      </w:ins>
    </w:p>
    <w:p w14:paraId="42C496DC" w14:textId="77777777" w:rsidR="00D350E7" w:rsidRDefault="003C1572">
      <w:pPr>
        <w:pStyle w:val="FirstParagraph"/>
        <w:rPr>
          <w:ins w:id="3198" w:author="Stage 2" w:date="2019-09-04T20:28:00Z"/>
        </w:rPr>
      </w:pPr>
      <w:ins w:id="3199" w:author="Stage 2" w:date="2019-09-04T20:28:00Z">
        <w:r>
          <w:t>While our primary goal was an empirical one, the ManyBabies 1 project had numerous additional benefits to both individual researchers as well as the fiel</w:t>
        </w:r>
        <w:r>
          <w:t>d at large. All of the questionnaires, and how-tos, and stimuli (e.g., attention getters) used in the project are freely available for re-use in future studies. Each participating lab created a walkthrough video that showed their lab and study setup. These</w:t>
        </w:r>
        <w:r>
          <w:t xml:space="preserve"> videos provide an unprecedented peek “behind the curtain” of other infancy labs, which was previously only possible through visiting labs in person. Such information could be a particularly helpful resource for investigators setting up an infant lab for t</w:t>
        </w:r>
        <w:r>
          <w:t>he first time. It also provides a unique dataset whereby the field of infant research can begin to understand the variety of lab setups and study implementations.</w:t>
        </w:r>
      </w:ins>
    </w:p>
    <w:p w14:paraId="0ADC3C5C" w14:textId="77777777" w:rsidR="00D350E7" w:rsidRDefault="003C1572">
      <w:pPr>
        <w:pStyle w:val="BodyText"/>
        <w:rPr>
          <w:ins w:id="3200" w:author="Stage 2" w:date="2019-09-04T20:28:00Z"/>
        </w:rPr>
      </w:pPr>
      <w:ins w:id="3201" w:author="Stage 2" w:date="2019-09-04T20:28:00Z">
        <w:r>
          <w:t>This large-scale collaborative effort also had broader benefits for the field. It created a s</w:t>
        </w:r>
        <w:r>
          <w:t>trong collaborative network of infancy researchers. Informal “ManyBabies” gatherings are now organized at developmental conferences, enabling researchers who have previously collaborated only virtually to meet in person. It also was many researchers’ intro</w:t>
        </w:r>
        <w:r>
          <w:t>duction to open and cumulative science practices and tools, such as pre-registration and the Open Science Framework.</w:t>
        </w:r>
      </w:ins>
    </w:p>
    <w:p w14:paraId="3E043F02" w14:textId="77777777" w:rsidR="00D350E7" w:rsidRDefault="003C1572">
      <w:pPr>
        <w:pStyle w:val="BodyText"/>
        <w:rPr>
          <w:ins w:id="3202" w:author="Stage 2" w:date="2019-09-04T20:28:00Z"/>
        </w:rPr>
      </w:pPr>
      <w:ins w:id="3203" w:author="Stage 2" w:date="2019-09-04T20:28:00Z">
        <w:r>
          <w:t xml:space="preserve">Finally, ManyBabies 1 has launched several “knock-on” projects. For example, ManyBabies Bilingual (Byers-Heinlein et al., accepted pending </w:t>
        </w:r>
        <w:r>
          <w:t>data collection) is comparing bilingual infants’ preference for infant directed speech with our results from monolinguals. Other projects will examine the test-retest reliability of infants’ IDS preference, examine whether IDS preference predicts vocabular</w:t>
        </w:r>
        <w:r>
          <w:t xml:space="preserve">y size at 18 and 24 months (Soderstrom et al., accepted pending data collection), and test whether lab-specific variables affect infant performance and attrition. We believe that these additional benefits are not unique to infancy research, and that other </w:t>
        </w:r>
        <w:r>
          <w:t>scientific communities embarking on large-scale collaborative projects will garner similar benefits.</w:t>
        </w:r>
      </w:ins>
    </w:p>
    <w:p w14:paraId="43F2024C" w14:textId="77777777" w:rsidR="00D350E7" w:rsidRDefault="003C1572">
      <w:pPr>
        <w:pStyle w:val="Heading2"/>
        <w:rPr>
          <w:ins w:id="3204" w:author="Stage 2" w:date="2019-09-04T20:28:00Z"/>
        </w:rPr>
      </w:pPr>
      <w:bookmarkStart w:id="3205" w:name="conclusion"/>
      <w:bookmarkEnd w:id="3205"/>
      <w:ins w:id="3206" w:author="Stage 2" w:date="2019-09-04T20:28:00Z">
        <w:r>
          <w:t>Conclusion</w:t>
        </w:r>
      </w:ins>
    </w:p>
    <w:p w14:paraId="364EFDE5" w14:textId="77777777" w:rsidR="00D350E7" w:rsidRDefault="003C1572">
      <w:pPr>
        <w:pStyle w:val="FirstParagraph"/>
        <w:rPr>
          <w:ins w:id="3207" w:author="Stage 2" w:date="2019-09-04T20:28:00Z"/>
        </w:rPr>
      </w:pPr>
      <w:ins w:id="3208" w:author="Stage 2" w:date="2019-09-04T20:28:00Z">
        <w:r>
          <w:t>Replication research can go far beyond simply asking whether an effect is present: it can allow for an assessment of how an effect varies and ho</w:t>
        </w:r>
        <w:r>
          <w:t xml:space="preserve">w it develops. We observed a robust and statistically significant preference for IDS over ADS, confirming previous observations in the literature. Yet the value of our experiment lies not purely in this binary result – or even in the quantitative estimate </w:t>
        </w:r>
        <w:r>
          <w:t>of the overall magnitude of the IDS preference – but in the further theoretical and methodological opportunities that the data afford. By measuring the relationship of IDS preferences to age and language community, this experiment provides a starting point</w:t>
        </w:r>
        <w:r>
          <w:t xml:space="preserve"> for developing a more nuanced theory of how IDS preferences relate to children’s language experiences. Further, by revealing the substantial contributions of methodological decision-making to effect size, our study points the way towards developing best-p</w:t>
        </w:r>
        <w:r>
          <w:t>ractices templates in further infancy work of this kind. In sum, we hope our work here illustrates the power of large-scale collaboration for the study of developmental variation and change.</w:t>
        </w:r>
      </w:ins>
    </w:p>
    <w:p w14:paraId="0F6EFD55" w14:textId="77777777" w:rsidR="00D350E7" w:rsidRDefault="003C1572">
      <w:pPr>
        <w:pStyle w:val="Heading1"/>
        <w:rPr>
          <w:ins w:id="3209" w:author="Stage 2" w:date="2019-09-04T20:28:00Z"/>
        </w:rPr>
      </w:pPr>
      <w:bookmarkStart w:id="3210" w:name="author-contributions"/>
      <w:bookmarkEnd w:id="3210"/>
      <w:ins w:id="3211" w:author="Stage 2" w:date="2019-09-04T20:28:00Z">
        <w:r>
          <w:t>Author Contributions</w:t>
        </w:r>
      </w:ins>
    </w:p>
    <w:p w14:paraId="2FF94FC4" w14:textId="77777777" w:rsidR="00D350E7" w:rsidRDefault="003C1572">
      <w:pPr>
        <w:pStyle w:val="FirstParagraph"/>
        <w:rPr>
          <w:ins w:id="3212" w:author="Stage 2" w:date="2019-09-04T20:28:00Z"/>
        </w:rPr>
      </w:pPr>
      <w:ins w:id="3213" w:author="Stage 2" w:date="2019-09-04T20:28:00Z">
        <w:r>
          <w:t>Author contribution initials reflect authors</w:t>
        </w:r>
        <w:r>
          <w:t>hip order. MCF, EB, CB, KBH, BF, JG, JKH, MK, CL, CLW, CM, TN, RP, HR, AS, MS contributed to the study concept. MCF, CB, KBH, CF, JG, NGG, JKH, EEH, MK, CLW, TN, RP, HR, JLR, SW, DY, MS contributed to the study design. MCF, RC, CF, DJK, KK, CLW, RP, MS, MS</w:t>
        </w:r>
        <w:r>
          <w:t xml:space="preserve"> contributed to stimulus creation. NGG, JKH, DJK contributed to piloting. MCF, CB, RB, KBH, LR, CDL, BF, IJ, MK, JFK, MM, KT, DY contributed to the final protocol. MCF, CB, KBH, JG, MK, CLW, MM, MS contributed to study documentation. MCF, CB, KBH, RLAF, JK</w:t>
        </w:r>
        <w:r>
          <w:t xml:space="preserve">H, MK, CLW, KT, MS contributed to study management. KJA, NAT, GA, DB, SB, AKB, MPB, PB, AB, SMB, BB, AB, KBH, LEC, CC, MC, JC, LKC, SC, SC, CC, AC, CD, MK, LR, CDL, DD, KCD, VD, SD, CF, AF, PF, TF, CF, MF, TF, RLAF, AG, JG, NGG, AG, LEH, JKH, EEH, NH, JH, </w:t>
        </w:r>
        <w:r>
          <w:t>MH, BH, DMH, LHH, MI, SI, IJ, KVJ, MJ, SPJ, CJ, DK, NK, TKP, KK, ESK, JEK, HEK, AARK, FK, JL, RJL, ML, CL, CL, UL, LL, SGL, RAL, VMC, NM, CM, AM, MM, VM, JM, KM, CM, YM, BM, KMN, CN, MAN, NMO, AJO, MO, RP, SPE, MP, CP, LP, CP, HR, SR, JLR, GDR, KCR, CR, DR</w:t>
        </w:r>
        <w:r>
          <w:t xml:space="preserve">, YR, JS, AS, SS, AS, GS, MSS, AS, EAS, LS, BS, GS, MS, AT, AT, LJT, SET, AST, ASMT, KT, KVH, YW, SW, SW, AW, DY, KZ, MZ, MS contributed to data collection. MCF, CB, AC, MK, JEK, ML, HR, ASMT, AW, MZ, MS contributed to data analysis. MCF, EB, CB, KBH, AC, </w:t>
        </w:r>
        <w:r>
          <w:t>RC, CF, JG, NGG, JKH, EEH, MK, CLW, RAL, TN, HR, JLR, MS contributed to the stage 1 manuscript. MCF, CB, KBH, AC, JG, JKH, MK, ML, CM, JLR, MS contributed to the stage 2 manuscript.</w:t>
        </w:r>
      </w:ins>
    </w:p>
    <w:p w14:paraId="0A75DA4A" w14:textId="77777777" w:rsidR="00D350E7" w:rsidRDefault="003C1572">
      <w:pPr>
        <w:pStyle w:val="Heading1"/>
        <w:rPr>
          <w:ins w:id="3214" w:author="Stage 2" w:date="2019-09-04T20:28:00Z"/>
        </w:rPr>
      </w:pPr>
      <w:bookmarkStart w:id="3215" w:name="conflicts-of-interest"/>
      <w:bookmarkEnd w:id="3215"/>
      <w:ins w:id="3216" w:author="Stage 2" w:date="2019-09-04T20:28:00Z">
        <w:r>
          <w:t>Conflicts of Interest</w:t>
        </w:r>
      </w:ins>
    </w:p>
    <w:p w14:paraId="6643F251" w14:textId="77777777" w:rsidR="00D350E7" w:rsidRDefault="003C1572">
      <w:pPr>
        <w:pStyle w:val="FirstParagraph"/>
        <w:rPr>
          <w:ins w:id="3217" w:author="Stage 2" w:date="2019-09-04T20:28:00Z"/>
        </w:rPr>
      </w:pPr>
      <w:ins w:id="3218" w:author="Stage 2" w:date="2019-09-04T20:28:00Z">
        <w:r>
          <w:t xml:space="preserve">The authors declare that there were no conflicts of </w:t>
        </w:r>
        <w:r>
          <w:t>interest with respect to the authorship or the publication of this article.</w:t>
        </w:r>
      </w:ins>
    </w:p>
    <w:p w14:paraId="57B3F86C" w14:textId="77777777" w:rsidR="00D350E7" w:rsidRDefault="003C1572">
      <w:pPr>
        <w:pStyle w:val="Heading1"/>
        <w:rPr>
          <w:ins w:id="3219" w:author="Stage 2" w:date="2019-09-04T20:28:00Z"/>
        </w:rPr>
      </w:pPr>
      <w:bookmarkStart w:id="3220" w:name="funding"/>
      <w:bookmarkEnd w:id="3220"/>
      <w:ins w:id="3221" w:author="Stage 2" w:date="2019-09-04T20:28:00Z">
        <w:r>
          <w:t>Funding</w:t>
        </w:r>
      </w:ins>
    </w:p>
    <w:p w14:paraId="2E4E2FC3" w14:textId="77777777" w:rsidR="00D350E7" w:rsidRDefault="003C1572">
      <w:pPr>
        <w:pStyle w:val="FirstParagraph"/>
        <w:rPr>
          <w:ins w:id="3222" w:author="Stage 2" w:date="2019-09-04T20:28:00Z"/>
        </w:rPr>
      </w:pPr>
      <w:ins w:id="3223" w:author="Stage 2" w:date="2019-09-04T20:28:00Z">
        <w:r>
          <w:t xml:space="preserve">Data collection was supported by a grant through the Association for Psychological Science from the Laura and John Arnold Foundation. Individual participating labs further </w:t>
        </w:r>
        <w:r>
          <w:t>acknowledge funding support from: the Natural Sciences and Engineering Research Council of Canada (12R81103, 2018-05823, and 402470-2011); a Social Sciences and Humanities Research Council of Canada Insight Grant (12R20580); the UK Economic and Social Rese</w:t>
        </w:r>
        <w:r>
          <w:t>arch Council (ES/L008955/1 and ES/N005635/1); Agence Nationale de la Recherche (ANR-17-EURE-0017); a European Research Council Synergy Grant, SOMICS (609819); the Alvin V., Jr. and Nancy C. Baird Professorship; the Korean National Research Fund (NRF-2016S1</w:t>
        </w:r>
        <w:r>
          <w:t>A2A2912606); the US National Institutes of Health (R03 HD079779 and R37 HD037466); Leibniz ScienceCampus Primate Cognition seed funds; The Science Academy, Turkey, Young Scientist Award Program (BAGEP); Research Manitoba, University of Manitoba; and Childr</w:t>
        </w:r>
        <w:r>
          <w:t>en’s Hospital Research Institute of Manitoba.</w:t>
        </w:r>
      </w:ins>
    </w:p>
    <w:p w14:paraId="088B0E3B" w14:textId="77777777" w:rsidR="00D350E7" w:rsidRDefault="003C1572">
      <w:pPr>
        <w:pStyle w:val="Heading1"/>
        <w:rPr>
          <w:ins w:id="3224" w:author="Stage 2" w:date="2019-09-04T20:28:00Z"/>
        </w:rPr>
      </w:pPr>
      <w:bookmarkStart w:id="3225" w:name="prior-versions"/>
      <w:bookmarkEnd w:id="3225"/>
      <w:ins w:id="3226" w:author="Stage 2" w:date="2019-09-04T20:28:00Z">
        <w:r>
          <w:t>Prior Versions</w:t>
        </w:r>
      </w:ins>
    </w:p>
    <w:p w14:paraId="59AD9E5C" w14:textId="77777777" w:rsidR="00D350E7" w:rsidRDefault="003C1572">
      <w:pPr>
        <w:pStyle w:val="FirstParagraph"/>
        <w:rPr>
          <w:ins w:id="3227" w:author="Stage 2" w:date="2019-09-04T20:28:00Z"/>
        </w:rPr>
      </w:pPr>
      <w:ins w:id="3228" w:author="Stage 2" w:date="2019-09-04T20:28:00Z">
        <w:r>
          <w:t xml:space="preserve">Our pre-registered protocol was posted prior to data collection at </w:t>
        </w:r>
        <w:r>
          <w:fldChar w:fldCharType="begin"/>
        </w:r>
        <w:r>
          <w:instrText xml:space="preserve"> HYPERLINK "https://psyarxiv.com/s98ab/" \h </w:instrText>
        </w:r>
        <w:r>
          <w:fldChar w:fldCharType="separate"/>
        </w:r>
        <w:r>
          <w:rPr>
            <w:rStyle w:val="Hyperlink"/>
          </w:rPr>
          <w:t>https://psyarxiv.com/s98ab/</w:t>
        </w:r>
        <w:r>
          <w:rPr>
            <w:rStyle w:val="Hyperlink"/>
          </w:rPr>
          <w:fldChar w:fldCharType="end"/>
        </w:r>
        <w:r>
          <w:t>.</w:t>
        </w:r>
      </w:ins>
    </w:p>
    <w:p w14:paraId="74A120B6" w14:textId="77777777" w:rsidR="00D350E7" w:rsidRDefault="003C1572">
      <w:pPr>
        <w:pStyle w:val="Heading1"/>
        <w:rPr>
          <w:ins w:id="3229" w:author="Stage 2" w:date="2019-09-04T20:28:00Z"/>
        </w:rPr>
      </w:pPr>
      <w:bookmarkStart w:id="3230" w:name="disclosures"/>
      <w:bookmarkEnd w:id="3230"/>
      <w:ins w:id="3231" w:author="Stage 2" w:date="2019-09-04T20:28:00Z">
        <w:r>
          <w:t>Disclosures</w:t>
        </w:r>
      </w:ins>
    </w:p>
    <w:p w14:paraId="6470D888" w14:textId="77777777" w:rsidR="00D350E7" w:rsidRDefault="003C1572">
      <w:pPr>
        <w:pStyle w:val="Heading2"/>
        <w:rPr>
          <w:ins w:id="3232" w:author="Stage 2" w:date="2019-09-04T20:28:00Z"/>
        </w:rPr>
      </w:pPr>
      <w:bookmarkStart w:id="3233" w:name="preregistration"/>
      <w:bookmarkEnd w:id="3233"/>
      <w:ins w:id="3234" w:author="Stage 2" w:date="2019-09-04T20:28:00Z">
        <w:r>
          <w:t>Preregistration</w:t>
        </w:r>
      </w:ins>
    </w:p>
    <w:p w14:paraId="582FC155" w14:textId="77777777" w:rsidR="00D350E7" w:rsidRDefault="003C1572">
      <w:pPr>
        <w:pStyle w:val="FirstParagraph"/>
        <w:rPr>
          <w:ins w:id="3235" w:author="Stage 2" w:date="2019-09-04T20:28:00Z"/>
        </w:rPr>
      </w:pPr>
      <w:ins w:id="3236" w:author="Stage 2" w:date="2019-09-04T20:28:00Z">
        <w:r>
          <w:t>Our manuscript was revie</w:t>
        </w:r>
        <w:r>
          <w:t>wed prior to data collection; in addition, we registered our instructions and materials prior to data collection (</w:t>
        </w:r>
        <w:r>
          <w:fldChar w:fldCharType="begin"/>
        </w:r>
        <w:r>
          <w:instrText xml:space="preserve"> HYPERLINK "https://osf.io/gf7vh/" \h </w:instrText>
        </w:r>
        <w:r>
          <w:fldChar w:fldCharType="separate"/>
        </w:r>
        <w:r>
          <w:rPr>
            <w:rStyle w:val="Hyperlink"/>
          </w:rPr>
          <w:t>https://osf.io/gf7vh/</w:t>
        </w:r>
        <w:r>
          <w:rPr>
            <w:rStyle w:val="Hyperlink"/>
          </w:rPr>
          <w:fldChar w:fldCharType="end"/>
        </w:r>
        <w:r>
          <w:t>).</w:t>
        </w:r>
      </w:ins>
    </w:p>
    <w:p w14:paraId="3B18B13F" w14:textId="77777777" w:rsidR="00D350E7" w:rsidRDefault="003C1572">
      <w:pPr>
        <w:pStyle w:val="Heading2"/>
        <w:rPr>
          <w:ins w:id="3237" w:author="Stage 2" w:date="2019-09-04T20:28:00Z"/>
        </w:rPr>
      </w:pPr>
      <w:bookmarkStart w:id="3238" w:name="data-materials-and-online-resources"/>
      <w:bookmarkEnd w:id="3238"/>
      <w:ins w:id="3239" w:author="Stage 2" w:date="2019-09-04T20:28:00Z">
        <w:r>
          <w:t>Data, materials, and online resources</w:t>
        </w:r>
      </w:ins>
    </w:p>
    <w:p w14:paraId="3D548FC9" w14:textId="77777777" w:rsidR="00D350E7" w:rsidRDefault="003C1572">
      <w:pPr>
        <w:pStyle w:val="FirstParagraph"/>
        <w:rPr>
          <w:ins w:id="3240" w:author="Stage 2" w:date="2019-09-04T20:28:00Z"/>
        </w:rPr>
      </w:pPr>
      <w:ins w:id="3241" w:author="Stage 2" w:date="2019-09-04T20:28:00Z">
        <w:r>
          <w:t xml:space="preserve">All materials, data, and analytic code </w:t>
        </w:r>
        <w:r>
          <w:t xml:space="preserve">are available at </w:t>
        </w:r>
        <w:r>
          <w:fldChar w:fldCharType="begin"/>
        </w:r>
        <w:r>
          <w:instrText xml:space="preserve"> HYPERLINK "https://osf.io/re95x/" \h </w:instrText>
        </w:r>
        <w:r>
          <w:fldChar w:fldCharType="separate"/>
        </w:r>
        <w:r>
          <w:rPr>
            <w:rStyle w:val="Hyperlink"/>
          </w:rPr>
          <w:t>https://osf.io/re95x/</w:t>
        </w:r>
        <w:r>
          <w:rPr>
            <w:rStyle w:val="Hyperlink"/>
          </w:rPr>
          <w:fldChar w:fldCharType="end"/>
        </w:r>
        <w:r>
          <w:t xml:space="preserve">; the specific code and data required to render this document are available at </w:t>
        </w:r>
        <w:r>
          <w:fldChar w:fldCharType="begin"/>
        </w:r>
        <w:r>
          <w:instrText xml:space="preserve"> HYPERLINK "https://osf.io/zaewn/" \h </w:instrText>
        </w:r>
        <w:r>
          <w:fldChar w:fldCharType="separate"/>
        </w:r>
        <w:r>
          <w:rPr>
            <w:rStyle w:val="Hyperlink"/>
          </w:rPr>
          <w:t>https://osf.io/zaewn/</w:t>
        </w:r>
        <w:r>
          <w:rPr>
            <w:rStyle w:val="Hyperlink"/>
          </w:rPr>
          <w:fldChar w:fldCharType="end"/>
        </w:r>
        <w:r>
          <w:t>.</w:t>
        </w:r>
      </w:ins>
    </w:p>
    <w:p w14:paraId="701CD9F3" w14:textId="77777777" w:rsidR="00D350E7" w:rsidRDefault="003C1572">
      <w:pPr>
        <w:pStyle w:val="Heading2"/>
        <w:rPr>
          <w:ins w:id="3242" w:author="Stage 2" w:date="2019-09-04T20:28:00Z"/>
        </w:rPr>
      </w:pPr>
      <w:bookmarkStart w:id="3243" w:name="reporting"/>
      <w:bookmarkEnd w:id="3243"/>
      <w:ins w:id="3244" w:author="Stage 2" w:date="2019-09-04T20:28:00Z">
        <w:r>
          <w:t>Reporting</w:t>
        </w:r>
      </w:ins>
    </w:p>
    <w:p w14:paraId="1DE22781" w14:textId="77777777" w:rsidR="00D350E7" w:rsidRDefault="003C1572">
      <w:pPr>
        <w:pStyle w:val="FirstParagraph"/>
        <w:rPr>
          <w:ins w:id="3245" w:author="Stage 2" w:date="2019-09-04T20:28:00Z"/>
        </w:rPr>
      </w:pPr>
      <w:ins w:id="3246" w:author="Stage 2" w:date="2019-09-04T20:28:00Z">
        <w:r>
          <w:t>We report how we determi</w:t>
        </w:r>
        <w:r>
          <w:t>ned our sample size, all data exclusions, all manipulations, and all measures in the study.</w:t>
        </w:r>
      </w:ins>
    </w:p>
    <w:p w14:paraId="08124CD2" w14:textId="77777777" w:rsidR="00D350E7" w:rsidRDefault="003C1572">
      <w:pPr>
        <w:pStyle w:val="Heading2"/>
        <w:rPr>
          <w:ins w:id="3247" w:author="Stage 2" w:date="2019-09-04T20:28:00Z"/>
        </w:rPr>
      </w:pPr>
      <w:bookmarkStart w:id="3248" w:name="ethical-approval"/>
      <w:bookmarkEnd w:id="3248"/>
      <w:ins w:id="3249" w:author="Stage 2" w:date="2019-09-04T20:28:00Z">
        <w:r>
          <w:t>Ethical approval</w:t>
        </w:r>
      </w:ins>
    </w:p>
    <w:p w14:paraId="7006F4B8" w14:textId="4119B64F" w:rsidR="00847E8C" w:rsidRDefault="003C1572">
      <w:pPr>
        <w:pBdr>
          <w:top w:val="nil"/>
          <w:left w:val="nil"/>
          <w:bottom w:val="nil"/>
          <w:right w:val="nil"/>
          <w:between w:val="nil"/>
        </w:pBdr>
        <w:spacing w:line="480" w:lineRule="auto"/>
        <w:rPr>
          <w:del w:id="3250" w:author="Stage 2" w:date="2019-09-04T20:28:00Z"/>
          <w:rFonts w:ascii="Times New Roman" w:eastAsia="Times New Roman" w:hAnsi="Times New Roman" w:cs="Times New Roman"/>
          <w:sz w:val="24"/>
          <w:szCs w:val="24"/>
          <w:highlight w:val="yellow"/>
        </w:rPr>
      </w:pPr>
      <w:ins w:id="3251" w:author="Stage 2" w:date="2019-09-04T20:28:00Z">
        <w:r>
          <w:t>All labs collected data under their own independent ethical approval via the appropriate governing body for their institution.</w:t>
        </w:r>
      </w:ins>
      <w:del w:id="3252" w:author="Stage 2" w:date="2019-09-04T20:28:00Z">
        <w:r>
          <w:rPr>
            <w:rFonts w:ascii="Times New Roman" w:eastAsia="Times New Roman" w:hAnsi="Times New Roman" w:cs="Times New Roman"/>
            <w:sz w:val="24"/>
            <w:szCs w:val="24"/>
            <w:highlight w:val="yellow"/>
          </w:rPr>
          <w:delText>TO BE WRITTEN AFTER THE STUDY IS COMPLETED</w:delText>
        </w:r>
      </w:del>
    </w:p>
    <w:p w14:paraId="55E728A9" w14:textId="77777777" w:rsidR="00847E8C" w:rsidRDefault="003C1572">
      <w:pPr>
        <w:pBdr>
          <w:top w:val="nil"/>
          <w:left w:val="nil"/>
          <w:bottom w:val="nil"/>
          <w:right w:val="nil"/>
          <w:between w:val="nil"/>
        </w:pBdr>
        <w:spacing w:line="480" w:lineRule="auto"/>
        <w:rPr>
          <w:del w:id="3253" w:author="Stage 2" w:date="2019-09-04T20:28:00Z"/>
          <w:rFonts w:ascii="Times New Roman" w:eastAsia="Times New Roman" w:hAnsi="Times New Roman" w:cs="Times New Roman"/>
          <w:sz w:val="24"/>
          <w:szCs w:val="24"/>
          <w:highlight w:val="yellow"/>
        </w:rPr>
      </w:pPr>
      <w:del w:id="3254" w:author="Stage 2" w:date="2019-09-04T20:28:00Z">
        <w:r>
          <w:rPr>
            <w:rFonts w:ascii="Times New Roman" w:eastAsia="Times New Roman" w:hAnsi="Times New Roman" w:cs="Times New Roman"/>
            <w:sz w:val="24"/>
            <w:szCs w:val="24"/>
            <w:highlight w:val="yellow"/>
          </w:rPr>
          <w:tab/>
        </w:r>
        <w:r>
          <w:rPr>
            <w:rFonts w:ascii="Times New Roman" w:eastAsia="Times New Roman" w:hAnsi="Times New Roman" w:cs="Times New Roman"/>
            <w:sz w:val="24"/>
            <w:szCs w:val="24"/>
          </w:rPr>
          <w:delText>We next revisit two questions posed in the Introduction. First, how does this study affect our expectations regarding statistical power and replicabilit</w:delText>
        </w:r>
        <w:r>
          <w:rPr>
            <w:rFonts w:ascii="Times New Roman" w:eastAsia="Times New Roman" w:hAnsi="Times New Roman" w:cs="Times New Roman"/>
            <w:sz w:val="24"/>
            <w:szCs w:val="24"/>
          </w:rPr>
          <w:delText xml:space="preserve">y in studies of infancy? </w:delText>
        </w:r>
        <w:r>
          <w:rPr>
            <w:rFonts w:ascii="Times New Roman" w:eastAsia="Times New Roman" w:hAnsi="Times New Roman" w:cs="Times New Roman"/>
            <w:sz w:val="24"/>
            <w:szCs w:val="24"/>
            <w:highlight w:val="yellow"/>
          </w:rPr>
          <w:delText>COMPARISON TO META-ANALYTIC ESTIMATE</w:delText>
        </w:r>
      </w:del>
    </w:p>
    <w:p w14:paraId="200FB1F0" w14:textId="77777777" w:rsidR="00847E8C" w:rsidRDefault="003C1572">
      <w:pPr>
        <w:spacing w:line="480" w:lineRule="auto"/>
        <w:ind w:firstLine="720"/>
        <w:rPr>
          <w:del w:id="3255" w:author="Stage 2" w:date="2019-09-04T20:28:00Z"/>
          <w:rFonts w:ascii="Times New Roman" w:eastAsia="Times New Roman" w:hAnsi="Times New Roman" w:cs="Times New Roman"/>
          <w:sz w:val="24"/>
          <w:szCs w:val="24"/>
        </w:rPr>
      </w:pPr>
      <w:del w:id="3256" w:author="Stage 2" w:date="2019-09-04T20:28:00Z">
        <w:r>
          <w:rPr>
            <w:rFonts w:ascii="Times New Roman" w:eastAsia="Times New Roman" w:hAnsi="Times New Roman" w:cs="Times New Roman"/>
            <w:sz w:val="24"/>
            <w:szCs w:val="24"/>
          </w:rPr>
          <w:delText xml:space="preserve">Second, how should we think about the relationship between statistical significance and developmental change? </w:delText>
        </w:r>
        <w:r>
          <w:rPr>
            <w:rFonts w:ascii="Times New Roman" w:eastAsia="Times New Roman" w:hAnsi="Times New Roman" w:cs="Times New Roman"/>
            <w:sz w:val="24"/>
            <w:szCs w:val="24"/>
            <w:highlight w:val="yellow"/>
          </w:rPr>
          <w:delText>SPECULATION REGARDING SHAPE OF DEVELOPMENTAL CHANGES</w:delText>
        </w:r>
        <w:r>
          <w:rPr>
            <w:rFonts w:ascii="Times New Roman" w:eastAsia="Times New Roman" w:hAnsi="Times New Roman" w:cs="Times New Roman"/>
            <w:sz w:val="24"/>
            <w:szCs w:val="24"/>
          </w:rPr>
          <w:delText xml:space="preserve"> </w:delText>
        </w:r>
      </w:del>
    </w:p>
    <w:p w14:paraId="152A1629" w14:textId="77777777" w:rsidR="00847E8C" w:rsidRDefault="003C1572">
      <w:pPr>
        <w:spacing w:line="480" w:lineRule="auto"/>
        <w:rPr>
          <w:del w:id="3257" w:author="Stage 2" w:date="2019-09-04T20:28:00Z"/>
          <w:rFonts w:ascii="Times New Roman" w:eastAsia="Times New Roman" w:hAnsi="Times New Roman" w:cs="Times New Roman"/>
          <w:i/>
          <w:sz w:val="24"/>
          <w:szCs w:val="24"/>
        </w:rPr>
      </w:pPr>
      <w:del w:id="3258" w:author="Stage 2" w:date="2019-09-04T20:28:00Z">
        <w:r>
          <w:rPr>
            <w:rFonts w:ascii="Times New Roman" w:eastAsia="Times New Roman" w:hAnsi="Times New Roman" w:cs="Times New Roman"/>
            <w:sz w:val="24"/>
            <w:szCs w:val="24"/>
            <w:highlight w:val="yellow"/>
          </w:rPr>
          <w:delText xml:space="preserve">TO BE WRITTEN AFTER THE STUDY </w:delText>
        </w:r>
        <w:r>
          <w:rPr>
            <w:rFonts w:ascii="Times New Roman" w:eastAsia="Times New Roman" w:hAnsi="Times New Roman" w:cs="Times New Roman"/>
            <w:sz w:val="24"/>
            <w:szCs w:val="24"/>
            <w:highlight w:val="yellow"/>
          </w:rPr>
          <w:delText>IS COMPLETED</w:delText>
        </w:r>
      </w:del>
    </w:p>
    <w:p w14:paraId="0AA0F1CC" w14:textId="77777777" w:rsidR="00847E8C" w:rsidRDefault="00847E8C">
      <w:pPr>
        <w:pBdr>
          <w:top w:val="nil"/>
          <w:left w:val="nil"/>
          <w:bottom w:val="nil"/>
          <w:right w:val="nil"/>
          <w:between w:val="nil"/>
        </w:pBdr>
        <w:spacing w:line="480" w:lineRule="auto"/>
        <w:rPr>
          <w:del w:id="3259" w:author="Stage 2" w:date="2019-09-04T20:28:00Z"/>
          <w:rFonts w:ascii="Times New Roman" w:eastAsia="Times New Roman" w:hAnsi="Times New Roman" w:cs="Times New Roman"/>
          <w:sz w:val="24"/>
          <w:szCs w:val="24"/>
        </w:rPr>
      </w:pPr>
    </w:p>
    <w:p w14:paraId="7CB3B93D" w14:textId="77777777" w:rsidR="00D350E7" w:rsidRDefault="003C1572">
      <w:pPr>
        <w:pStyle w:val="FirstParagraph"/>
        <w:rPr>
          <w:ins w:id="3260" w:author="Stage 2" w:date="2019-09-04T20:28:00Z"/>
        </w:rPr>
      </w:pPr>
      <w:bookmarkStart w:id="3261" w:name="_xr9t1l9hfro7" w:colFirst="0" w:colLast="0"/>
      <w:bookmarkEnd w:id="3261"/>
      <w:moveToRangeStart w:id="3262" w:author="Stage 2" w:date="2019-09-04T20:28:00Z" w:name="move18521348"/>
      <w:moveTo w:id="3263" w:author="Stage 2" w:date="2019-09-04T20:28:00Z">
        <w:r>
          <w:rPr>
            <w:rPrChange w:id="3264" w:author="Stage 2" w:date="2019-09-04T20:28:00Z">
              <w:rPr>
                <w:rFonts w:eastAsia="Times New Roman" w:cs="Times New Roman"/>
              </w:rPr>
            </w:rPrChange>
          </w:rPr>
          <w:t xml:space="preserve"> Central data analyses used exclusively de-identified data. Identifiable video recordings of individual infant participants were coded and archived locally at each lab; where IRB protocols permitted, video recordings were also</w:t>
        </w:r>
        <w:r>
          <w:rPr>
            <w:rPrChange w:id="3265" w:author="Stage 2" w:date="2019-09-04T20:28:00Z">
              <w:rPr>
                <w:rFonts w:eastAsia="Times New Roman" w:cs="Times New Roman"/>
              </w:rPr>
            </w:rPrChange>
          </w:rPr>
          <w:t xml:space="preserve"> uploaded to </w:t>
        </w:r>
      </w:moveTo>
      <w:moveToRangeEnd w:id="3262"/>
      <w:ins w:id="3266" w:author="Stage 2" w:date="2019-09-04T20:28:00Z">
        <w:r>
          <w:fldChar w:fldCharType="begin"/>
        </w:r>
        <w:r>
          <w:instrText xml:space="preserve"> HYPERLINK "http://databrary.org" \h</w:instrText>
        </w:r>
        <w:r>
          <w:instrText xml:space="preserve"> </w:instrText>
        </w:r>
        <w:r>
          <w:fldChar w:fldCharType="separate"/>
        </w:r>
        <w:r>
          <w:rPr>
            <w:rStyle w:val="Hyperlink"/>
          </w:rPr>
          <w:t>Databrary</w:t>
        </w:r>
        <w:r>
          <w:rPr>
            <w:rStyle w:val="Hyperlink"/>
          </w:rPr>
          <w:fldChar w:fldCharType="end"/>
        </w:r>
        <w:r>
          <w:t>, a central controlled-access database accessible to other researchers (Databrary, n.d.).</w:t>
        </w:r>
      </w:ins>
    </w:p>
    <w:p w14:paraId="5B68DCD9" w14:textId="1273BA03" w:rsidR="00847E8C" w:rsidRDefault="003C1572">
      <w:pPr>
        <w:pStyle w:val="Heading1"/>
        <w:pPrChange w:id="3267" w:author="Stage 2" w:date="2019-09-04T20:28:00Z">
          <w:pPr>
            <w:pStyle w:val="Heading1"/>
            <w:pBdr>
              <w:top w:val="nil"/>
              <w:left w:val="nil"/>
              <w:bottom w:val="nil"/>
              <w:right w:val="nil"/>
              <w:between w:val="nil"/>
            </w:pBdr>
          </w:pPr>
        </w:pPrChange>
      </w:pPr>
      <w:bookmarkStart w:id="3268" w:name="references"/>
      <w:bookmarkEnd w:id="3268"/>
      <w:r>
        <w:rPr>
          <w:rFonts w:eastAsia="Times New Roman" w:cs="Times New Roman"/>
          <w:szCs w:val="24"/>
        </w:rPr>
        <w:t>References</w:t>
      </w:r>
    </w:p>
    <w:p w14:paraId="15D64330" w14:textId="77777777" w:rsidR="00D350E7" w:rsidRDefault="003C1572">
      <w:pPr>
        <w:pStyle w:val="FirstParagraph"/>
        <w:rPr>
          <w:ins w:id="3269" w:author="Stage 2" w:date="2019-09-04T20:28:00Z"/>
        </w:rPr>
      </w:pPr>
      <w:ins w:id="3270" w:author="Stage 2" w:date="2019-09-04T20:28:00Z">
        <w:r>
          <w:t xml:space="preserve"> </w:t>
        </w:r>
      </w:ins>
    </w:p>
    <w:p w14:paraId="60ED6472" w14:textId="57DC3CD0" w:rsidR="00847E8C" w:rsidRDefault="003C1572">
      <w:pPr>
        <w:pStyle w:val="BodyText"/>
        <w:rPr>
          <w:rPrChange w:id="3271" w:author="Stage 2" w:date="2019-09-04T20:28:00Z">
            <w:rPr>
              <w:rFonts w:ascii="Times New Roman" w:eastAsia="Times New Roman" w:hAnsi="Times New Roman" w:cs="Times New Roman"/>
              <w:sz w:val="24"/>
              <w:szCs w:val="24"/>
            </w:rPr>
          </w:rPrChange>
        </w:rPr>
        <w:pPrChange w:id="3272" w:author="Stage 2" w:date="2019-09-04T20:28:00Z">
          <w:pPr>
            <w:pBdr>
              <w:top w:val="nil"/>
              <w:left w:val="nil"/>
              <w:bottom w:val="nil"/>
              <w:right w:val="nil"/>
              <w:between w:val="nil"/>
            </w:pBdr>
            <w:spacing w:line="480" w:lineRule="auto"/>
            <w:ind w:left="720" w:hanging="720"/>
          </w:pPr>
        </w:pPrChange>
      </w:pPr>
      <w:r>
        <w:rPr>
          <w:rPrChange w:id="3273" w:author="Stage 2" w:date="2019-09-04T20:28:00Z">
            <w:rPr>
              <w:rFonts w:ascii="Times New Roman" w:eastAsia="Times New Roman" w:hAnsi="Times New Roman" w:cs="Times New Roman"/>
              <w:sz w:val="24"/>
              <w:szCs w:val="24"/>
            </w:rPr>
          </w:rPrChange>
        </w:rPr>
        <w:t xml:space="preserve">Barr, D. J., Levy, R., Scheepers, C., &amp; Tily, H. J. (2013). Random effects structure for confirmatory hypothesis testing: Keep it maximal. </w:t>
      </w:r>
      <w:r>
        <w:rPr>
          <w:i/>
          <w:rPrChange w:id="3274" w:author="Stage 2" w:date="2019-09-04T20:28:00Z">
            <w:rPr>
              <w:rFonts w:ascii="Times New Roman" w:eastAsia="Times New Roman" w:hAnsi="Times New Roman" w:cs="Times New Roman"/>
              <w:i/>
              <w:sz w:val="24"/>
              <w:szCs w:val="24"/>
            </w:rPr>
          </w:rPrChange>
        </w:rPr>
        <w:t>Journal of Memory and Language</w:t>
      </w:r>
      <w:r>
        <w:rPr>
          <w:rPrChange w:id="3275" w:author="Stage 2" w:date="2019-09-04T20:28:00Z">
            <w:rPr>
              <w:rFonts w:ascii="Times New Roman" w:eastAsia="Times New Roman" w:hAnsi="Times New Roman" w:cs="Times New Roman"/>
              <w:sz w:val="24"/>
              <w:szCs w:val="24"/>
            </w:rPr>
          </w:rPrChange>
        </w:rPr>
        <w:t xml:space="preserve">, </w:t>
      </w:r>
      <w:r>
        <w:rPr>
          <w:i/>
          <w:rPrChange w:id="3276" w:author="Stage 2" w:date="2019-09-04T20:28:00Z">
            <w:rPr>
              <w:rFonts w:ascii="Times New Roman" w:eastAsia="Times New Roman" w:hAnsi="Times New Roman" w:cs="Times New Roman"/>
              <w:i/>
              <w:sz w:val="24"/>
              <w:szCs w:val="24"/>
            </w:rPr>
          </w:rPrChange>
        </w:rPr>
        <w:t>68</w:t>
      </w:r>
      <w:r>
        <w:rPr>
          <w:rPrChange w:id="3277" w:author="Stage 2" w:date="2019-09-04T20:28:00Z">
            <w:rPr>
              <w:rFonts w:ascii="Times New Roman" w:eastAsia="Times New Roman" w:hAnsi="Times New Roman" w:cs="Times New Roman"/>
              <w:sz w:val="24"/>
              <w:szCs w:val="24"/>
            </w:rPr>
          </w:rPrChange>
        </w:rPr>
        <w:t>(3), 255</w:t>
      </w:r>
      <w:ins w:id="3278" w:author="Stage 2" w:date="2019-09-04T20:28:00Z">
        <w:r>
          <w:t>–278. doi:</w:t>
        </w:r>
        <w:r>
          <w:fldChar w:fldCharType="begin"/>
        </w:r>
        <w:r>
          <w:instrText xml:space="preserve"> HYPERLINK "https://doi.org/10.1016/j.jml.2012.11.001" \h </w:instrText>
        </w:r>
        <w:r>
          <w:fldChar w:fldCharType="separate"/>
        </w:r>
        <w:r>
          <w:rPr>
            <w:rStyle w:val="Hyperlink"/>
          </w:rPr>
          <w:t>10.1</w:t>
        </w:r>
        <w:r>
          <w:rPr>
            <w:rStyle w:val="Hyperlink"/>
          </w:rPr>
          <w:t>016/j.jml.2012.11.001</w:t>
        </w:r>
        <w:r>
          <w:rPr>
            <w:rStyle w:val="Hyperlink"/>
          </w:rPr>
          <w:fldChar w:fldCharType="end"/>
        </w:r>
      </w:ins>
      <w:del w:id="3279" w:author="Stage 2" w:date="2019-09-04T20:28:00Z">
        <w:r>
          <w:rPr>
            <w:rFonts w:eastAsia="Times New Roman" w:cs="Times New Roman"/>
          </w:rPr>
          <w:delText>-278.</w:delText>
        </w:r>
      </w:del>
    </w:p>
    <w:p w14:paraId="0E334DAC" w14:textId="2906772B" w:rsidR="00847E8C" w:rsidRDefault="003C1572">
      <w:pPr>
        <w:pStyle w:val="BodyText"/>
        <w:rPr>
          <w:rPrChange w:id="3280" w:author="Stage 2" w:date="2019-09-04T20:28:00Z">
            <w:rPr>
              <w:rFonts w:ascii="Times New Roman" w:eastAsia="Times New Roman" w:hAnsi="Times New Roman" w:cs="Times New Roman"/>
              <w:sz w:val="24"/>
              <w:szCs w:val="24"/>
            </w:rPr>
          </w:rPrChange>
        </w:rPr>
        <w:pPrChange w:id="3281" w:author="Stage 2" w:date="2019-09-04T20:28:00Z">
          <w:pPr>
            <w:pBdr>
              <w:top w:val="nil"/>
              <w:left w:val="nil"/>
              <w:bottom w:val="nil"/>
              <w:right w:val="nil"/>
              <w:between w:val="nil"/>
            </w:pBdr>
            <w:spacing w:line="480" w:lineRule="auto"/>
            <w:ind w:left="720"/>
          </w:pPr>
        </w:pPrChange>
      </w:pPr>
      <w:r>
        <w:rPr>
          <w:rPrChange w:id="3282" w:author="Stage 2" w:date="2019-09-04T20:28:00Z">
            <w:rPr>
              <w:rFonts w:ascii="Times New Roman" w:eastAsia="Times New Roman" w:hAnsi="Times New Roman" w:cs="Times New Roman"/>
              <w:sz w:val="24"/>
              <w:szCs w:val="24"/>
            </w:rPr>
          </w:rPrChange>
        </w:rPr>
        <w:t xml:space="preserve">Bates, D., </w:t>
      </w:r>
      <w:ins w:id="3283" w:author="Stage 2" w:date="2019-09-04T20:28:00Z">
        <w:r>
          <w:t>Mächler</w:t>
        </w:r>
      </w:ins>
      <w:del w:id="3284" w:author="Stage 2" w:date="2019-09-04T20:28:00Z">
        <w:r>
          <w:rPr>
            <w:rFonts w:eastAsia="Times New Roman" w:cs="Times New Roman"/>
          </w:rPr>
          <w:delText>Maechler</w:delText>
        </w:r>
      </w:del>
      <w:r>
        <w:rPr>
          <w:rPrChange w:id="3285" w:author="Stage 2" w:date="2019-09-04T20:28:00Z">
            <w:rPr>
              <w:rFonts w:ascii="Times New Roman" w:eastAsia="Times New Roman" w:hAnsi="Times New Roman" w:cs="Times New Roman"/>
              <w:sz w:val="24"/>
              <w:szCs w:val="24"/>
            </w:rPr>
          </w:rPrChange>
        </w:rPr>
        <w:t>, M., Bolker, B., &amp; Walker, S. (2015). Fitting lin</w:t>
      </w:r>
      <w:r>
        <w:rPr>
          <w:rPrChange w:id="3286" w:author="Stage 2" w:date="2019-09-04T20:28:00Z">
            <w:rPr>
              <w:rFonts w:ascii="Times New Roman" w:eastAsia="Times New Roman" w:hAnsi="Times New Roman" w:cs="Times New Roman"/>
              <w:sz w:val="24"/>
              <w:szCs w:val="24"/>
            </w:rPr>
          </w:rPrChange>
        </w:rPr>
        <w:t xml:space="preserve">ear mixed-effects models using </w:t>
      </w:r>
      <w:ins w:id="3287" w:author="Stage 2" w:date="2019-09-04T20:28:00Z">
        <w:r>
          <w:t>lme4</w:t>
        </w:r>
      </w:ins>
      <w:del w:id="3288" w:author="Stage 2" w:date="2019-09-04T20:28:00Z">
        <w:r>
          <w:rPr>
            <w:rFonts w:eastAsia="Times New Roman" w:cs="Times New Roman"/>
          </w:rPr>
          <w:delText>me4</w:delText>
        </w:r>
      </w:del>
      <w:r>
        <w:rPr>
          <w:rPrChange w:id="3289" w:author="Stage 2" w:date="2019-09-04T20:28:00Z">
            <w:rPr>
              <w:rFonts w:ascii="Times New Roman" w:eastAsia="Times New Roman" w:hAnsi="Times New Roman" w:cs="Times New Roman"/>
              <w:sz w:val="24"/>
              <w:szCs w:val="24"/>
            </w:rPr>
          </w:rPrChange>
        </w:rPr>
        <w:t xml:space="preserve">. </w:t>
      </w:r>
      <w:r>
        <w:rPr>
          <w:i/>
          <w:rPrChange w:id="3290" w:author="Stage 2" w:date="2019-09-04T20:28:00Z">
            <w:rPr>
              <w:rFonts w:ascii="Times New Roman" w:eastAsia="Times New Roman" w:hAnsi="Times New Roman" w:cs="Times New Roman"/>
              <w:i/>
              <w:sz w:val="24"/>
              <w:szCs w:val="24"/>
            </w:rPr>
          </w:rPrChange>
        </w:rPr>
        <w:t>Journal of Statistical Software</w:t>
      </w:r>
      <w:r>
        <w:rPr>
          <w:rPrChange w:id="3291" w:author="Stage 2" w:date="2019-09-04T20:28:00Z">
            <w:rPr>
              <w:rFonts w:ascii="Times New Roman" w:eastAsia="Times New Roman" w:hAnsi="Times New Roman" w:cs="Times New Roman"/>
              <w:i/>
              <w:sz w:val="24"/>
              <w:szCs w:val="24"/>
            </w:rPr>
          </w:rPrChange>
        </w:rPr>
        <w:t xml:space="preserve">, </w:t>
      </w:r>
      <w:r>
        <w:rPr>
          <w:i/>
          <w:rPrChange w:id="3292" w:author="Stage 2" w:date="2019-09-04T20:28:00Z">
            <w:rPr>
              <w:rFonts w:ascii="Times New Roman" w:eastAsia="Times New Roman" w:hAnsi="Times New Roman" w:cs="Times New Roman"/>
              <w:i/>
              <w:sz w:val="24"/>
              <w:szCs w:val="24"/>
            </w:rPr>
          </w:rPrChange>
        </w:rPr>
        <w:t>67</w:t>
      </w:r>
      <w:r>
        <w:rPr>
          <w:rPrChange w:id="3293" w:author="Stage 2" w:date="2019-09-04T20:28:00Z">
            <w:rPr>
              <w:rFonts w:ascii="Times New Roman" w:eastAsia="Times New Roman" w:hAnsi="Times New Roman" w:cs="Times New Roman"/>
              <w:sz w:val="24"/>
              <w:szCs w:val="24"/>
            </w:rPr>
          </w:rPrChange>
        </w:rPr>
        <w:t>(1), 1</w:t>
      </w:r>
      <w:ins w:id="3294" w:author="Stage 2" w:date="2019-09-04T20:28:00Z">
        <w:r>
          <w:t>–</w:t>
        </w:r>
      </w:ins>
      <w:del w:id="3295" w:author="Stage 2" w:date="2019-09-04T20:28:00Z">
        <w:r>
          <w:rPr>
            <w:rFonts w:eastAsia="Times New Roman" w:cs="Times New Roman"/>
          </w:rPr>
          <w:delText>-</w:delText>
        </w:r>
      </w:del>
      <w:r>
        <w:rPr>
          <w:rPrChange w:id="3296" w:author="Stage 2" w:date="2019-09-04T20:28:00Z">
            <w:rPr>
              <w:rFonts w:ascii="Times New Roman" w:eastAsia="Times New Roman" w:hAnsi="Times New Roman" w:cs="Times New Roman"/>
              <w:sz w:val="24"/>
              <w:szCs w:val="24"/>
            </w:rPr>
          </w:rPrChange>
        </w:rPr>
        <w:t xml:space="preserve">48. </w:t>
      </w:r>
      <w:ins w:id="3297" w:author="Stage 2" w:date="2019-09-04T20:28:00Z">
        <w:r>
          <w:t>doi:</w:t>
        </w:r>
        <w:r>
          <w:fldChar w:fldCharType="begin"/>
        </w:r>
        <w:r>
          <w:instrText xml:space="preserve"> HYPERLINK "https://doi.org/10.18637/jss.v067.i01" \h </w:instrText>
        </w:r>
        <w:r>
          <w:fldChar w:fldCharType="separate"/>
        </w:r>
        <w:r>
          <w:rPr>
            <w:rStyle w:val="Hyperlink"/>
          </w:rPr>
          <w:t>10.18637/jss.v067.i01</w:t>
        </w:r>
        <w:r>
          <w:rPr>
            <w:rStyle w:val="Hyperlink"/>
          </w:rPr>
          <w:fldChar w:fldCharType="end"/>
        </w:r>
      </w:ins>
    </w:p>
    <w:p w14:paraId="793A68C0" w14:textId="77777777" w:rsidR="00D350E7" w:rsidRDefault="003C1572">
      <w:pPr>
        <w:pStyle w:val="BodyText"/>
        <w:rPr>
          <w:ins w:id="3298" w:author="Stage 2" w:date="2019-09-04T20:28:00Z"/>
        </w:rPr>
      </w:pPr>
      <w:ins w:id="3299" w:author="Stage 2" w:date="2019-09-04T20:28:00Z">
        <w:r>
          <w:t xml:space="preserve">Bergmann, C., Tsuji, S., Piccinini, P. E., </w:t>
        </w:r>
      </w:ins>
      <w:moveToRangeStart w:id="3300" w:author="Stage 2" w:date="2019-09-04T20:28:00Z" w:name="move18521352"/>
      <w:moveTo w:id="3301" w:author="Stage 2" w:date="2019-09-04T20:28:00Z">
        <w:r>
          <w:rPr>
            <w:rPrChange w:id="3302" w:author="Stage 2" w:date="2019-09-04T20:28:00Z">
              <w:rPr>
                <w:rFonts w:eastAsia="Times New Roman" w:cs="Times New Roman"/>
              </w:rPr>
            </w:rPrChange>
          </w:rPr>
          <w:t xml:space="preserve">Lewis, M. L., Braginsky, M., </w:t>
        </w:r>
      </w:moveTo>
      <w:moveToRangeEnd w:id="3300"/>
      <w:ins w:id="3303" w:author="Stage 2" w:date="2019-09-04T20:28:00Z">
        <w:r>
          <w:t xml:space="preserve">Frank, M. C., &amp; Cristia, A. (2018). Promoting replicability in developmental research through meta-analyses: Insights from language acquisition research. </w:t>
        </w:r>
        <w:r>
          <w:rPr>
            <w:i/>
          </w:rPr>
          <w:t>Child Development</w:t>
        </w:r>
        <w:r>
          <w:t xml:space="preserve">, </w:t>
        </w:r>
        <w:r>
          <w:rPr>
            <w:i/>
          </w:rPr>
          <w:t>89</w:t>
        </w:r>
        <w:r>
          <w:t>(6), 1996</w:t>
        </w:r>
        <w:r>
          <w:t>–2009. doi:</w:t>
        </w:r>
        <w:r>
          <w:fldChar w:fldCharType="begin"/>
        </w:r>
        <w:r>
          <w:instrText xml:space="preserve"> HYPERLINK "https://doi.org/10.1111/cdev.13079" \h </w:instrText>
        </w:r>
        <w:r>
          <w:fldChar w:fldCharType="separate"/>
        </w:r>
        <w:r>
          <w:rPr>
            <w:rStyle w:val="Hyperlink"/>
          </w:rPr>
          <w:t>10.1111/cdev.13079</w:t>
        </w:r>
        <w:r>
          <w:rPr>
            <w:rStyle w:val="Hyperlink"/>
          </w:rPr>
          <w:fldChar w:fldCharType="end"/>
        </w:r>
      </w:ins>
    </w:p>
    <w:p w14:paraId="6137744F" w14:textId="115C8588" w:rsidR="00847E8C" w:rsidRDefault="003C1572">
      <w:pPr>
        <w:pStyle w:val="BodyText"/>
        <w:rPr>
          <w:rPrChange w:id="3304" w:author="Stage 2" w:date="2019-09-04T20:28:00Z">
            <w:rPr>
              <w:rFonts w:ascii="Times New Roman" w:eastAsia="Times New Roman" w:hAnsi="Times New Roman" w:cs="Times New Roman"/>
              <w:sz w:val="24"/>
              <w:szCs w:val="24"/>
            </w:rPr>
          </w:rPrChange>
        </w:rPr>
        <w:pPrChange w:id="3305" w:author="Stage 2" w:date="2019-09-04T20:28:00Z">
          <w:pPr>
            <w:pBdr>
              <w:top w:val="nil"/>
              <w:left w:val="nil"/>
              <w:bottom w:val="nil"/>
              <w:right w:val="nil"/>
              <w:between w:val="nil"/>
            </w:pBdr>
            <w:spacing w:line="480" w:lineRule="auto"/>
            <w:ind w:left="720"/>
          </w:pPr>
        </w:pPrChange>
      </w:pPr>
      <w:r>
        <w:rPr>
          <w:rPrChange w:id="3306" w:author="Stage 2" w:date="2019-09-04T20:28:00Z">
            <w:rPr>
              <w:rFonts w:ascii="Times New Roman" w:eastAsia="Times New Roman" w:hAnsi="Times New Roman" w:cs="Times New Roman"/>
              <w:sz w:val="24"/>
              <w:szCs w:val="24"/>
            </w:rPr>
          </w:rPrChange>
        </w:rPr>
        <w:t xml:space="preserve">Button, K. S., Ioannidis, J. P., Mokrysz, C., Nosek, B. A., Flint, J., Robinson, E. S., &amp; Munafò, M. R. (2013). Power failure: </w:t>
      </w:r>
      <w:ins w:id="3307" w:author="Stage 2" w:date="2019-09-04T20:28:00Z">
        <w:r>
          <w:t>Why</w:t>
        </w:r>
      </w:ins>
      <w:del w:id="3308" w:author="Stage 2" w:date="2019-09-04T20:28:00Z">
        <w:r>
          <w:rPr>
            <w:rFonts w:eastAsia="Times New Roman" w:cs="Times New Roman"/>
          </w:rPr>
          <w:delText>why</w:delText>
        </w:r>
      </w:del>
      <w:r>
        <w:rPr>
          <w:rPrChange w:id="3309" w:author="Stage 2" w:date="2019-09-04T20:28:00Z">
            <w:rPr>
              <w:rFonts w:ascii="Times New Roman" w:eastAsia="Times New Roman" w:hAnsi="Times New Roman" w:cs="Times New Roman"/>
              <w:sz w:val="24"/>
              <w:szCs w:val="24"/>
            </w:rPr>
          </w:rPrChange>
        </w:rPr>
        <w:t xml:space="preserve"> small sample size undermines the reliabili</w:t>
      </w:r>
      <w:r>
        <w:rPr>
          <w:rPrChange w:id="3310" w:author="Stage 2" w:date="2019-09-04T20:28:00Z">
            <w:rPr>
              <w:rFonts w:ascii="Times New Roman" w:eastAsia="Times New Roman" w:hAnsi="Times New Roman" w:cs="Times New Roman"/>
              <w:sz w:val="24"/>
              <w:szCs w:val="24"/>
            </w:rPr>
          </w:rPrChange>
        </w:rPr>
        <w:t xml:space="preserve">ty of neuroscience. </w:t>
      </w:r>
      <w:r>
        <w:rPr>
          <w:i/>
          <w:rPrChange w:id="3311" w:author="Stage 2" w:date="2019-09-04T20:28:00Z">
            <w:rPr>
              <w:rFonts w:ascii="Times New Roman" w:eastAsia="Times New Roman" w:hAnsi="Times New Roman" w:cs="Times New Roman"/>
              <w:i/>
              <w:sz w:val="24"/>
              <w:szCs w:val="24"/>
            </w:rPr>
          </w:rPrChange>
        </w:rPr>
        <w:t>Nature Reviews Neuroscience</w:t>
      </w:r>
      <w:r>
        <w:rPr>
          <w:rPrChange w:id="3312" w:author="Stage 2" w:date="2019-09-04T20:28:00Z">
            <w:rPr>
              <w:rFonts w:ascii="Times New Roman" w:eastAsia="Times New Roman" w:hAnsi="Times New Roman" w:cs="Times New Roman"/>
              <w:sz w:val="24"/>
              <w:szCs w:val="24"/>
            </w:rPr>
          </w:rPrChange>
        </w:rPr>
        <w:t xml:space="preserve">, </w:t>
      </w:r>
      <w:r>
        <w:rPr>
          <w:i/>
          <w:rPrChange w:id="3313" w:author="Stage 2" w:date="2019-09-04T20:28:00Z">
            <w:rPr>
              <w:rFonts w:ascii="Times New Roman" w:eastAsia="Times New Roman" w:hAnsi="Times New Roman" w:cs="Times New Roman"/>
              <w:i/>
              <w:sz w:val="24"/>
              <w:szCs w:val="24"/>
            </w:rPr>
          </w:rPrChange>
        </w:rPr>
        <w:t>14</w:t>
      </w:r>
      <w:r>
        <w:rPr>
          <w:rPrChange w:id="3314" w:author="Stage 2" w:date="2019-09-04T20:28:00Z">
            <w:rPr>
              <w:rFonts w:ascii="Times New Roman" w:eastAsia="Times New Roman" w:hAnsi="Times New Roman" w:cs="Times New Roman"/>
              <w:sz w:val="24"/>
              <w:szCs w:val="24"/>
            </w:rPr>
          </w:rPrChange>
        </w:rPr>
        <w:t>(5), 365</w:t>
      </w:r>
      <w:ins w:id="3315" w:author="Stage 2" w:date="2019-09-04T20:28:00Z">
        <w:r>
          <w:t>. doi:</w:t>
        </w:r>
        <w:r>
          <w:fldChar w:fldCharType="begin"/>
        </w:r>
        <w:r>
          <w:instrText xml:space="preserve"> HYPERLINK "https://doi.org/10.1038/nrn3475" \h </w:instrText>
        </w:r>
        <w:r>
          <w:fldChar w:fldCharType="separate"/>
        </w:r>
        <w:r>
          <w:rPr>
            <w:rStyle w:val="Hyperlink"/>
          </w:rPr>
          <w:t>10.1038/nrn3475</w:t>
        </w:r>
        <w:r>
          <w:rPr>
            <w:rStyle w:val="Hyperlink"/>
          </w:rPr>
          <w:fldChar w:fldCharType="end"/>
        </w:r>
      </w:ins>
      <w:del w:id="3316" w:author="Stage 2" w:date="2019-09-04T20:28:00Z">
        <w:r>
          <w:rPr>
            <w:rFonts w:eastAsia="Times New Roman" w:cs="Times New Roman"/>
          </w:rPr>
          <w:delText>-376.</w:delText>
        </w:r>
      </w:del>
    </w:p>
    <w:p w14:paraId="7863E8BF" w14:textId="77777777" w:rsidR="00D350E7" w:rsidRDefault="003C1572">
      <w:pPr>
        <w:pStyle w:val="BodyText"/>
        <w:rPr>
          <w:ins w:id="3317" w:author="Stage 2" w:date="2019-09-04T20:28:00Z"/>
        </w:rPr>
      </w:pPr>
      <w:r>
        <w:rPr>
          <w:rPrChange w:id="3318" w:author="Stage 2" w:date="2019-09-04T20:28:00Z">
            <w:rPr>
              <w:rFonts w:eastAsia="Times New Roman" w:cs="Times New Roman"/>
            </w:rPr>
          </w:rPrChange>
        </w:rPr>
        <w:t xml:space="preserve">Byers-Heinlein, K. (2015). Methods for studying infant bilingualism. In J. </w:t>
      </w:r>
      <w:del w:id="3319" w:author="Stage 2" w:date="2019-09-04T20:28:00Z">
        <w:r>
          <w:rPr>
            <w:rFonts w:eastAsia="Times New Roman" w:cs="Times New Roman"/>
          </w:rPr>
          <w:delText xml:space="preserve">W. </w:delText>
        </w:r>
      </w:del>
      <w:r>
        <w:rPr>
          <w:rPrChange w:id="3320" w:author="Stage 2" w:date="2019-09-04T20:28:00Z">
            <w:rPr>
              <w:rFonts w:eastAsia="Times New Roman" w:cs="Times New Roman"/>
            </w:rPr>
          </w:rPrChange>
        </w:rPr>
        <w:t>Schwieter</w:t>
      </w:r>
      <w:del w:id="3321" w:author="Stage 2" w:date="2019-09-04T20:28:00Z">
        <w:r>
          <w:rPr>
            <w:rFonts w:eastAsia="Times New Roman" w:cs="Times New Roman"/>
          </w:rPr>
          <w:delText>,</w:delText>
        </w:r>
      </w:del>
      <w:r>
        <w:rPr>
          <w:rPrChange w:id="3322" w:author="Stage 2" w:date="2019-09-04T20:28:00Z">
            <w:rPr>
              <w:rFonts w:eastAsia="Times New Roman" w:cs="Times New Roman"/>
            </w:rPr>
          </w:rPrChange>
        </w:rPr>
        <w:t xml:space="preserve"> (Ed</w:t>
      </w:r>
      <w:ins w:id="3323" w:author="Stage 2" w:date="2019-09-04T20:28:00Z">
        <w:r>
          <w:t xml:space="preserve">.), </w:t>
        </w:r>
        <w:r>
          <w:rPr>
            <w:i/>
          </w:rPr>
          <w:t>The</w:t>
        </w:r>
      </w:ins>
      <w:del w:id="3324" w:author="Stage 2" w:date="2019-09-04T20:28:00Z">
        <w:r>
          <w:rPr>
            <w:rFonts w:eastAsia="Times New Roman" w:cs="Times New Roman"/>
          </w:rPr>
          <w:delText>.).</w:delText>
        </w:r>
      </w:del>
      <w:r>
        <w:rPr>
          <w:i/>
          <w:rPrChange w:id="3325" w:author="Stage 2" w:date="2019-09-04T20:28:00Z">
            <w:rPr>
              <w:rFonts w:eastAsia="Times New Roman" w:cs="Times New Roman"/>
            </w:rPr>
          </w:rPrChange>
        </w:rPr>
        <w:t xml:space="preserve"> </w:t>
      </w:r>
      <w:r>
        <w:rPr>
          <w:i/>
          <w:rPrChange w:id="3326" w:author="Stage 2" w:date="2019-09-04T20:28:00Z">
            <w:rPr>
              <w:rFonts w:eastAsia="Times New Roman" w:cs="Times New Roman"/>
              <w:i/>
            </w:rPr>
          </w:rPrChange>
        </w:rPr>
        <w:t>Cambridge Handbook of Bilingual Processing</w:t>
      </w:r>
      <w:ins w:id="3327" w:author="Stage 2" w:date="2019-09-04T20:28:00Z">
        <w:r>
          <w:t xml:space="preserve"> (p. 133—154).</w:t>
        </w:r>
      </w:ins>
      <w:del w:id="3328" w:author="Stage 2" w:date="2019-09-04T20:28:00Z">
        <w:r>
          <w:rPr>
            <w:rFonts w:eastAsia="Times New Roman" w:cs="Times New Roman"/>
          </w:rPr>
          <w:delText>.</w:delText>
        </w:r>
      </w:del>
      <w:r>
        <w:rPr>
          <w:rPrChange w:id="3329" w:author="Stage 2" w:date="2019-09-04T20:28:00Z">
            <w:rPr>
              <w:rFonts w:eastAsia="Times New Roman" w:cs="Times New Roman"/>
            </w:rPr>
          </w:rPrChange>
        </w:rPr>
        <w:t xml:space="preserve"> Cambridge, UK: Cambridge University Press</w:t>
      </w:r>
      <w:ins w:id="3330" w:author="Stage 2" w:date="2019-09-04T20:28:00Z">
        <w:r>
          <w:t>.</w:t>
        </w:r>
      </w:ins>
    </w:p>
    <w:p w14:paraId="2775D6B7" w14:textId="2BE4EA4A" w:rsidR="00847E8C" w:rsidRDefault="003C1572">
      <w:pPr>
        <w:pStyle w:val="BodyText"/>
        <w:rPr>
          <w:rFonts w:eastAsia="Times New Roman" w:cs="Times New Roman"/>
        </w:rPr>
        <w:pPrChange w:id="3331" w:author="Stage 2" w:date="2019-09-04T20:28:00Z">
          <w:pPr>
            <w:pBdr>
              <w:top w:val="nil"/>
              <w:left w:val="nil"/>
              <w:bottom w:val="nil"/>
              <w:right w:val="nil"/>
              <w:between w:val="nil"/>
            </w:pBdr>
            <w:spacing w:line="480" w:lineRule="auto"/>
            <w:ind w:left="720" w:hanging="720"/>
          </w:pPr>
        </w:pPrChange>
      </w:pPr>
      <w:ins w:id="3332" w:author="Stage 2" w:date="2019-09-04T20:28:00Z">
        <w:r>
          <w:t>Byers-Heinlein, K., Bergmann, C., Black, A., Carbajal, J. M., Fennell, C. T., Frank, M. C., … Tsui, A. S. M. (accepted pending data collection). A multi-lab study of bilingual infants</w:t>
        </w:r>
        <w:r>
          <w:t xml:space="preserve">: Exploring the preference for infant-directed speech. </w:t>
        </w:r>
        <w:r>
          <w:rPr>
            <w:i/>
          </w:rPr>
          <w:t>Advances in Methods and Practices in Psychological Science</w:t>
        </w:r>
      </w:ins>
      <w:del w:id="3333" w:author="Stage 2" w:date="2019-09-04T20:28:00Z">
        <w:r>
          <w:rPr>
            <w:rFonts w:eastAsia="Times New Roman" w:cs="Times New Roman"/>
          </w:rPr>
          <w:delText>, 133–154</w:delText>
        </w:r>
      </w:del>
      <w:r>
        <w:rPr>
          <w:rPrChange w:id="3334" w:author="Stage 2" w:date="2019-09-04T20:28:00Z">
            <w:rPr>
              <w:rFonts w:ascii="Times New Roman" w:eastAsia="Times New Roman" w:hAnsi="Times New Roman" w:cs="Times New Roman"/>
              <w:sz w:val="24"/>
              <w:szCs w:val="24"/>
            </w:rPr>
          </w:rPrChange>
        </w:rPr>
        <w:t>.</w:t>
      </w:r>
    </w:p>
    <w:p w14:paraId="6EBAE00D" w14:textId="07FCD8F3" w:rsidR="00847E8C" w:rsidRDefault="003C1572">
      <w:pPr>
        <w:pStyle w:val="BodyText"/>
        <w:rPr>
          <w:rPrChange w:id="3335" w:author="Stage 2" w:date="2019-09-04T20:28:00Z">
            <w:rPr>
              <w:rFonts w:ascii="Times New Roman" w:eastAsia="Times New Roman" w:hAnsi="Times New Roman" w:cs="Times New Roman"/>
              <w:sz w:val="24"/>
              <w:szCs w:val="24"/>
            </w:rPr>
          </w:rPrChange>
        </w:rPr>
        <w:pPrChange w:id="3336" w:author="Stage 2" w:date="2019-09-04T20:28:00Z">
          <w:pPr>
            <w:pBdr>
              <w:top w:val="nil"/>
              <w:left w:val="nil"/>
              <w:bottom w:val="nil"/>
              <w:right w:val="nil"/>
              <w:between w:val="nil"/>
            </w:pBdr>
            <w:spacing w:line="480" w:lineRule="auto"/>
            <w:ind w:left="720" w:hanging="720"/>
          </w:pPr>
        </w:pPrChange>
      </w:pPr>
      <w:r>
        <w:rPr>
          <w:rPrChange w:id="3337" w:author="Stage 2" w:date="2019-09-04T20:28:00Z">
            <w:rPr>
              <w:rFonts w:ascii="Times New Roman" w:eastAsia="Times New Roman" w:hAnsi="Times New Roman" w:cs="Times New Roman"/>
              <w:sz w:val="24"/>
              <w:szCs w:val="24"/>
            </w:rPr>
          </w:rPrChange>
        </w:rPr>
        <w:t xml:space="preserve">Cooper, R. P., &amp; Aslin, R. N. (1990). Preference for infant-directed speech in the first month after birth. </w:t>
      </w:r>
      <w:r>
        <w:rPr>
          <w:i/>
          <w:rPrChange w:id="3338" w:author="Stage 2" w:date="2019-09-04T20:28:00Z">
            <w:rPr>
              <w:rFonts w:ascii="Times New Roman" w:eastAsia="Times New Roman" w:hAnsi="Times New Roman" w:cs="Times New Roman"/>
              <w:i/>
              <w:sz w:val="24"/>
              <w:szCs w:val="24"/>
            </w:rPr>
          </w:rPrChange>
        </w:rPr>
        <w:t>Child Development</w:t>
      </w:r>
      <w:r>
        <w:rPr>
          <w:rPrChange w:id="3339" w:author="Stage 2" w:date="2019-09-04T20:28:00Z">
            <w:rPr>
              <w:rFonts w:ascii="Times New Roman" w:eastAsia="Times New Roman" w:hAnsi="Times New Roman" w:cs="Times New Roman"/>
              <w:i/>
              <w:sz w:val="24"/>
              <w:szCs w:val="24"/>
            </w:rPr>
          </w:rPrChange>
        </w:rPr>
        <w:t xml:space="preserve">, </w:t>
      </w:r>
      <w:r>
        <w:rPr>
          <w:i/>
          <w:rPrChange w:id="3340" w:author="Stage 2" w:date="2019-09-04T20:28:00Z">
            <w:rPr>
              <w:rFonts w:ascii="Times New Roman" w:eastAsia="Times New Roman" w:hAnsi="Times New Roman" w:cs="Times New Roman"/>
              <w:i/>
              <w:sz w:val="24"/>
              <w:szCs w:val="24"/>
            </w:rPr>
          </w:rPrChange>
        </w:rPr>
        <w:t>61</w:t>
      </w:r>
      <w:r>
        <w:rPr>
          <w:rPrChange w:id="3341" w:author="Stage 2" w:date="2019-09-04T20:28:00Z">
            <w:rPr>
              <w:rFonts w:ascii="Times New Roman" w:eastAsia="Times New Roman" w:hAnsi="Times New Roman" w:cs="Times New Roman"/>
              <w:sz w:val="24"/>
              <w:szCs w:val="24"/>
            </w:rPr>
          </w:rPrChange>
        </w:rPr>
        <w:t>(5), 1584</w:t>
      </w:r>
      <w:ins w:id="3342" w:author="Stage 2" w:date="2019-09-04T20:28:00Z">
        <w:r>
          <w:t>–15</w:t>
        </w:r>
        <w:r>
          <w:t>95. doi:</w:t>
        </w:r>
        <w:r>
          <w:fldChar w:fldCharType="begin"/>
        </w:r>
        <w:r>
          <w:instrText xml:space="preserve"> HYPERLINK "https://doi.org/10.1111/j.1467-8624.1990.tb02885.x" \h </w:instrText>
        </w:r>
        <w:r>
          <w:fldChar w:fldCharType="separate"/>
        </w:r>
        <w:r>
          <w:rPr>
            <w:rStyle w:val="Hyperlink"/>
          </w:rPr>
          <w:t>10.1111/j.1467-8624.1990.tb02885.x</w:t>
        </w:r>
        <w:r>
          <w:rPr>
            <w:rStyle w:val="Hyperlink"/>
          </w:rPr>
          <w:fldChar w:fldCharType="end"/>
        </w:r>
      </w:ins>
      <w:del w:id="3343" w:author="Stage 2" w:date="2019-09-04T20:28:00Z">
        <w:r>
          <w:rPr>
            <w:rFonts w:eastAsia="Times New Roman" w:cs="Times New Roman"/>
          </w:rPr>
          <w:delText>-1595.</w:delText>
        </w:r>
      </w:del>
    </w:p>
    <w:p w14:paraId="12324E0F" w14:textId="0A1BA15F" w:rsidR="00847E8C" w:rsidRDefault="003C1572">
      <w:pPr>
        <w:pStyle w:val="BodyText"/>
        <w:rPr>
          <w:rPrChange w:id="3344" w:author="Stage 2" w:date="2019-09-04T20:28:00Z">
            <w:rPr>
              <w:rFonts w:ascii="Times New Roman" w:eastAsia="Times New Roman" w:hAnsi="Times New Roman" w:cs="Times New Roman"/>
              <w:sz w:val="24"/>
              <w:szCs w:val="24"/>
            </w:rPr>
          </w:rPrChange>
        </w:rPr>
        <w:pPrChange w:id="3345" w:author="Stage 2" w:date="2019-09-04T20:28:00Z">
          <w:pPr>
            <w:pBdr>
              <w:top w:val="nil"/>
              <w:left w:val="nil"/>
              <w:bottom w:val="nil"/>
              <w:right w:val="nil"/>
              <w:between w:val="nil"/>
            </w:pBdr>
            <w:spacing w:line="480" w:lineRule="auto"/>
            <w:ind w:left="720" w:hanging="720"/>
          </w:pPr>
        </w:pPrChange>
      </w:pPr>
      <w:r>
        <w:rPr>
          <w:rPrChange w:id="3346" w:author="Stage 2" w:date="2019-09-04T20:28:00Z">
            <w:rPr>
              <w:rFonts w:ascii="Times New Roman" w:eastAsia="Times New Roman" w:hAnsi="Times New Roman" w:cs="Times New Roman"/>
              <w:sz w:val="24"/>
              <w:szCs w:val="24"/>
            </w:rPr>
          </w:rPrChange>
        </w:rPr>
        <w:t>Cooper, R. P., &amp; Aslin, R. N. (1994). Developmental diffe</w:t>
      </w:r>
      <w:r>
        <w:rPr>
          <w:rPrChange w:id="3347" w:author="Stage 2" w:date="2019-09-04T20:28:00Z">
            <w:rPr>
              <w:rFonts w:ascii="Times New Roman" w:eastAsia="Times New Roman" w:hAnsi="Times New Roman" w:cs="Times New Roman"/>
              <w:sz w:val="24"/>
              <w:szCs w:val="24"/>
            </w:rPr>
          </w:rPrChange>
        </w:rPr>
        <w:t xml:space="preserve">rences in infant attention to the spectral properties of infant-directed speech. </w:t>
      </w:r>
      <w:r>
        <w:rPr>
          <w:i/>
          <w:rPrChange w:id="3348" w:author="Stage 2" w:date="2019-09-04T20:28:00Z">
            <w:rPr>
              <w:rFonts w:ascii="Times New Roman" w:eastAsia="Times New Roman" w:hAnsi="Times New Roman" w:cs="Times New Roman"/>
              <w:i/>
              <w:sz w:val="24"/>
              <w:szCs w:val="24"/>
            </w:rPr>
          </w:rPrChange>
        </w:rPr>
        <w:t>Child Development</w:t>
      </w:r>
      <w:r>
        <w:rPr>
          <w:rPrChange w:id="3349" w:author="Stage 2" w:date="2019-09-04T20:28:00Z">
            <w:rPr>
              <w:rFonts w:ascii="Times New Roman" w:eastAsia="Times New Roman" w:hAnsi="Times New Roman" w:cs="Times New Roman"/>
              <w:i/>
              <w:sz w:val="24"/>
              <w:szCs w:val="24"/>
            </w:rPr>
          </w:rPrChange>
        </w:rPr>
        <w:t xml:space="preserve">, </w:t>
      </w:r>
      <w:r>
        <w:rPr>
          <w:i/>
          <w:rPrChange w:id="3350" w:author="Stage 2" w:date="2019-09-04T20:28:00Z">
            <w:rPr>
              <w:rFonts w:ascii="Times New Roman" w:eastAsia="Times New Roman" w:hAnsi="Times New Roman" w:cs="Times New Roman"/>
              <w:i/>
              <w:sz w:val="24"/>
              <w:szCs w:val="24"/>
            </w:rPr>
          </w:rPrChange>
        </w:rPr>
        <w:t>65</w:t>
      </w:r>
      <w:r>
        <w:rPr>
          <w:rPrChange w:id="3351" w:author="Stage 2" w:date="2019-09-04T20:28:00Z">
            <w:rPr>
              <w:rFonts w:ascii="Times New Roman" w:eastAsia="Times New Roman" w:hAnsi="Times New Roman" w:cs="Times New Roman"/>
              <w:sz w:val="24"/>
              <w:szCs w:val="24"/>
            </w:rPr>
          </w:rPrChange>
        </w:rPr>
        <w:t>(6), 1663</w:t>
      </w:r>
      <w:ins w:id="3352" w:author="Stage 2" w:date="2019-09-04T20:28:00Z">
        <w:r>
          <w:t>–1677. doi:</w:t>
        </w:r>
        <w:r>
          <w:fldChar w:fldCharType="begin"/>
        </w:r>
        <w:r>
          <w:instrText xml:space="preserve"> HYPERLINK "https://doi.org/10.1111/j.1467-8624.1994.tb00841.x" \h </w:instrText>
        </w:r>
        <w:r>
          <w:fldChar w:fldCharType="separate"/>
        </w:r>
        <w:r>
          <w:rPr>
            <w:rStyle w:val="Hyperlink"/>
          </w:rPr>
          <w:t>10.1111/j.1467-8624.1994.tb00841.x</w:t>
        </w:r>
        <w:r>
          <w:rPr>
            <w:rStyle w:val="Hyperlink"/>
          </w:rPr>
          <w:fldChar w:fldCharType="end"/>
        </w:r>
      </w:ins>
      <w:del w:id="3353" w:author="Stage 2" w:date="2019-09-04T20:28:00Z">
        <w:r>
          <w:rPr>
            <w:rFonts w:eastAsia="Times New Roman" w:cs="Times New Roman"/>
          </w:rPr>
          <w:delText>-1677.</w:delText>
        </w:r>
      </w:del>
    </w:p>
    <w:p w14:paraId="2EE94854" w14:textId="67ADBB76" w:rsidR="00847E8C" w:rsidRDefault="003C1572">
      <w:pPr>
        <w:pStyle w:val="BodyText"/>
        <w:rPr>
          <w:rPrChange w:id="3354" w:author="Stage 2" w:date="2019-09-04T20:28:00Z">
            <w:rPr>
              <w:rFonts w:ascii="Times New Roman" w:eastAsia="Times New Roman" w:hAnsi="Times New Roman" w:cs="Times New Roman"/>
              <w:sz w:val="24"/>
              <w:szCs w:val="24"/>
            </w:rPr>
          </w:rPrChange>
        </w:rPr>
        <w:pPrChange w:id="3355" w:author="Stage 2" w:date="2019-09-04T20:28:00Z">
          <w:pPr>
            <w:pBdr>
              <w:top w:val="nil"/>
              <w:left w:val="nil"/>
              <w:bottom w:val="nil"/>
              <w:right w:val="nil"/>
              <w:between w:val="nil"/>
            </w:pBdr>
            <w:spacing w:line="480" w:lineRule="auto"/>
            <w:ind w:left="720" w:hanging="720"/>
          </w:pPr>
        </w:pPrChange>
      </w:pPr>
      <w:r>
        <w:rPr>
          <w:rPrChange w:id="3356" w:author="Stage 2" w:date="2019-09-04T20:28:00Z">
            <w:rPr>
              <w:rFonts w:ascii="Times New Roman" w:eastAsia="Times New Roman" w:hAnsi="Times New Roman" w:cs="Times New Roman"/>
              <w:sz w:val="24"/>
              <w:szCs w:val="24"/>
            </w:rPr>
          </w:rPrChange>
        </w:rPr>
        <w:t xml:space="preserve">Cooper, R. P., Abraham, J., Berman, S., &amp; Staska, M. (1997). The development of </w:t>
      </w:r>
      <w:ins w:id="3357" w:author="Stage 2" w:date="2019-09-04T20:28:00Z">
        <w:r>
          <w:t>infants’</w:t>
        </w:r>
      </w:ins>
      <w:del w:id="3358" w:author="Stage 2" w:date="2019-09-04T20:28:00Z">
        <w:r>
          <w:rPr>
            <w:rFonts w:eastAsia="Times New Roman" w:cs="Times New Roman"/>
          </w:rPr>
          <w:delText>infants'</w:delText>
        </w:r>
      </w:del>
      <w:r>
        <w:rPr>
          <w:rPrChange w:id="3359" w:author="Stage 2" w:date="2019-09-04T20:28:00Z">
            <w:rPr>
              <w:rFonts w:ascii="Times New Roman" w:eastAsia="Times New Roman" w:hAnsi="Times New Roman" w:cs="Times New Roman"/>
              <w:sz w:val="24"/>
              <w:szCs w:val="24"/>
            </w:rPr>
          </w:rPrChange>
        </w:rPr>
        <w:t xml:space="preserve"> preference for motherese. </w:t>
      </w:r>
      <w:r>
        <w:rPr>
          <w:i/>
          <w:rPrChange w:id="3360" w:author="Stage 2" w:date="2019-09-04T20:28:00Z">
            <w:rPr>
              <w:rFonts w:ascii="Times New Roman" w:eastAsia="Times New Roman" w:hAnsi="Times New Roman" w:cs="Times New Roman"/>
              <w:i/>
              <w:sz w:val="24"/>
              <w:szCs w:val="24"/>
            </w:rPr>
          </w:rPrChange>
        </w:rPr>
        <w:t>Infant Behavior and Dev</w:t>
      </w:r>
      <w:r>
        <w:rPr>
          <w:i/>
          <w:rPrChange w:id="3361" w:author="Stage 2" w:date="2019-09-04T20:28:00Z">
            <w:rPr>
              <w:rFonts w:ascii="Times New Roman" w:eastAsia="Times New Roman" w:hAnsi="Times New Roman" w:cs="Times New Roman"/>
              <w:i/>
              <w:sz w:val="24"/>
              <w:szCs w:val="24"/>
            </w:rPr>
          </w:rPrChange>
        </w:rPr>
        <w:t>elopment</w:t>
      </w:r>
      <w:r>
        <w:rPr>
          <w:rPrChange w:id="3362" w:author="Stage 2" w:date="2019-09-04T20:28:00Z">
            <w:rPr>
              <w:rFonts w:ascii="Times New Roman" w:eastAsia="Times New Roman" w:hAnsi="Times New Roman" w:cs="Times New Roman"/>
              <w:sz w:val="24"/>
              <w:szCs w:val="24"/>
            </w:rPr>
          </w:rPrChange>
        </w:rPr>
        <w:t xml:space="preserve">, </w:t>
      </w:r>
      <w:r>
        <w:rPr>
          <w:i/>
          <w:rPrChange w:id="3363" w:author="Stage 2" w:date="2019-09-04T20:28:00Z">
            <w:rPr>
              <w:rFonts w:ascii="Times New Roman" w:eastAsia="Times New Roman" w:hAnsi="Times New Roman" w:cs="Times New Roman"/>
              <w:i/>
              <w:sz w:val="24"/>
              <w:szCs w:val="24"/>
            </w:rPr>
          </w:rPrChange>
        </w:rPr>
        <w:t>20</w:t>
      </w:r>
      <w:r>
        <w:rPr>
          <w:rPrChange w:id="3364" w:author="Stage 2" w:date="2019-09-04T20:28:00Z">
            <w:rPr>
              <w:rFonts w:ascii="Times New Roman" w:eastAsia="Times New Roman" w:hAnsi="Times New Roman" w:cs="Times New Roman"/>
              <w:sz w:val="24"/>
              <w:szCs w:val="24"/>
            </w:rPr>
          </w:rPrChange>
        </w:rPr>
        <w:t>(4), 477–488</w:t>
      </w:r>
      <w:ins w:id="3365" w:author="Stage 2" w:date="2019-09-04T20:28:00Z">
        <w:r>
          <w:t>. doi:</w:t>
        </w:r>
        <w:r>
          <w:fldChar w:fldCharType="begin"/>
        </w:r>
        <w:r>
          <w:instrText xml:space="preserve"> HYPERLINK "https://doi.org/10.1016/S0163-6383(97)90037-0" \h </w:instrText>
        </w:r>
        <w:r>
          <w:fldChar w:fldCharType="separate"/>
        </w:r>
        <w:r>
          <w:rPr>
            <w:rStyle w:val="Hyperlink"/>
          </w:rPr>
          <w:t>10.1016/S0163-6383(97)90037-0</w:t>
        </w:r>
        <w:r>
          <w:rPr>
            <w:rStyle w:val="Hyperlink"/>
          </w:rPr>
          <w:fldChar w:fldCharType="end"/>
        </w:r>
      </w:ins>
      <w:del w:id="3366" w:author="Stage 2" w:date="2019-09-04T20:28:00Z">
        <w:r>
          <w:rPr>
            <w:rFonts w:eastAsia="Times New Roman" w:cs="Times New Roman"/>
          </w:rPr>
          <w:delText>.</w:delText>
        </w:r>
        <w:r>
          <w:fldChar w:fldCharType="begin"/>
        </w:r>
        <w:r>
          <w:delInstrText xml:space="preserve"> HYPERLINK "http://doi.org/10.1016/S0163-6383(97)90037-0" \h </w:delInstrText>
        </w:r>
        <w:r>
          <w:fldChar w:fldCharType="separate"/>
        </w:r>
        <w:r>
          <w:rPr>
            <w:rFonts w:eastAsia="Times New Roman" w:cs="Times New Roman"/>
            <w:u w:val="single"/>
          </w:rPr>
          <w:delText xml:space="preserve"> </w:delText>
        </w:r>
        <w:r>
          <w:rPr>
            <w:rFonts w:eastAsia="Times New Roman" w:cs="Times New Roman"/>
            <w:u w:val="single"/>
          </w:rPr>
          <w:fldChar w:fldCharType="end"/>
        </w:r>
      </w:del>
    </w:p>
    <w:p w14:paraId="46887ECE" w14:textId="2E1C9E76" w:rsidR="00847E8C" w:rsidRDefault="003C1572">
      <w:pPr>
        <w:pStyle w:val="BodyText"/>
        <w:rPr>
          <w:rPrChange w:id="3367" w:author="Stage 2" w:date="2019-09-04T20:28:00Z">
            <w:rPr>
              <w:rFonts w:ascii="Times New Roman" w:eastAsia="Times New Roman" w:hAnsi="Times New Roman" w:cs="Times New Roman"/>
              <w:sz w:val="24"/>
              <w:szCs w:val="24"/>
            </w:rPr>
          </w:rPrChange>
        </w:rPr>
        <w:pPrChange w:id="3368" w:author="Stage 2" w:date="2019-09-04T20:28:00Z">
          <w:pPr>
            <w:pBdr>
              <w:top w:val="nil"/>
              <w:left w:val="nil"/>
              <w:bottom w:val="nil"/>
              <w:right w:val="nil"/>
              <w:between w:val="nil"/>
            </w:pBdr>
            <w:spacing w:line="480" w:lineRule="auto"/>
            <w:ind w:left="720"/>
          </w:pPr>
        </w:pPrChange>
      </w:pPr>
      <w:r>
        <w:rPr>
          <w:rPrChange w:id="3369" w:author="Stage 2" w:date="2019-09-04T20:28:00Z">
            <w:rPr>
              <w:rFonts w:ascii="Times New Roman" w:eastAsia="Times New Roman" w:hAnsi="Times New Roman" w:cs="Times New Roman"/>
              <w:sz w:val="24"/>
              <w:szCs w:val="24"/>
              <w:highlight w:val="white"/>
            </w:rPr>
          </w:rPrChange>
        </w:rPr>
        <w:t xml:space="preserve">Csibra, G., &amp; Gergely, G. (2009). Natural pedagogy. </w:t>
      </w:r>
      <w:r>
        <w:rPr>
          <w:i/>
          <w:rPrChange w:id="3370" w:author="Stage 2" w:date="2019-09-04T20:28:00Z">
            <w:rPr>
              <w:rFonts w:ascii="Times New Roman" w:eastAsia="Times New Roman" w:hAnsi="Times New Roman" w:cs="Times New Roman"/>
              <w:i/>
              <w:sz w:val="24"/>
              <w:szCs w:val="24"/>
              <w:highlight w:val="white"/>
            </w:rPr>
          </w:rPrChange>
        </w:rPr>
        <w:t>Trends in Cognitive Sciences</w:t>
      </w:r>
      <w:r>
        <w:rPr>
          <w:rPrChange w:id="3371" w:author="Stage 2" w:date="2019-09-04T20:28:00Z">
            <w:rPr>
              <w:rFonts w:ascii="Times New Roman" w:eastAsia="Times New Roman" w:hAnsi="Times New Roman" w:cs="Times New Roman"/>
              <w:sz w:val="24"/>
              <w:szCs w:val="24"/>
              <w:highlight w:val="white"/>
            </w:rPr>
          </w:rPrChange>
        </w:rPr>
        <w:t xml:space="preserve">, </w:t>
      </w:r>
      <w:r>
        <w:rPr>
          <w:i/>
          <w:rPrChange w:id="3372" w:author="Stage 2" w:date="2019-09-04T20:28:00Z">
            <w:rPr>
              <w:rFonts w:ascii="Times New Roman" w:eastAsia="Times New Roman" w:hAnsi="Times New Roman" w:cs="Times New Roman"/>
              <w:i/>
              <w:sz w:val="24"/>
              <w:szCs w:val="24"/>
              <w:highlight w:val="white"/>
            </w:rPr>
          </w:rPrChange>
        </w:rPr>
        <w:t>13</w:t>
      </w:r>
      <w:r>
        <w:rPr>
          <w:rPrChange w:id="3373" w:author="Stage 2" w:date="2019-09-04T20:28:00Z">
            <w:rPr>
              <w:rFonts w:ascii="Times New Roman" w:eastAsia="Times New Roman" w:hAnsi="Times New Roman" w:cs="Times New Roman"/>
              <w:sz w:val="24"/>
              <w:szCs w:val="24"/>
              <w:highlight w:val="white"/>
            </w:rPr>
          </w:rPrChange>
        </w:rPr>
        <w:t>(4), 148</w:t>
      </w:r>
      <w:ins w:id="3374" w:author="Stage 2" w:date="2019-09-04T20:28:00Z">
        <w:r>
          <w:t>–</w:t>
        </w:r>
      </w:ins>
      <w:del w:id="3375" w:author="Stage 2" w:date="2019-09-04T20:28:00Z">
        <w:r>
          <w:rPr>
            <w:rFonts w:eastAsia="Times New Roman" w:cs="Times New Roman"/>
            <w:highlight w:val="white"/>
          </w:rPr>
          <w:delText>-</w:delText>
        </w:r>
      </w:del>
      <w:r>
        <w:rPr>
          <w:rPrChange w:id="3376" w:author="Stage 2" w:date="2019-09-04T20:28:00Z">
            <w:rPr>
              <w:rFonts w:ascii="Times New Roman" w:eastAsia="Times New Roman" w:hAnsi="Times New Roman" w:cs="Times New Roman"/>
              <w:sz w:val="24"/>
              <w:szCs w:val="24"/>
              <w:highlight w:val="white"/>
            </w:rPr>
          </w:rPrChange>
        </w:rPr>
        <w:t>153.</w:t>
      </w:r>
      <w:ins w:id="3377" w:author="Stage 2" w:date="2019-09-04T20:28:00Z">
        <w:r>
          <w:t xml:space="preserve"> doi:</w:t>
        </w:r>
        <w:r>
          <w:fldChar w:fldCharType="begin"/>
        </w:r>
        <w:r>
          <w:instrText xml:space="preserve"> HYP</w:instrText>
        </w:r>
        <w:r>
          <w:instrText xml:space="preserve">ERLINK "https://doi.org/10.1016/j.tics.2009.01.005" \h </w:instrText>
        </w:r>
        <w:r>
          <w:fldChar w:fldCharType="separate"/>
        </w:r>
        <w:r>
          <w:rPr>
            <w:rStyle w:val="Hyperlink"/>
          </w:rPr>
          <w:t>10.1016/j.tics.2009.01.005</w:t>
        </w:r>
        <w:r>
          <w:rPr>
            <w:rStyle w:val="Hyperlink"/>
          </w:rPr>
          <w:fldChar w:fldCharType="end"/>
        </w:r>
      </w:ins>
    </w:p>
    <w:p w14:paraId="7D7578D4" w14:textId="1AF7D72E" w:rsidR="00847E8C" w:rsidRDefault="003C1572">
      <w:pPr>
        <w:pStyle w:val="BodyText"/>
        <w:rPr>
          <w:rPrChange w:id="3378" w:author="Stage 2" w:date="2019-09-04T20:28:00Z">
            <w:rPr>
              <w:rFonts w:ascii="Times New Roman" w:eastAsia="Times New Roman" w:hAnsi="Times New Roman" w:cs="Times New Roman"/>
              <w:sz w:val="24"/>
              <w:szCs w:val="24"/>
            </w:rPr>
          </w:rPrChange>
        </w:rPr>
        <w:pPrChange w:id="3379" w:author="Stage 2" w:date="2019-09-04T20:28:00Z">
          <w:pPr>
            <w:pBdr>
              <w:top w:val="nil"/>
              <w:left w:val="nil"/>
              <w:bottom w:val="nil"/>
              <w:right w:val="nil"/>
              <w:between w:val="nil"/>
            </w:pBdr>
            <w:spacing w:line="480" w:lineRule="auto"/>
            <w:ind w:left="720" w:hanging="720"/>
          </w:pPr>
        </w:pPrChange>
      </w:pPr>
      <w:r>
        <w:rPr>
          <w:rPrChange w:id="3380" w:author="Stage 2" w:date="2019-09-04T20:28:00Z">
            <w:rPr>
              <w:rFonts w:ascii="Times New Roman" w:eastAsia="Times New Roman" w:hAnsi="Times New Roman" w:cs="Times New Roman"/>
              <w:sz w:val="24"/>
              <w:szCs w:val="24"/>
            </w:rPr>
          </w:rPrChange>
        </w:rPr>
        <w:t>Csibra, G., Hernik, M., Mascaro, O., Tatone, D., &amp; Lengyel, M. (201</w:t>
      </w:r>
      <w:r>
        <w:rPr>
          <w:rPrChange w:id="3381" w:author="Stage 2" w:date="2019-09-04T20:28:00Z">
            <w:rPr>
              <w:rFonts w:ascii="Times New Roman" w:eastAsia="Times New Roman" w:hAnsi="Times New Roman" w:cs="Times New Roman"/>
              <w:sz w:val="24"/>
              <w:szCs w:val="24"/>
            </w:rPr>
          </w:rPrChange>
        </w:rPr>
        <w:t xml:space="preserve">6). Statistical treatment of looking-time data. </w:t>
      </w:r>
      <w:r>
        <w:rPr>
          <w:i/>
          <w:rPrChange w:id="3382" w:author="Stage 2" w:date="2019-09-04T20:28:00Z">
            <w:rPr>
              <w:rFonts w:ascii="Times New Roman" w:eastAsia="Times New Roman" w:hAnsi="Times New Roman" w:cs="Times New Roman"/>
              <w:i/>
              <w:sz w:val="24"/>
              <w:szCs w:val="24"/>
            </w:rPr>
          </w:rPrChange>
        </w:rPr>
        <w:t>Developmental Psychology</w:t>
      </w:r>
      <w:r>
        <w:rPr>
          <w:rPrChange w:id="3383" w:author="Stage 2" w:date="2019-09-04T20:28:00Z">
            <w:rPr>
              <w:rFonts w:ascii="Times New Roman" w:eastAsia="Times New Roman" w:hAnsi="Times New Roman" w:cs="Times New Roman"/>
              <w:sz w:val="24"/>
              <w:szCs w:val="24"/>
            </w:rPr>
          </w:rPrChange>
        </w:rPr>
        <w:t xml:space="preserve">, </w:t>
      </w:r>
      <w:r>
        <w:rPr>
          <w:i/>
          <w:rPrChange w:id="3384" w:author="Stage 2" w:date="2019-09-04T20:28:00Z">
            <w:rPr>
              <w:rFonts w:ascii="Times New Roman" w:eastAsia="Times New Roman" w:hAnsi="Times New Roman" w:cs="Times New Roman"/>
              <w:sz w:val="24"/>
              <w:szCs w:val="24"/>
            </w:rPr>
          </w:rPrChange>
        </w:rPr>
        <w:t>52</w:t>
      </w:r>
      <w:r>
        <w:rPr>
          <w:rPrChange w:id="3385" w:author="Stage 2" w:date="2019-09-04T20:28:00Z">
            <w:rPr>
              <w:rFonts w:ascii="Times New Roman" w:eastAsia="Times New Roman" w:hAnsi="Times New Roman" w:cs="Times New Roman"/>
              <w:sz w:val="24"/>
              <w:szCs w:val="24"/>
            </w:rPr>
          </w:rPrChange>
        </w:rPr>
        <w:t>(4), 521</w:t>
      </w:r>
      <w:ins w:id="3386" w:author="Stage 2" w:date="2019-09-04T20:28:00Z">
        <w:r>
          <w:t>–536. doi:</w:t>
        </w:r>
        <w:r>
          <w:fldChar w:fldCharType="begin"/>
        </w:r>
        <w:r>
          <w:instrText xml:space="preserve"> HYPERLINK "https://doi.org/10.1037/dev0000083" \h </w:instrText>
        </w:r>
        <w:r>
          <w:fldChar w:fldCharType="separate"/>
        </w:r>
        <w:r>
          <w:rPr>
            <w:rStyle w:val="Hyperlink"/>
          </w:rPr>
          <w:t>10.1037/dev0000083</w:t>
        </w:r>
        <w:r>
          <w:rPr>
            <w:rStyle w:val="Hyperlink"/>
          </w:rPr>
          <w:fldChar w:fldCharType="end"/>
        </w:r>
      </w:ins>
      <w:del w:id="3387" w:author="Stage 2" w:date="2019-09-04T20:28:00Z">
        <w:r>
          <w:rPr>
            <w:rFonts w:eastAsia="Times New Roman" w:cs="Times New Roman"/>
          </w:rPr>
          <w:delText>-536.</w:delText>
        </w:r>
      </w:del>
    </w:p>
    <w:p w14:paraId="1EA94E9C" w14:textId="6D67B851" w:rsidR="00847E8C" w:rsidRDefault="003C1572">
      <w:pPr>
        <w:pStyle w:val="BodyText"/>
        <w:rPr>
          <w:rPrChange w:id="3388" w:author="Stage 2" w:date="2019-09-04T20:28:00Z">
            <w:rPr>
              <w:rFonts w:ascii="Times New Roman" w:eastAsia="Times New Roman" w:hAnsi="Times New Roman" w:cs="Times New Roman"/>
              <w:sz w:val="24"/>
              <w:szCs w:val="24"/>
            </w:rPr>
          </w:rPrChange>
        </w:rPr>
        <w:pPrChange w:id="3389" w:author="Stage 2" w:date="2019-09-04T20:28:00Z">
          <w:pPr>
            <w:spacing w:line="480" w:lineRule="auto"/>
            <w:ind w:left="720"/>
          </w:pPr>
        </w:pPrChange>
      </w:pPr>
      <w:r>
        <w:rPr>
          <w:rPrChange w:id="3390" w:author="Stage 2" w:date="2019-09-04T20:28:00Z">
            <w:rPr>
              <w:rFonts w:ascii="Times New Roman" w:eastAsia="Times New Roman" w:hAnsi="Times New Roman" w:cs="Times New Roman"/>
              <w:sz w:val="24"/>
              <w:szCs w:val="24"/>
            </w:rPr>
          </w:rPrChange>
        </w:rPr>
        <w:t xml:space="preserve">Cusack, R., &amp; Carlyon, R. P. (2003). Perceptual </w:t>
      </w:r>
      <w:ins w:id="3391" w:author="Stage 2" w:date="2019-09-04T20:28:00Z">
        <w:r>
          <w:t>asymetries</w:t>
        </w:r>
      </w:ins>
      <w:del w:id="3392" w:author="Stage 2" w:date="2019-09-04T20:28:00Z">
        <w:r>
          <w:rPr>
            <w:rFonts w:eastAsia="Times New Roman" w:cs="Times New Roman"/>
          </w:rPr>
          <w:delText>asymmetries</w:delText>
        </w:r>
      </w:del>
      <w:r>
        <w:rPr>
          <w:rPrChange w:id="3393" w:author="Stage 2" w:date="2019-09-04T20:28:00Z">
            <w:rPr>
              <w:rFonts w:ascii="Times New Roman" w:eastAsia="Times New Roman" w:hAnsi="Times New Roman" w:cs="Times New Roman"/>
              <w:sz w:val="24"/>
              <w:szCs w:val="24"/>
            </w:rPr>
          </w:rPrChange>
        </w:rPr>
        <w:t xml:space="preserve"> in audition. </w:t>
      </w:r>
      <w:r>
        <w:rPr>
          <w:i/>
          <w:rPrChange w:id="3394" w:author="Stage 2" w:date="2019-09-04T20:28:00Z">
            <w:rPr>
              <w:rFonts w:ascii="Times New Roman" w:eastAsia="Times New Roman" w:hAnsi="Times New Roman" w:cs="Times New Roman"/>
              <w:i/>
              <w:sz w:val="24"/>
              <w:szCs w:val="24"/>
            </w:rPr>
          </w:rPrChange>
        </w:rPr>
        <w:t>Journal of Experimental Psychology: Human Perception and Performance</w:t>
      </w:r>
      <w:r>
        <w:rPr>
          <w:rPrChange w:id="3395" w:author="Stage 2" w:date="2019-09-04T20:28:00Z">
            <w:rPr>
              <w:rFonts w:ascii="Times New Roman" w:eastAsia="Times New Roman" w:hAnsi="Times New Roman" w:cs="Times New Roman"/>
              <w:i/>
              <w:sz w:val="24"/>
              <w:szCs w:val="24"/>
            </w:rPr>
          </w:rPrChange>
        </w:rPr>
        <w:t xml:space="preserve">, </w:t>
      </w:r>
      <w:r>
        <w:rPr>
          <w:i/>
          <w:rPrChange w:id="3396" w:author="Stage 2" w:date="2019-09-04T20:28:00Z">
            <w:rPr>
              <w:rFonts w:ascii="Times New Roman" w:eastAsia="Times New Roman" w:hAnsi="Times New Roman" w:cs="Times New Roman"/>
              <w:i/>
              <w:sz w:val="24"/>
              <w:szCs w:val="24"/>
            </w:rPr>
          </w:rPrChange>
        </w:rPr>
        <w:t>29</w:t>
      </w:r>
      <w:r>
        <w:rPr>
          <w:rPrChange w:id="3397" w:author="Stage 2" w:date="2019-09-04T20:28:00Z">
            <w:rPr>
              <w:rFonts w:ascii="Times New Roman" w:eastAsia="Times New Roman" w:hAnsi="Times New Roman" w:cs="Times New Roman"/>
              <w:sz w:val="24"/>
              <w:szCs w:val="24"/>
            </w:rPr>
          </w:rPrChange>
        </w:rPr>
        <w:t>(3), 713</w:t>
      </w:r>
      <w:ins w:id="3398" w:author="Stage 2" w:date="2019-09-04T20:28:00Z">
        <w:r>
          <w:t>. doi:</w:t>
        </w:r>
        <w:r>
          <w:fldChar w:fldCharType="begin"/>
        </w:r>
        <w:r>
          <w:instrText xml:space="preserve"> HYPERLINK "https://doi.o</w:instrText>
        </w:r>
        <w:r>
          <w:instrText xml:space="preserve">rg/10.1037/0096-1523.29.3.713" \h </w:instrText>
        </w:r>
        <w:r>
          <w:fldChar w:fldCharType="separate"/>
        </w:r>
        <w:r>
          <w:rPr>
            <w:rStyle w:val="Hyperlink"/>
          </w:rPr>
          <w:t>10.1037/0096-1523.29.3.713</w:t>
        </w:r>
        <w:r>
          <w:rPr>
            <w:rStyle w:val="Hyperlink"/>
          </w:rPr>
          <w:fldChar w:fldCharType="end"/>
        </w:r>
      </w:ins>
      <w:del w:id="3399" w:author="Stage 2" w:date="2019-09-04T20:28:00Z">
        <w:r>
          <w:rPr>
            <w:rFonts w:eastAsia="Times New Roman" w:cs="Times New Roman"/>
          </w:rPr>
          <w:delText>-725.</w:delText>
        </w:r>
      </w:del>
    </w:p>
    <w:p w14:paraId="3F16ED78" w14:textId="77777777" w:rsidR="00D350E7" w:rsidRDefault="003C1572">
      <w:pPr>
        <w:pStyle w:val="BodyText"/>
        <w:rPr>
          <w:ins w:id="3400" w:author="Stage 2" w:date="2019-09-04T20:28:00Z"/>
        </w:rPr>
      </w:pPr>
      <w:ins w:id="3401" w:author="Stage 2" w:date="2019-09-04T20:28:00Z">
        <w:r>
          <w:t xml:space="preserve">Databrary. (n.d.). </w:t>
        </w:r>
        <w:r>
          <w:rPr>
            <w:i/>
          </w:rPr>
          <w:t>The databrary project: A video data library for developmental science</w:t>
        </w:r>
        <w:r>
          <w:t xml:space="preserve">. Retrieved 2012, from </w:t>
        </w:r>
        <w:r>
          <w:fldChar w:fldCharType="begin"/>
        </w:r>
        <w:r>
          <w:instrText xml:space="preserve"> HYPERLINK "http://databrary.org" \h </w:instrText>
        </w:r>
        <w:r>
          <w:fldChar w:fldCharType="separate"/>
        </w:r>
        <w:r>
          <w:rPr>
            <w:rStyle w:val="Hyperlink"/>
          </w:rPr>
          <w:t>http://databrary.org</w:t>
        </w:r>
        <w:r>
          <w:rPr>
            <w:rStyle w:val="Hyperlink"/>
          </w:rPr>
          <w:fldChar w:fldCharType="end"/>
        </w:r>
      </w:ins>
    </w:p>
    <w:p w14:paraId="6039783C" w14:textId="6DA0D9C0" w:rsidR="00847E8C" w:rsidRDefault="003C1572">
      <w:pPr>
        <w:pStyle w:val="BodyText"/>
        <w:rPr>
          <w:rPrChange w:id="3402" w:author="Stage 2" w:date="2019-09-04T20:28:00Z">
            <w:rPr>
              <w:rFonts w:ascii="Times New Roman" w:eastAsia="Times New Roman" w:hAnsi="Times New Roman" w:cs="Times New Roman"/>
              <w:sz w:val="24"/>
              <w:szCs w:val="24"/>
            </w:rPr>
          </w:rPrChange>
        </w:rPr>
        <w:pPrChange w:id="3403" w:author="Stage 2" w:date="2019-09-04T20:28:00Z">
          <w:pPr>
            <w:pBdr>
              <w:top w:val="nil"/>
              <w:left w:val="nil"/>
              <w:bottom w:val="nil"/>
              <w:right w:val="nil"/>
              <w:between w:val="nil"/>
            </w:pBdr>
            <w:spacing w:line="480" w:lineRule="auto"/>
            <w:ind w:left="720" w:hanging="720"/>
          </w:pPr>
        </w:pPrChange>
      </w:pPr>
      <w:r>
        <w:rPr>
          <w:rPrChange w:id="3404" w:author="Stage 2" w:date="2019-09-04T20:28:00Z">
            <w:rPr>
              <w:rFonts w:ascii="Times New Roman" w:eastAsia="Times New Roman" w:hAnsi="Times New Roman" w:cs="Times New Roman"/>
              <w:sz w:val="24"/>
              <w:szCs w:val="24"/>
            </w:rPr>
          </w:rPrChange>
        </w:rPr>
        <w:t xml:space="preserve">Dunst, </w:t>
      </w:r>
      <w:r>
        <w:rPr>
          <w:rPrChange w:id="3405" w:author="Stage 2" w:date="2019-09-04T20:28:00Z">
            <w:rPr>
              <w:rFonts w:ascii="Times New Roman" w:eastAsia="Times New Roman" w:hAnsi="Times New Roman" w:cs="Times New Roman"/>
              <w:sz w:val="24"/>
              <w:szCs w:val="24"/>
            </w:rPr>
          </w:rPrChange>
        </w:rPr>
        <w:t xml:space="preserve">C., Gorman, E., &amp; Hamby, D. (2012). Preference for infant-directed speech in preverbal young children. </w:t>
      </w:r>
      <w:r>
        <w:rPr>
          <w:i/>
          <w:rPrChange w:id="3406" w:author="Stage 2" w:date="2019-09-04T20:28:00Z">
            <w:rPr>
              <w:rFonts w:ascii="Times New Roman" w:eastAsia="Times New Roman" w:hAnsi="Times New Roman" w:cs="Times New Roman"/>
              <w:i/>
              <w:sz w:val="24"/>
              <w:szCs w:val="24"/>
            </w:rPr>
          </w:rPrChange>
        </w:rPr>
        <w:t>Center for Early Literacy Learning</w:t>
      </w:r>
      <w:r>
        <w:rPr>
          <w:rPrChange w:id="3407" w:author="Stage 2" w:date="2019-09-04T20:28:00Z">
            <w:rPr>
              <w:rFonts w:ascii="Times New Roman" w:eastAsia="Times New Roman" w:hAnsi="Times New Roman" w:cs="Times New Roman"/>
              <w:sz w:val="24"/>
              <w:szCs w:val="24"/>
            </w:rPr>
          </w:rPrChange>
        </w:rPr>
        <w:t xml:space="preserve">, </w:t>
      </w:r>
      <w:r>
        <w:rPr>
          <w:i/>
          <w:rPrChange w:id="3408" w:author="Stage 2" w:date="2019-09-04T20:28:00Z">
            <w:rPr>
              <w:rFonts w:ascii="Times New Roman" w:eastAsia="Times New Roman" w:hAnsi="Times New Roman" w:cs="Times New Roman"/>
              <w:i/>
              <w:sz w:val="24"/>
              <w:szCs w:val="24"/>
            </w:rPr>
          </w:rPrChange>
        </w:rPr>
        <w:t>5</w:t>
      </w:r>
      <w:r>
        <w:rPr>
          <w:rPrChange w:id="3409" w:author="Stage 2" w:date="2019-09-04T20:28:00Z">
            <w:rPr>
              <w:rFonts w:ascii="Times New Roman" w:eastAsia="Times New Roman" w:hAnsi="Times New Roman" w:cs="Times New Roman"/>
              <w:sz w:val="24"/>
              <w:szCs w:val="24"/>
            </w:rPr>
          </w:rPrChange>
        </w:rPr>
        <w:t>(1), 1</w:t>
      </w:r>
      <w:ins w:id="3410" w:author="Stage 2" w:date="2019-09-04T20:28:00Z">
        <w:r>
          <w:t xml:space="preserve">–13. Retrieved from </w:t>
        </w:r>
        <w:r>
          <w:fldChar w:fldCharType="begin"/>
        </w:r>
        <w:r>
          <w:instrText xml:space="preserve"> HYPERLINK "http://www.earlyliteracylearning.org/cellreviews/cellreviews_v5_n1.pdf" \h </w:instrText>
        </w:r>
        <w:r>
          <w:fldChar w:fldCharType="separate"/>
        </w:r>
        <w:r>
          <w:rPr>
            <w:rStyle w:val="Hyperlink"/>
          </w:rPr>
          <w:t>http://www.earl</w:t>
        </w:r>
        <w:r>
          <w:rPr>
            <w:rStyle w:val="Hyperlink"/>
          </w:rPr>
          <w:t>yliteracylearning.org/cellreviews/cellreviews_v5_n1.pdf</w:t>
        </w:r>
        <w:r>
          <w:rPr>
            <w:rStyle w:val="Hyperlink"/>
          </w:rPr>
          <w:fldChar w:fldCharType="end"/>
        </w:r>
      </w:ins>
      <w:del w:id="3411" w:author="Stage 2" w:date="2019-09-04T20:28:00Z">
        <w:r>
          <w:rPr>
            <w:rFonts w:eastAsia="Times New Roman" w:cs="Times New Roman"/>
          </w:rPr>
          <w:delText>-13.</w:delText>
        </w:r>
      </w:del>
    </w:p>
    <w:p w14:paraId="17C66D2B" w14:textId="5FD4E38B" w:rsidR="00847E8C" w:rsidRDefault="003C1572">
      <w:pPr>
        <w:pStyle w:val="BodyText"/>
        <w:rPr>
          <w:rPrChange w:id="3412" w:author="Stage 2" w:date="2019-09-04T20:28:00Z">
            <w:rPr>
              <w:rFonts w:ascii="Times New Roman" w:eastAsia="Times New Roman" w:hAnsi="Times New Roman" w:cs="Times New Roman"/>
              <w:sz w:val="24"/>
              <w:szCs w:val="24"/>
            </w:rPr>
          </w:rPrChange>
        </w:rPr>
        <w:pPrChange w:id="3413" w:author="Stage 2" w:date="2019-09-04T20:28:00Z">
          <w:pPr>
            <w:pBdr>
              <w:top w:val="nil"/>
              <w:left w:val="nil"/>
              <w:bottom w:val="nil"/>
              <w:right w:val="nil"/>
              <w:between w:val="nil"/>
            </w:pBdr>
            <w:spacing w:line="480" w:lineRule="auto"/>
            <w:ind w:left="720" w:hanging="720"/>
          </w:pPr>
        </w:pPrChange>
      </w:pPr>
      <w:r>
        <w:rPr>
          <w:rPrChange w:id="3414" w:author="Stage 2" w:date="2019-09-04T20:28:00Z">
            <w:rPr>
              <w:rFonts w:ascii="Times New Roman" w:eastAsia="Times New Roman" w:hAnsi="Times New Roman" w:cs="Times New Roman"/>
              <w:sz w:val="24"/>
              <w:szCs w:val="24"/>
            </w:rPr>
          </w:rPrChange>
        </w:rPr>
        <w:t xml:space="preserve">Englund, K., &amp; Behne, D. (2006). Changes in infant directed speech in the first six months. </w:t>
      </w:r>
      <w:r>
        <w:rPr>
          <w:i/>
          <w:rPrChange w:id="3415" w:author="Stage 2" w:date="2019-09-04T20:28:00Z">
            <w:rPr>
              <w:rFonts w:ascii="Times New Roman" w:eastAsia="Times New Roman" w:hAnsi="Times New Roman" w:cs="Times New Roman"/>
              <w:i/>
              <w:sz w:val="24"/>
              <w:szCs w:val="24"/>
            </w:rPr>
          </w:rPrChange>
        </w:rPr>
        <w:t>Infant and Ch</w:t>
      </w:r>
      <w:r>
        <w:rPr>
          <w:i/>
          <w:rPrChange w:id="3416" w:author="Stage 2" w:date="2019-09-04T20:28:00Z">
            <w:rPr>
              <w:rFonts w:ascii="Times New Roman" w:eastAsia="Times New Roman" w:hAnsi="Times New Roman" w:cs="Times New Roman"/>
              <w:i/>
              <w:sz w:val="24"/>
              <w:szCs w:val="24"/>
            </w:rPr>
          </w:rPrChange>
        </w:rPr>
        <w:t>ild Development</w:t>
      </w:r>
      <w:ins w:id="3417" w:author="Stage 2" w:date="2019-09-04T20:28:00Z">
        <w:r>
          <w:rPr>
            <w:i/>
          </w:rPr>
          <w:t>: An International Journal of Research and Practice</w:t>
        </w:r>
      </w:ins>
      <w:r>
        <w:rPr>
          <w:rPrChange w:id="3418" w:author="Stage 2" w:date="2019-09-04T20:28:00Z">
            <w:rPr>
              <w:rFonts w:ascii="Times New Roman" w:eastAsia="Times New Roman" w:hAnsi="Times New Roman" w:cs="Times New Roman"/>
              <w:sz w:val="24"/>
              <w:szCs w:val="24"/>
            </w:rPr>
          </w:rPrChange>
        </w:rPr>
        <w:t xml:space="preserve">, </w:t>
      </w:r>
      <w:r>
        <w:rPr>
          <w:i/>
          <w:rPrChange w:id="3419" w:author="Stage 2" w:date="2019-09-04T20:28:00Z">
            <w:rPr>
              <w:rFonts w:ascii="Times New Roman" w:eastAsia="Times New Roman" w:hAnsi="Times New Roman" w:cs="Times New Roman"/>
              <w:i/>
              <w:sz w:val="24"/>
              <w:szCs w:val="24"/>
            </w:rPr>
          </w:rPrChange>
        </w:rPr>
        <w:t>15</w:t>
      </w:r>
      <w:r>
        <w:rPr>
          <w:rPrChange w:id="3420" w:author="Stage 2" w:date="2019-09-04T20:28:00Z">
            <w:rPr>
              <w:rFonts w:ascii="Times New Roman" w:eastAsia="Times New Roman" w:hAnsi="Times New Roman" w:cs="Times New Roman"/>
              <w:sz w:val="24"/>
              <w:szCs w:val="24"/>
            </w:rPr>
          </w:rPrChange>
        </w:rPr>
        <w:t>(2), 139</w:t>
      </w:r>
      <w:ins w:id="3421" w:author="Stage 2" w:date="2019-09-04T20:28:00Z">
        <w:r>
          <w:t>–</w:t>
        </w:r>
      </w:ins>
      <w:del w:id="3422" w:author="Stage 2" w:date="2019-09-04T20:28:00Z">
        <w:r>
          <w:rPr>
            <w:rFonts w:eastAsia="Times New Roman" w:cs="Times New Roman"/>
          </w:rPr>
          <w:delText>-</w:delText>
        </w:r>
      </w:del>
      <w:r>
        <w:rPr>
          <w:rPrChange w:id="3423" w:author="Stage 2" w:date="2019-09-04T20:28:00Z">
            <w:rPr>
              <w:rFonts w:ascii="Times New Roman" w:eastAsia="Times New Roman" w:hAnsi="Times New Roman" w:cs="Times New Roman"/>
              <w:sz w:val="24"/>
              <w:szCs w:val="24"/>
            </w:rPr>
          </w:rPrChange>
        </w:rPr>
        <w:t>160.</w:t>
      </w:r>
      <w:ins w:id="3424" w:author="Stage 2" w:date="2019-09-04T20:28:00Z">
        <w:r>
          <w:t xml:space="preserve"> doi:</w:t>
        </w:r>
        <w:r>
          <w:fldChar w:fldCharType="begin"/>
        </w:r>
        <w:r>
          <w:instrText xml:space="preserve"> HYPE</w:instrText>
        </w:r>
        <w:r>
          <w:instrText xml:space="preserve">RLINK "https://doi.org/10.1002/icd.445" \h </w:instrText>
        </w:r>
        <w:r>
          <w:fldChar w:fldCharType="separate"/>
        </w:r>
        <w:r>
          <w:rPr>
            <w:rStyle w:val="Hyperlink"/>
          </w:rPr>
          <w:t>10.1002/icd.445</w:t>
        </w:r>
        <w:r>
          <w:rPr>
            <w:rStyle w:val="Hyperlink"/>
          </w:rPr>
          <w:fldChar w:fldCharType="end"/>
        </w:r>
      </w:ins>
    </w:p>
    <w:p w14:paraId="3256B628" w14:textId="413CB3FF" w:rsidR="00847E8C" w:rsidRDefault="003C1572">
      <w:pPr>
        <w:pStyle w:val="BodyText"/>
        <w:rPr>
          <w:rPrChange w:id="3425" w:author="Stage 2" w:date="2019-09-04T20:28:00Z">
            <w:rPr>
              <w:rFonts w:ascii="Times New Roman" w:eastAsia="Times New Roman" w:hAnsi="Times New Roman" w:cs="Times New Roman"/>
              <w:sz w:val="24"/>
              <w:szCs w:val="24"/>
            </w:rPr>
          </w:rPrChange>
        </w:rPr>
        <w:pPrChange w:id="3426" w:author="Stage 2" w:date="2019-09-04T20:28:00Z">
          <w:pPr>
            <w:pBdr>
              <w:top w:val="nil"/>
              <w:left w:val="nil"/>
              <w:bottom w:val="nil"/>
              <w:right w:val="nil"/>
              <w:between w:val="nil"/>
            </w:pBdr>
            <w:spacing w:line="480" w:lineRule="auto"/>
            <w:ind w:left="720" w:hanging="720"/>
          </w:pPr>
        </w:pPrChange>
      </w:pPr>
      <w:r>
        <w:rPr>
          <w:rPrChange w:id="3427" w:author="Stage 2" w:date="2019-09-04T20:28:00Z">
            <w:rPr>
              <w:rFonts w:ascii="Times New Roman" w:eastAsia="Times New Roman" w:hAnsi="Times New Roman" w:cs="Times New Roman"/>
              <w:sz w:val="24"/>
              <w:szCs w:val="24"/>
            </w:rPr>
          </w:rPrChange>
        </w:rPr>
        <w:t>Farran, L. K</w:t>
      </w:r>
      <w:ins w:id="3428" w:author="Stage 2" w:date="2019-09-04T20:28:00Z">
        <w:r>
          <w:t>.,</w:t>
        </w:r>
      </w:ins>
      <w:del w:id="3429" w:author="Stage 2" w:date="2019-09-04T20:28:00Z">
        <w:r>
          <w:rPr>
            <w:rFonts w:eastAsia="Times New Roman" w:cs="Times New Roman"/>
          </w:rPr>
          <w:delText>. ,</w:delText>
        </w:r>
      </w:del>
      <w:r>
        <w:rPr>
          <w:rPrChange w:id="3430" w:author="Stage 2" w:date="2019-09-04T20:28:00Z">
            <w:rPr>
              <w:rFonts w:ascii="Times New Roman" w:eastAsia="Times New Roman" w:hAnsi="Times New Roman" w:cs="Times New Roman"/>
              <w:sz w:val="24"/>
              <w:szCs w:val="24"/>
            </w:rPr>
          </w:rPrChange>
        </w:rPr>
        <w:t xml:space="preserve"> Lee, C.-C., Yoo, H., &amp; Oller, D. K. (2016). Cross-cultural register differences in infant-directed speech: An initial study. </w:t>
      </w:r>
      <w:ins w:id="3431" w:author="Stage 2" w:date="2019-09-04T20:28:00Z">
        <w:r>
          <w:rPr>
            <w:i/>
          </w:rPr>
          <w:t>PloS One</w:t>
        </w:r>
        <w:r>
          <w:t xml:space="preserve">, </w:t>
        </w:r>
        <w:r>
          <w:rPr>
            <w:i/>
          </w:rPr>
          <w:t>11</w:t>
        </w:r>
        <w:r>
          <w:t>(3), e0151518. doi:</w:t>
        </w:r>
        <w:r>
          <w:fldChar w:fldCharType="begin"/>
        </w:r>
        <w:r>
          <w:instrText xml:space="preserve"> HYPERLINK "https://doi</w:instrText>
        </w:r>
        <w:r>
          <w:instrText xml:space="preserve">.org/10.1371/journal.pone.0151518" \h </w:instrText>
        </w:r>
        <w:r>
          <w:fldChar w:fldCharType="separate"/>
        </w:r>
        <w:r>
          <w:rPr>
            <w:rStyle w:val="Hyperlink"/>
          </w:rPr>
          <w:t>10.1371/journal.pone.0151518</w:t>
        </w:r>
        <w:r>
          <w:rPr>
            <w:rStyle w:val="Hyperlink"/>
          </w:rPr>
          <w:fldChar w:fldCharType="end"/>
        </w:r>
      </w:ins>
      <w:del w:id="3432" w:author="Stage 2" w:date="2019-09-04T20:28:00Z">
        <w:r>
          <w:rPr>
            <w:rFonts w:eastAsia="Times New Roman" w:cs="Times New Roman"/>
            <w:i/>
          </w:rPr>
          <w:delText>PLoS ONE,</w:delText>
        </w:r>
        <w:r>
          <w:rPr>
            <w:rFonts w:eastAsia="Times New Roman" w:cs="Times New Roman"/>
          </w:rPr>
          <w:delText xml:space="preserve"> </w:delText>
        </w:r>
        <w:r>
          <w:rPr>
            <w:rFonts w:eastAsia="Times New Roman" w:cs="Times New Roman"/>
            <w:i/>
          </w:rPr>
          <w:delText>11</w:delText>
        </w:r>
        <w:r>
          <w:rPr>
            <w:rFonts w:eastAsia="Times New Roman" w:cs="Times New Roman"/>
          </w:rPr>
          <w:delText xml:space="preserve">(3): e0151518. </w:delText>
        </w:r>
      </w:del>
    </w:p>
    <w:p w14:paraId="4396E476" w14:textId="50D20531" w:rsidR="00847E8C" w:rsidRDefault="003C1572">
      <w:pPr>
        <w:pStyle w:val="BodyText"/>
        <w:rPr>
          <w:rPrChange w:id="3433" w:author="Stage 2" w:date="2019-09-04T20:28:00Z">
            <w:rPr>
              <w:rFonts w:ascii="Times New Roman" w:eastAsia="Times New Roman" w:hAnsi="Times New Roman" w:cs="Times New Roman"/>
              <w:sz w:val="24"/>
              <w:szCs w:val="24"/>
            </w:rPr>
          </w:rPrChange>
        </w:rPr>
        <w:pPrChange w:id="3434" w:author="Stage 2" w:date="2019-09-04T20:28:00Z">
          <w:pPr>
            <w:pBdr>
              <w:top w:val="nil"/>
              <w:left w:val="nil"/>
              <w:bottom w:val="nil"/>
              <w:right w:val="nil"/>
              <w:between w:val="nil"/>
            </w:pBdr>
            <w:spacing w:line="480" w:lineRule="auto"/>
            <w:ind w:left="720" w:hanging="720"/>
          </w:pPr>
        </w:pPrChange>
      </w:pPr>
      <w:r>
        <w:rPr>
          <w:rPrChange w:id="3435" w:author="Stage 2" w:date="2019-09-04T20:28:00Z">
            <w:rPr>
              <w:rFonts w:ascii="Times New Roman" w:eastAsia="Times New Roman" w:hAnsi="Times New Roman" w:cs="Times New Roman"/>
              <w:sz w:val="24"/>
              <w:szCs w:val="24"/>
            </w:rPr>
          </w:rPrChange>
        </w:rPr>
        <w:t>Fernald, A. (1985). Four-month-old infants prefer to l</w:t>
      </w:r>
      <w:r>
        <w:rPr>
          <w:rPrChange w:id="3436" w:author="Stage 2" w:date="2019-09-04T20:28:00Z">
            <w:rPr>
              <w:rFonts w:ascii="Times New Roman" w:eastAsia="Times New Roman" w:hAnsi="Times New Roman" w:cs="Times New Roman"/>
              <w:sz w:val="24"/>
              <w:szCs w:val="24"/>
            </w:rPr>
          </w:rPrChange>
        </w:rPr>
        <w:t xml:space="preserve">isten to motherese. </w:t>
      </w:r>
      <w:r>
        <w:rPr>
          <w:i/>
          <w:rPrChange w:id="3437" w:author="Stage 2" w:date="2019-09-04T20:28:00Z">
            <w:rPr>
              <w:rFonts w:ascii="Times New Roman" w:eastAsia="Times New Roman" w:hAnsi="Times New Roman" w:cs="Times New Roman"/>
              <w:i/>
              <w:sz w:val="24"/>
              <w:szCs w:val="24"/>
            </w:rPr>
          </w:rPrChange>
        </w:rPr>
        <w:t>Infant Behavior and Development</w:t>
      </w:r>
      <w:r>
        <w:rPr>
          <w:rPrChange w:id="3438" w:author="Stage 2" w:date="2019-09-04T20:28:00Z">
            <w:rPr>
              <w:rFonts w:ascii="Times New Roman" w:eastAsia="Times New Roman" w:hAnsi="Times New Roman" w:cs="Times New Roman"/>
              <w:sz w:val="24"/>
              <w:szCs w:val="24"/>
            </w:rPr>
          </w:rPrChange>
        </w:rPr>
        <w:t xml:space="preserve">, </w:t>
      </w:r>
      <w:r>
        <w:rPr>
          <w:i/>
          <w:rPrChange w:id="3439" w:author="Stage 2" w:date="2019-09-04T20:28:00Z">
            <w:rPr>
              <w:rFonts w:ascii="Times New Roman" w:eastAsia="Times New Roman" w:hAnsi="Times New Roman" w:cs="Times New Roman"/>
              <w:i/>
              <w:sz w:val="24"/>
              <w:szCs w:val="24"/>
            </w:rPr>
          </w:rPrChange>
        </w:rPr>
        <w:t>8</w:t>
      </w:r>
      <w:r>
        <w:rPr>
          <w:rPrChange w:id="3440" w:author="Stage 2" w:date="2019-09-04T20:28:00Z">
            <w:rPr>
              <w:rFonts w:ascii="Times New Roman" w:eastAsia="Times New Roman" w:hAnsi="Times New Roman" w:cs="Times New Roman"/>
              <w:sz w:val="24"/>
              <w:szCs w:val="24"/>
            </w:rPr>
          </w:rPrChange>
        </w:rPr>
        <w:t>(2), 181</w:t>
      </w:r>
      <w:ins w:id="3441" w:author="Stage 2" w:date="2019-09-04T20:28:00Z">
        <w:r>
          <w:t>–195. doi:</w:t>
        </w:r>
        <w:r>
          <w:fldChar w:fldCharType="begin"/>
        </w:r>
        <w:r>
          <w:instrText xml:space="preserve"> HYPERLINK "https://doi.org/10.1016/S0163-6383(85)80005-9" \</w:instrText>
        </w:r>
        <w:r>
          <w:instrText xml:space="preserve">h </w:instrText>
        </w:r>
        <w:r>
          <w:fldChar w:fldCharType="separate"/>
        </w:r>
        <w:r>
          <w:rPr>
            <w:rStyle w:val="Hyperlink"/>
          </w:rPr>
          <w:t>10.1016/S0163-6383(85)80005-9</w:t>
        </w:r>
        <w:r>
          <w:rPr>
            <w:rStyle w:val="Hyperlink"/>
          </w:rPr>
          <w:fldChar w:fldCharType="end"/>
        </w:r>
      </w:ins>
      <w:del w:id="3442" w:author="Stage 2" w:date="2019-09-04T20:28:00Z">
        <w:r>
          <w:rPr>
            <w:rFonts w:eastAsia="Times New Roman" w:cs="Times New Roman"/>
          </w:rPr>
          <w:delText>-195</w:delText>
        </w:r>
      </w:del>
    </w:p>
    <w:p w14:paraId="0EC76B19" w14:textId="6E3E4943" w:rsidR="00847E8C" w:rsidRDefault="003C1572">
      <w:pPr>
        <w:pStyle w:val="BodyText"/>
        <w:rPr>
          <w:rPrChange w:id="3443" w:author="Stage 2" w:date="2019-09-04T20:28:00Z">
            <w:rPr>
              <w:rFonts w:ascii="Times New Roman" w:eastAsia="Times New Roman" w:hAnsi="Times New Roman" w:cs="Times New Roman"/>
              <w:sz w:val="24"/>
              <w:szCs w:val="24"/>
            </w:rPr>
          </w:rPrChange>
        </w:rPr>
        <w:pPrChange w:id="3444" w:author="Stage 2" w:date="2019-09-04T20:28:00Z">
          <w:pPr>
            <w:pBdr>
              <w:top w:val="nil"/>
              <w:left w:val="nil"/>
              <w:bottom w:val="nil"/>
              <w:right w:val="nil"/>
              <w:between w:val="nil"/>
            </w:pBdr>
            <w:spacing w:line="480" w:lineRule="auto"/>
            <w:ind w:left="720" w:hanging="720"/>
          </w:pPr>
        </w:pPrChange>
      </w:pPr>
      <w:r>
        <w:rPr>
          <w:rPrChange w:id="3445" w:author="Stage 2" w:date="2019-09-04T20:28:00Z">
            <w:rPr>
              <w:rFonts w:ascii="Times New Roman" w:eastAsia="Times New Roman" w:hAnsi="Times New Roman" w:cs="Times New Roman"/>
              <w:sz w:val="24"/>
              <w:szCs w:val="24"/>
            </w:rPr>
          </w:rPrChange>
        </w:rPr>
        <w:t xml:space="preserve">Fernald, A. (1989). Intonation and communicative intent in </w:t>
      </w:r>
      <w:ins w:id="3446" w:author="Stage 2" w:date="2019-09-04T20:28:00Z">
        <w:r>
          <w:t>mothers’</w:t>
        </w:r>
      </w:ins>
      <w:del w:id="3447" w:author="Stage 2" w:date="2019-09-04T20:28:00Z">
        <w:r>
          <w:rPr>
            <w:rFonts w:eastAsia="Times New Roman" w:cs="Times New Roman"/>
          </w:rPr>
          <w:delText>mothers'</w:delText>
        </w:r>
      </w:del>
      <w:r>
        <w:rPr>
          <w:rPrChange w:id="3448" w:author="Stage 2" w:date="2019-09-04T20:28:00Z">
            <w:rPr>
              <w:rFonts w:ascii="Times New Roman" w:eastAsia="Times New Roman" w:hAnsi="Times New Roman" w:cs="Times New Roman"/>
              <w:sz w:val="24"/>
              <w:szCs w:val="24"/>
            </w:rPr>
          </w:rPrChange>
        </w:rPr>
        <w:t xml:space="preserve"> speech to infants: Is the melody the message</w:t>
      </w:r>
      <w:ins w:id="3449" w:author="Stage 2" w:date="2019-09-04T20:28:00Z">
        <w:r>
          <w:t>?</w:t>
        </w:r>
      </w:ins>
      <w:del w:id="3450" w:author="Stage 2" w:date="2019-09-04T20:28:00Z">
        <w:r>
          <w:rPr>
            <w:rFonts w:eastAsia="Times New Roman" w:cs="Times New Roman"/>
          </w:rPr>
          <w:delText>?.</w:delText>
        </w:r>
      </w:del>
      <w:r>
        <w:rPr>
          <w:rPrChange w:id="3451" w:author="Stage 2" w:date="2019-09-04T20:28:00Z">
            <w:rPr>
              <w:rFonts w:ascii="Times New Roman" w:eastAsia="Times New Roman" w:hAnsi="Times New Roman" w:cs="Times New Roman"/>
              <w:sz w:val="24"/>
              <w:szCs w:val="24"/>
            </w:rPr>
          </w:rPrChange>
        </w:rPr>
        <w:t xml:space="preserve"> </w:t>
      </w:r>
      <w:r>
        <w:rPr>
          <w:i/>
          <w:rPrChange w:id="3452" w:author="Stage 2" w:date="2019-09-04T20:28:00Z">
            <w:rPr>
              <w:rFonts w:ascii="Times New Roman" w:eastAsia="Times New Roman" w:hAnsi="Times New Roman" w:cs="Times New Roman"/>
              <w:i/>
              <w:sz w:val="24"/>
              <w:szCs w:val="24"/>
            </w:rPr>
          </w:rPrChange>
        </w:rPr>
        <w:t>Child Development</w:t>
      </w:r>
      <w:r>
        <w:rPr>
          <w:rPrChange w:id="3453" w:author="Stage 2" w:date="2019-09-04T20:28:00Z">
            <w:rPr>
              <w:rFonts w:ascii="Times New Roman" w:eastAsia="Times New Roman" w:hAnsi="Times New Roman" w:cs="Times New Roman"/>
              <w:sz w:val="24"/>
              <w:szCs w:val="24"/>
            </w:rPr>
          </w:rPrChange>
        </w:rPr>
        <w:t xml:space="preserve">, </w:t>
      </w:r>
      <w:r>
        <w:rPr>
          <w:i/>
          <w:rPrChange w:id="3454" w:author="Stage 2" w:date="2019-09-04T20:28:00Z">
            <w:rPr>
              <w:rFonts w:ascii="Times New Roman" w:eastAsia="Times New Roman" w:hAnsi="Times New Roman" w:cs="Times New Roman"/>
              <w:i/>
              <w:sz w:val="24"/>
              <w:szCs w:val="24"/>
            </w:rPr>
          </w:rPrChange>
        </w:rPr>
        <w:t>60</w:t>
      </w:r>
      <w:r>
        <w:rPr>
          <w:rPrChange w:id="3455" w:author="Stage 2" w:date="2019-09-04T20:28:00Z">
            <w:rPr>
              <w:rFonts w:ascii="Times New Roman" w:eastAsia="Times New Roman" w:hAnsi="Times New Roman" w:cs="Times New Roman"/>
              <w:sz w:val="24"/>
              <w:szCs w:val="24"/>
            </w:rPr>
          </w:rPrChange>
        </w:rPr>
        <w:t>(6), 1497</w:t>
      </w:r>
      <w:ins w:id="3456" w:author="Stage 2" w:date="2019-09-04T20:28:00Z">
        <w:r>
          <w:t>–</w:t>
        </w:r>
      </w:ins>
      <w:del w:id="3457" w:author="Stage 2" w:date="2019-09-04T20:28:00Z">
        <w:r>
          <w:rPr>
            <w:rFonts w:eastAsia="Times New Roman" w:cs="Times New Roman"/>
          </w:rPr>
          <w:delText>-</w:delText>
        </w:r>
      </w:del>
      <w:r>
        <w:rPr>
          <w:rPrChange w:id="3458" w:author="Stage 2" w:date="2019-09-04T20:28:00Z">
            <w:rPr>
              <w:rFonts w:ascii="Times New Roman" w:eastAsia="Times New Roman" w:hAnsi="Times New Roman" w:cs="Times New Roman"/>
              <w:sz w:val="24"/>
              <w:szCs w:val="24"/>
            </w:rPr>
          </w:rPrChange>
        </w:rPr>
        <w:t>1510.</w:t>
      </w:r>
      <w:ins w:id="3459" w:author="Stage 2" w:date="2019-09-04T20:28:00Z">
        <w:r>
          <w:t xml:space="preserve"> doi:</w:t>
        </w:r>
        <w:r>
          <w:fldChar w:fldCharType="begin"/>
        </w:r>
        <w:r>
          <w:instrText xml:space="preserve"> HYPERLINK "https://doi.org/10.2307/1130938" \h </w:instrText>
        </w:r>
        <w:r>
          <w:fldChar w:fldCharType="separate"/>
        </w:r>
        <w:r>
          <w:rPr>
            <w:rStyle w:val="Hyperlink"/>
          </w:rPr>
          <w:t>10.2307/1130938</w:t>
        </w:r>
        <w:r>
          <w:rPr>
            <w:rStyle w:val="Hyperlink"/>
          </w:rPr>
          <w:fldChar w:fldCharType="end"/>
        </w:r>
      </w:ins>
    </w:p>
    <w:p w14:paraId="13644499" w14:textId="1396CEAD" w:rsidR="00847E8C" w:rsidRDefault="003C1572">
      <w:pPr>
        <w:pStyle w:val="BodyText"/>
        <w:rPr>
          <w:rFonts w:eastAsia="Times New Roman" w:cs="Times New Roman"/>
        </w:rPr>
        <w:pPrChange w:id="3460" w:author="Stage 2" w:date="2019-09-04T20:28:00Z">
          <w:pPr>
            <w:pBdr>
              <w:top w:val="nil"/>
              <w:left w:val="nil"/>
              <w:bottom w:val="nil"/>
              <w:right w:val="nil"/>
              <w:between w:val="nil"/>
            </w:pBdr>
            <w:spacing w:line="480" w:lineRule="auto"/>
            <w:ind w:left="720" w:hanging="720"/>
          </w:pPr>
        </w:pPrChange>
      </w:pPr>
      <w:r>
        <w:rPr>
          <w:rPrChange w:id="3461" w:author="Stage 2" w:date="2019-09-04T20:28:00Z">
            <w:rPr>
              <w:rFonts w:ascii="Times New Roman" w:eastAsia="Times New Roman" w:hAnsi="Times New Roman" w:cs="Times New Roman"/>
              <w:sz w:val="24"/>
              <w:szCs w:val="24"/>
            </w:rPr>
          </w:rPrChange>
        </w:rPr>
        <w:t>Fernald, A., &amp; McRoberts, G.</w:t>
      </w:r>
      <w:ins w:id="3462" w:author="Stage 2" w:date="2019-09-04T20:28:00Z">
        <w:r>
          <w:t xml:space="preserve"> W.</w:t>
        </w:r>
      </w:ins>
      <w:r>
        <w:rPr>
          <w:rPrChange w:id="3463" w:author="Stage 2" w:date="2019-09-04T20:28:00Z">
            <w:rPr>
              <w:rFonts w:ascii="Times New Roman" w:eastAsia="Times New Roman" w:hAnsi="Times New Roman" w:cs="Times New Roman"/>
              <w:sz w:val="24"/>
              <w:szCs w:val="24"/>
            </w:rPr>
          </w:rPrChange>
        </w:rPr>
        <w:t xml:space="preserve"> (1996). Prosodic bootstrapping: A critical analysis of the argument and the</w:t>
      </w:r>
      <w:r>
        <w:rPr>
          <w:rPrChange w:id="3464" w:author="Stage 2" w:date="2019-09-04T20:28:00Z">
            <w:rPr>
              <w:rFonts w:ascii="Times New Roman" w:eastAsia="Times New Roman" w:hAnsi="Times New Roman" w:cs="Times New Roman"/>
              <w:sz w:val="24"/>
              <w:szCs w:val="24"/>
            </w:rPr>
          </w:rPrChange>
        </w:rPr>
        <w:t xml:space="preserve"> evidence. In J. L. Morgan &amp; K. Demuth (Eds</w:t>
      </w:r>
      <w:ins w:id="3465" w:author="Stage 2" w:date="2019-09-04T20:28:00Z">
        <w:r>
          <w:t>.),</w:t>
        </w:r>
      </w:ins>
      <w:del w:id="3466" w:author="Stage 2" w:date="2019-09-04T20:28:00Z">
        <w:r>
          <w:rPr>
            <w:rFonts w:eastAsia="Times New Roman" w:cs="Times New Roman"/>
          </w:rPr>
          <w:delText>.).</w:delText>
        </w:r>
      </w:del>
      <w:r>
        <w:rPr>
          <w:rPrChange w:id="3467" w:author="Stage 2" w:date="2019-09-04T20:28:00Z">
            <w:rPr>
              <w:rFonts w:ascii="Times New Roman" w:eastAsia="Times New Roman" w:hAnsi="Times New Roman" w:cs="Times New Roman"/>
              <w:sz w:val="24"/>
              <w:szCs w:val="24"/>
            </w:rPr>
          </w:rPrChange>
        </w:rPr>
        <w:t xml:space="preserve"> </w:t>
      </w:r>
      <w:r>
        <w:rPr>
          <w:i/>
          <w:rPrChange w:id="3468" w:author="Stage 2" w:date="2019-09-04T20:28:00Z">
            <w:rPr>
              <w:rFonts w:ascii="Times New Roman" w:eastAsia="Times New Roman" w:hAnsi="Times New Roman" w:cs="Times New Roman"/>
              <w:i/>
              <w:sz w:val="24"/>
              <w:szCs w:val="24"/>
            </w:rPr>
          </w:rPrChange>
        </w:rPr>
        <w:t xml:space="preserve">Signal to </w:t>
      </w:r>
      <w:ins w:id="3469" w:author="Stage 2" w:date="2019-09-04T20:28:00Z">
        <w:r>
          <w:rPr>
            <w:i/>
          </w:rPr>
          <w:t>syntax</w:t>
        </w:r>
      </w:ins>
      <w:del w:id="3470" w:author="Stage 2" w:date="2019-09-04T20:28:00Z">
        <w:r>
          <w:rPr>
            <w:rFonts w:eastAsia="Times New Roman" w:cs="Times New Roman"/>
            <w:i/>
          </w:rPr>
          <w:delText>Syntax</w:delText>
        </w:r>
      </w:del>
      <w:r>
        <w:rPr>
          <w:i/>
          <w:rPrChange w:id="3471" w:author="Stage 2" w:date="2019-09-04T20:28:00Z">
            <w:rPr>
              <w:rFonts w:ascii="Times New Roman" w:eastAsia="Times New Roman" w:hAnsi="Times New Roman" w:cs="Times New Roman"/>
              <w:i/>
              <w:sz w:val="24"/>
              <w:szCs w:val="24"/>
            </w:rPr>
          </w:rPrChange>
        </w:rPr>
        <w:t xml:space="preserve">: Bootstrapping from </w:t>
      </w:r>
      <w:ins w:id="3472" w:author="Stage 2" w:date="2019-09-04T20:28:00Z">
        <w:r>
          <w:rPr>
            <w:i/>
          </w:rPr>
          <w:t>speech</w:t>
        </w:r>
      </w:ins>
      <w:del w:id="3473" w:author="Stage 2" w:date="2019-09-04T20:28:00Z">
        <w:r>
          <w:rPr>
            <w:rFonts w:eastAsia="Times New Roman" w:cs="Times New Roman"/>
            <w:i/>
          </w:rPr>
          <w:delText>Speech</w:delText>
        </w:r>
      </w:del>
      <w:r>
        <w:rPr>
          <w:i/>
          <w:rPrChange w:id="3474" w:author="Stage 2" w:date="2019-09-04T20:28:00Z">
            <w:rPr>
              <w:rFonts w:ascii="Times New Roman" w:eastAsia="Times New Roman" w:hAnsi="Times New Roman" w:cs="Times New Roman"/>
              <w:i/>
              <w:sz w:val="24"/>
              <w:szCs w:val="24"/>
            </w:rPr>
          </w:rPrChange>
        </w:rPr>
        <w:t xml:space="preserve"> to </w:t>
      </w:r>
      <w:ins w:id="3475" w:author="Stage 2" w:date="2019-09-04T20:28:00Z">
        <w:r>
          <w:rPr>
            <w:i/>
          </w:rPr>
          <w:t>grammar</w:t>
        </w:r>
      </w:ins>
      <w:del w:id="3476" w:author="Stage 2" w:date="2019-09-04T20:28:00Z">
        <w:r>
          <w:rPr>
            <w:rFonts w:eastAsia="Times New Roman" w:cs="Times New Roman"/>
            <w:i/>
          </w:rPr>
          <w:delText>Grammar</w:delText>
        </w:r>
      </w:del>
      <w:r>
        <w:rPr>
          <w:i/>
          <w:rPrChange w:id="3477" w:author="Stage 2" w:date="2019-09-04T20:28:00Z">
            <w:rPr>
              <w:rFonts w:ascii="Times New Roman" w:eastAsia="Times New Roman" w:hAnsi="Times New Roman" w:cs="Times New Roman"/>
              <w:i/>
              <w:sz w:val="24"/>
              <w:szCs w:val="24"/>
            </w:rPr>
          </w:rPrChange>
        </w:rPr>
        <w:t xml:space="preserve"> in </w:t>
      </w:r>
      <w:ins w:id="3478" w:author="Stage 2" w:date="2019-09-04T20:28:00Z">
        <w:r>
          <w:rPr>
            <w:i/>
          </w:rPr>
          <w:t>early acquisition</w:t>
        </w:r>
        <w:r>
          <w:t xml:space="preserve"> (</w:t>
        </w:r>
      </w:ins>
      <w:del w:id="3479" w:author="Stage 2" w:date="2019-09-04T20:28:00Z">
        <w:r>
          <w:rPr>
            <w:rFonts w:eastAsia="Times New Roman" w:cs="Times New Roman"/>
            <w:i/>
          </w:rPr>
          <w:delText>Early Acquisition</w:delText>
        </w:r>
        <w:r>
          <w:rPr>
            <w:rFonts w:eastAsia="Times New Roman" w:cs="Times New Roman"/>
          </w:rPr>
          <w:delText xml:space="preserve">. New York and London: Psychology Press: </w:delText>
        </w:r>
      </w:del>
      <w:r>
        <w:rPr>
          <w:rPrChange w:id="3480" w:author="Stage 2" w:date="2019-09-04T20:28:00Z">
            <w:rPr>
              <w:rFonts w:ascii="Times New Roman" w:eastAsia="Times New Roman" w:hAnsi="Times New Roman" w:cs="Times New Roman"/>
              <w:sz w:val="24"/>
              <w:szCs w:val="24"/>
            </w:rPr>
          </w:rPrChange>
        </w:rPr>
        <w:t>pp</w:t>
      </w:r>
      <w:ins w:id="3481" w:author="Stage 2" w:date="2019-09-04T20:28:00Z">
        <w:r>
          <w:t>.</w:t>
        </w:r>
      </w:ins>
      <w:r>
        <w:rPr>
          <w:rPrChange w:id="3482" w:author="Stage 2" w:date="2019-09-04T20:28:00Z">
            <w:rPr>
              <w:rFonts w:ascii="Times New Roman" w:eastAsia="Times New Roman" w:hAnsi="Times New Roman" w:cs="Times New Roman"/>
              <w:sz w:val="24"/>
              <w:szCs w:val="24"/>
            </w:rPr>
          </w:rPrChange>
        </w:rPr>
        <w:t xml:space="preserve"> 365</w:t>
      </w:r>
      <w:ins w:id="3483" w:author="Stage 2" w:date="2019-09-04T20:28:00Z">
        <w:r>
          <w:t>–</w:t>
        </w:r>
      </w:ins>
      <w:del w:id="3484" w:author="Stage 2" w:date="2019-09-04T20:28:00Z">
        <w:r>
          <w:rPr>
            <w:rFonts w:eastAsia="Times New Roman" w:cs="Times New Roman"/>
          </w:rPr>
          <w:delText>-</w:delText>
        </w:r>
      </w:del>
      <w:r>
        <w:rPr>
          <w:rPrChange w:id="3485" w:author="Stage 2" w:date="2019-09-04T20:28:00Z">
            <w:rPr>
              <w:rFonts w:ascii="Times New Roman" w:eastAsia="Times New Roman" w:hAnsi="Times New Roman" w:cs="Times New Roman"/>
              <w:sz w:val="24"/>
              <w:szCs w:val="24"/>
            </w:rPr>
          </w:rPrChange>
        </w:rPr>
        <w:t>388</w:t>
      </w:r>
      <w:ins w:id="3486" w:author="Stage 2" w:date="2019-09-04T20:28:00Z">
        <w:r>
          <w:t xml:space="preserve">). Mahwah, NJ: </w:t>
        </w:r>
        <w:r>
          <w:t>Lawrence Erlbaum Associates</w:t>
        </w:r>
      </w:ins>
      <w:r>
        <w:rPr>
          <w:rPrChange w:id="3487" w:author="Stage 2" w:date="2019-09-04T20:28:00Z">
            <w:rPr>
              <w:rFonts w:ascii="Times New Roman" w:eastAsia="Times New Roman" w:hAnsi="Times New Roman" w:cs="Times New Roman"/>
              <w:sz w:val="24"/>
              <w:szCs w:val="24"/>
            </w:rPr>
          </w:rPrChange>
        </w:rPr>
        <w:t>.</w:t>
      </w:r>
    </w:p>
    <w:p w14:paraId="08A86300" w14:textId="47C76264" w:rsidR="00847E8C" w:rsidRDefault="003C1572">
      <w:pPr>
        <w:pStyle w:val="BodyText"/>
        <w:rPr>
          <w:rPrChange w:id="3488" w:author="Stage 2" w:date="2019-09-04T20:28:00Z">
            <w:rPr>
              <w:rFonts w:ascii="Times New Roman" w:eastAsia="Times New Roman" w:hAnsi="Times New Roman" w:cs="Times New Roman"/>
              <w:sz w:val="24"/>
              <w:szCs w:val="24"/>
              <w:highlight w:val="white"/>
            </w:rPr>
          </w:rPrChange>
        </w:rPr>
        <w:pPrChange w:id="3489" w:author="Stage 2" w:date="2019-09-04T20:28:00Z">
          <w:pPr>
            <w:pBdr>
              <w:top w:val="nil"/>
              <w:left w:val="nil"/>
              <w:bottom w:val="nil"/>
              <w:right w:val="nil"/>
              <w:between w:val="nil"/>
            </w:pBdr>
            <w:spacing w:line="480" w:lineRule="auto"/>
            <w:ind w:left="720" w:hanging="720"/>
          </w:pPr>
        </w:pPrChange>
      </w:pPr>
      <w:r>
        <w:rPr>
          <w:rPrChange w:id="3490" w:author="Stage 2" w:date="2019-09-04T20:28:00Z">
            <w:rPr>
              <w:rFonts w:ascii="Times New Roman" w:eastAsia="Times New Roman" w:hAnsi="Times New Roman" w:cs="Times New Roman"/>
              <w:sz w:val="24"/>
              <w:szCs w:val="24"/>
              <w:highlight w:val="white"/>
            </w:rPr>
          </w:rPrChange>
        </w:rPr>
        <w:t xml:space="preserve">Fernald, A., Taeschner, T., Dunn, J., Papousek, M., </w:t>
      </w:r>
      <w:del w:id="3491" w:author="Stage 2" w:date="2019-09-04T20:28:00Z">
        <w:r>
          <w:rPr>
            <w:rFonts w:eastAsia="Times New Roman" w:cs="Times New Roman"/>
            <w:highlight w:val="white"/>
          </w:rPr>
          <w:delText xml:space="preserve">de </w:delText>
        </w:r>
      </w:del>
      <w:r>
        <w:rPr>
          <w:rPrChange w:id="3492" w:author="Stage 2" w:date="2019-09-04T20:28:00Z">
            <w:rPr>
              <w:rFonts w:ascii="Times New Roman" w:eastAsia="Times New Roman" w:hAnsi="Times New Roman" w:cs="Times New Roman"/>
              <w:sz w:val="24"/>
              <w:szCs w:val="24"/>
              <w:highlight w:val="white"/>
            </w:rPr>
          </w:rPrChange>
        </w:rPr>
        <w:t>Boysson-Bardies, B</w:t>
      </w:r>
      <w:ins w:id="3493" w:author="Stage 2" w:date="2019-09-04T20:28:00Z">
        <w:r>
          <w:t>. de,</w:t>
        </w:r>
      </w:ins>
      <w:del w:id="3494" w:author="Stage 2" w:date="2019-09-04T20:28:00Z">
        <w:r>
          <w:rPr>
            <w:rFonts w:eastAsia="Times New Roman" w:cs="Times New Roman"/>
            <w:highlight w:val="white"/>
          </w:rPr>
          <w:delText>.,</w:delText>
        </w:r>
      </w:del>
      <w:r>
        <w:rPr>
          <w:rPrChange w:id="3495" w:author="Stage 2" w:date="2019-09-04T20:28:00Z">
            <w:rPr>
              <w:rFonts w:ascii="Times New Roman" w:eastAsia="Times New Roman" w:hAnsi="Times New Roman" w:cs="Times New Roman"/>
              <w:sz w:val="24"/>
              <w:szCs w:val="24"/>
              <w:highlight w:val="white"/>
            </w:rPr>
          </w:rPrChange>
        </w:rPr>
        <w:t xml:space="preserve"> &amp; Fukui, I. (1989). A cross-language study of prosodic modifications in </w:t>
      </w:r>
      <w:ins w:id="3496" w:author="Stage 2" w:date="2019-09-04T20:28:00Z">
        <w:r>
          <w:t>mothers’</w:t>
        </w:r>
      </w:ins>
      <w:del w:id="3497" w:author="Stage 2" w:date="2019-09-04T20:28:00Z">
        <w:r>
          <w:rPr>
            <w:rFonts w:eastAsia="Times New Roman" w:cs="Times New Roman"/>
            <w:highlight w:val="white"/>
          </w:rPr>
          <w:delText>mothers'</w:delText>
        </w:r>
      </w:del>
      <w:r>
        <w:rPr>
          <w:rPrChange w:id="3498" w:author="Stage 2" w:date="2019-09-04T20:28:00Z">
            <w:rPr>
              <w:rFonts w:ascii="Times New Roman" w:eastAsia="Times New Roman" w:hAnsi="Times New Roman" w:cs="Times New Roman"/>
              <w:sz w:val="24"/>
              <w:szCs w:val="24"/>
              <w:highlight w:val="white"/>
            </w:rPr>
          </w:rPrChange>
        </w:rPr>
        <w:t xml:space="preserve"> and </w:t>
      </w:r>
      <w:ins w:id="3499" w:author="Stage 2" w:date="2019-09-04T20:28:00Z">
        <w:r>
          <w:t>fathers’</w:t>
        </w:r>
      </w:ins>
      <w:del w:id="3500" w:author="Stage 2" w:date="2019-09-04T20:28:00Z">
        <w:r>
          <w:rPr>
            <w:rFonts w:eastAsia="Times New Roman" w:cs="Times New Roman"/>
            <w:highlight w:val="white"/>
          </w:rPr>
          <w:delText>fathers'</w:delText>
        </w:r>
      </w:del>
      <w:r>
        <w:rPr>
          <w:rPrChange w:id="3501" w:author="Stage 2" w:date="2019-09-04T20:28:00Z">
            <w:rPr>
              <w:rFonts w:ascii="Times New Roman" w:eastAsia="Times New Roman" w:hAnsi="Times New Roman" w:cs="Times New Roman"/>
              <w:sz w:val="24"/>
              <w:szCs w:val="24"/>
              <w:highlight w:val="white"/>
            </w:rPr>
          </w:rPrChange>
        </w:rPr>
        <w:t xml:space="preserve"> speech to preverbal infants. </w:t>
      </w:r>
      <w:r>
        <w:rPr>
          <w:i/>
          <w:rPrChange w:id="3502" w:author="Stage 2" w:date="2019-09-04T20:28:00Z">
            <w:rPr>
              <w:rFonts w:ascii="Times New Roman" w:eastAsia="Times New Roman" w:hAnsi="Times New Roman" w:cs="Times New Roman"/>
              <w:i/>
              <w:sz w:val="24"/>
              <w:szCs w:val="24"/>
              <w:highlight w:val="white"/>
            </w:rPr>
          </w:rPrChange>
        </w:rPr>
        <w:t>Journal of Child Language</w:t>
      </w:r>
      <w:r>
        <w:rPr>
          <w:rPrChange w:id="3503" w:author="Stage 2" w:date="2019-09-04T20:28:00Z">
            <w:rPr>
              <w:rFonts w:ascii="Times New Roman" w:eastAsia="Times New Roman" w:hAnsi="Times New Roman" w:cs="Times New Roman"/>
              <w:sz w:val="24"/>
              <w:szCs w:val="24"/>
              <w:highlight w:val="white"/>
            </w:rPr>
          </w:rPrChange>
        </w:rPr>
        <w:t xml:space="preserve">, </w:t>
      </w:r>
      <w:r>
        <w:rPr>
          <w:i/>
          <w:rPrChange w:id="3504" w:author="Stage 2" w:date="2019-09-04T20:28:00Z">
            <w:rPr>
              <w:rFonts w:ascii="Times New Roman" w:eastAsia="Times New Roman" w:hAnsi="Times New Roman" w:cs="Times New Roman"/>
              <w:i/>
              <w:sz w:val="24"/>
              <w:szCs w:val="24"/>
              <w:highlight w:val="white"/>
            </w:rPr>
          </w:rPrChange>
        </w:rPr>
        <w:t>16</w:t>
      </w:r>
      <w:r>
        <w:rPr>
          <w:rPrChange w:id="3505" w:author="Stage 2" w:date="2019-09-04T20:28:00Z">
            <w:rPr>
              <w:rFonts w:ascii="Times New Roman" w:eastAsia="Times New Roman" w:hAnsi="Times New Roman" w:cs="Times New Roman"/>
              <w:sz w:val="24"/>
              <w:szCs w:val="24"/>
              <w:highlight w:val="white"/>
            </w:rPr>
          </w:rPrChange>
        </w:rPr>
        <w:t>(</w:t>
      </w:r>
      <w:ins w:id="3506" w:author="Stage 2" w:date="2019-09-04T20:28:00Z">
        <w:r>
          <w:t>3</w:t>
        </w:r>
      </w:ins>
      <w:del w:id="3507" w:author="Stage 2" w:date="2019-09-04T20:28:00Z">
        <w:r>
          <w:rPr>
            <w:rFonts w:eastAsia="Times New Roman" w:cs="Times New Roman"/>
            <w:highlight w:val="white"/>
          </w:rPr>
          <w:delText>03</w:delText>
        </w:r>
      </w:del>
      <w:r>
        <w:rPr>
          <w:rPrChange w:id="3508" w:author="Stage 2" w:date="2019-09-04T20:28:00Z">
            <w:rPr>
              <w:rFonts w:ascii="Times New Roman" w:eastAsia="Times New Roman" w:hAnsi="Times New Roman" w:cs="Times New Roman"/>
              <w:sz w:val="24"/>
              <w:szCs w:val="24"/>
              <w:highlight w:val="white"/>
            </w:rPr>
          </w:rPrChange>
        </w:rPr>
        <w:t>), 477</w:t>
      </w:r>
      <w:ins w:id="3509" w:author="Stage 2" w:date="2019-09-04T20:28:00Z">
        <w:r>
          <w:t>–</w:t>
        </w:r>
      </w:ins>
      <w:del w:id="3510" w:author="Stage 2" w:date="2019-09-04T20:28:00Z">
        <w:r>
          <w:rPr>
            <w:rFonts w:eastAsia="Times New Roman" w:cs="Times New Roman"/>
            <w:highlight w:val="white"/>
          </w:rPr>
          <w:delText>-</w:delText>
        </w:r>
      </w:del>
      <w:r>
        <w:rPr>
          <w:rPrChange w:id="3511" w:author="Stage 2" w:date="2019-09-04T20:28:00Z">
            <w:rPr>
              <w:rFonts w:ascii="Times New Roman" w:eastAsia="Times New Roman" w:hAnsi="Times New Roman" w:cs="Times New Roman"/>
              <w:sz w:val="24"/>
              <w:szCs w:val="24"/>
              <w:highlight w:val="white"/>
            </w:rPr>
          </w:rPrChange>
        </w:rPr>
        <w:t>501.</w:t>
      </w:r>
    </w:p>
    <w:p w14:paraId="3EEA9A11" w14:textId="2A598C25" w:rsidR="00847E8C" w:rsidRDefault="003C1572">
      <w:pPr>
        <w:pStyle w:val="BodyText"/>
        <w:rPr>
          <w:rPrChange w:id="3512" w:author="Stage 2" w:date="2019-09-04T20:28:00Z">
            <w:rPr>
              <w:rFonts w:ascii="Times New Roman" w:eastAsia="Times New Roman" w:hAnsi="Times New Roman" w:cs="Times New Roman"/>
              <w:sz w:val="24"/>
              <w:szCs w:val="24"/>
            </w:rPr>
          </w:rPrChange>
        </w:rPr>
        <w:pPrChange w:id="3513" w:author="Stage 2" w:date="2019-09-04T20:28:00Z">
          <w:pPr>
            <w:pBdr>
              <w:top w:val="nil"/>
              <w:left w:val="nil"/>
              <w:bottom w:val="nil"/>
              <w:right w:val="nil"/>
              <w:between w:val="nil"/>
            </w:pBdr>
            <w:spacing w:line="480" w:lineRule="auto"/>
            <w:ind w:left="720" w:hanging="720"/>
          </w:pPr>
        </w:pPrChange>
      </w:pPr>
      <w:r>
        <w:rPr>
          <w:rPrChange w:id="3514" w:author="Stage 2" w:date="2019-09-04T20:28:00Z">
            <w:rPr>
              <w:rFonts w:ascii="Times New Roman" w:eastAsia="Times New Roman" w:hAnsi="Times New Roman" w:cs="Times New Roman"/>
              <w:sz w:val="24"/>
              <w:szCs w:val="24"/>
            </w:rPr>
          </w:rPrChange>
        </w:rPr>
        <w:t>Frank, M. C.,</w:t>
      </w:r>
      <w:r>
        <w:rPr>
          <w:rPrChange w:id="3515" w:author="Stage 2" w:date="2019-09-04T20:28:00Z">
            <w:rPr>
              <w:rFonts w:ascii="Times New Roman" w:eastAsia="Times New Roman" w:hAnsi="Times New Roman" w:cs="Times New Roman"/>
              <w:sz w:val="24"/>
              <w:szCs w:val="24"/>
            </w:rPr>
          </w:rPrChange>
        </w:rPr>
        <w:t xml:space="preserve"> Bergelson, E., Bergmann, C., Cristia, A., Floccia, C., Gervain, J., </w:t>
      </w:r>
      <w:ins w:id="3516" w:author="Stage 2" w:date="2019-09-04T20:28:00Z">
        <w:r>
          <w:t>…</w:t>
        </w:r>
      </w:ins>
      <w:del w:id="3517" w:author="Stage 2" w:date="2019-09-04T20:28:00Z">
        <w:r>
          <w:rPr>
            <w:rFonts w:eastAsia="Times New Roman" w:cs="Times New Roman"/>
          </w:rPr>
          <w:delText>Hamlin, J. K., Hannon, E. E., Kline, M., Levelt, C., Lew-Williams, C., Nazzi, T., Panneton, R., Rabagliati, H., Soderstrom, M., Sullivan, J., Waxman, S.,</w:delText>
        </w:r>
      </w:del>
      <w:r>
        <w:rPr>
          <w:rPrChange w:id="3518" w:author="Stage 2" w:date="2019-09-04T20:28:00Z">
            <w:rPr>
              <w:rFonts w:ascii="Times New Roman" w:eastAsia="Times New Roman" w:hAnsi="Times New Roman" w:cs="Times New Roman"/>
              <w:sz w:val="24"/>
              <w:szCs w:val="24"/>
            </w:rPr>
          </w:rPrChange>
        </w:rPr>
        <w:t xml:space="preserve"> Yurovsky, D. (</w:t>
      </w:r>
      <w:ins w:id="3519" w:author="Stage 2" w:date="2019-09-04T20:28:00Z">
        <w:r>
          <w:t>2017</w:t>
        </w:r>
      </w:ins>
      <w:del w:id="3520" w:author="Stage 2" w:date="2019-09-04T20:28:00Z">
        <w:r>
          <w:rPr>
            <w:rFonts w:eastAsia="Times New Roman" w:cs="Times New Roman"/>
          </w:rPr>
          <w:delText>2016</w:delText>
        </w:r>
      </w:del>
      <w:r>
        <w:rPr>
          <w:rPrChange w:id="3521" w:author="Stage 2" w:date="2019-09-04T20:28:00Z">
            <w:rPr>
              <w:rFonts w:ascii="Times New Roman" w:eastAsia="Times New Roman" w:hAnsi="Times New Roman" w:cs="Times New Roman"/>
              <w:sz w:val="24"/>
              <w:szCs w:val="24"/>
            </w:rPr>
          </w:rPrChange>
        </w:rPr>
        <w:t>). A collaborat</w:t>
      </w:r>
      <w:r>
        <w:rPr>
          <w:rPrChange w:id="3522" w:author="Stage 2" w:date="2019-09-04T20:28:00Z">
            <w:rPr>
              <w:rFonts w:ascii="Times New Roman" w:eastAsia="Times New Roman" w:hAnsi="Times New Roman" w:cs="Times New Roman"/>
              <w:sz w:val="24"/>
              <w:szCs w:val="24"/>
            </w:rPr>
          </w:rPrChange>
        </w:rPr>
        <w:t xml:space="preserve">ive approach to infant research: Promoting reproducibility, best practices, and theory-building. </w:t>
      </w:r>
      <w:ins w:id="3523" w:author="Stage 2" w:date="2019-09-04T20:28:00Z">
        <w:r>
          <w:rPr>
            <w:i/>
          </w:rPr>
          <w:t>Infancy</w:t>
        </w:r>
        <w:r>
          <w:t xml:space="preserve">, </w:t>
        </w:r>
        <w:r>
          <w:rPr>
            <w:i/>
          </w:rPr>
          <w:t>22</w:t>
        </w:r>
        <w:r>
          <w:t>(4), 421–435. do</w:t>
        </w:r>
        <w:r>
          <w:t>i:</w:t>
        </w:r>
        <w:r>
          <w:fldChar w:fldCharType="begin"/>
        </w:r>
        <w:r>
          <w:instrText xml:space="preserve"> HYPERLINK "https://doi.org/10.1111/infa.12182" \h </w:instrText>
        </w:r>
        <w:r>
          <w:fldChar w:fldCharType="separate"/>
        </w:r>
        <w:r>
          <w:rPr>
            <w:rStyle w:val="Hyperlink"/>
          </w:rPr>
          <w:t>10.1111/infa.12182</w:t>
        </w:r>
        <w:r>
          <w:rPr>
            <w:rStyle w:val="Hyperlink"/>
          </w:rPr>
          <w:fldChar w:fldCharType="end"/>
        </w:r>
      </w:ins>
      <w:del w:id="3524" w:author="Stage 2" w:date="2019-09-04T20:28:00Z">
        <w:r>
          <w:rPr>
            <w:rFonts w:eastAsia="Times New Roman" w:cs="Times New Roman"/>
          </w:rPr>
          <w:delText xml:space="preserve">Preprint retrieved from </w:delText>
        </w:r>
        <w:r>
          <w:fldChar w:fldCharType="begin"/>
        </w:r>
        <w:r>
          <w:delInstrText xml:space="preserve"> HYPERLINK "https://osf.io/27b43/" \h </w:delInstrText>
        </w:r>
        <w:r>
          <w:fldChar w:fldCharType="separate"/>
        </w:r>
        <w:r>
          <w:rPr>
            <w:rFonts w:eastAsia="Times New Roman" w:cs="Times New Roman"/>
            <w:color w:val="1155CC"/>
            <w:u w:val="single"/>
          </w:rPr>
          <w:delText>https://osf.io/27b43/</w:delText>
        </w:r>
        <w:r>
          <w:rPr>
            <w:rFonts w:eastAsia="Times New Roman" w:cs="Times New Roman"/>
            <w:color w:val="1155CC"/>
            <w:u w:val="single"/>
          </w:rPr>
          <w:fldChar w:fldCharType="end"/>
        </w:r>
        <w:r>
          <w:rPr>
            <w:rFonts w:eastAsia="Times New Roman" w:cs="Times New Roman"/>
          </w:rPr>
          <w:delText>.</w:delText>
        </w:r>
      </w:del>
    </w:p>
    <w:p w14:paraId="486224E2" w14:textId="77777777" w:rsidR="00D350E7" w:rsidRDefault="003C1572">
      <w:pPr>
        <w:pStyle w:val="BodyText"/>
        <w:rPr>
          <w:ins w:id="3525" w:author="Stage 2" w:date="2019-09-04T20:28:00Z"/>
        </w:rPr>
      </w:pPr>
      <w:ins w:id="3526" w:author="Stage 2" w:date="2019-09-04T20:28:00Z">
        <w:r>
          <w:t xml:space="preserve">Gervain, J., &amp; Mehler, J. (2010). Speech perception and language acquisition in the first year of life. </w:t>
        </w:r>
        <w:r>
          <w:rPr>
            <w:i/>
          </w:rPr>
          <w:t>Annual Review of Psychology</w:t>
        </w:r>
        <w:r>
          <w:t xml:space="preserve">, </w:t>
        </w:r>
        <w:r>
          <w:rPr>
            <w:i/>
          </w:rPr>
          <w:t>61</w:t>
        </w:r>
        <w:r>
          <w:t>, 191–218.</w:t>
        </w:r>
      </w:ins>
    </w:p>
    <w:p w14:paraId="49255850" w14:textId="4F76054F" w:rsidR="00847E8C" w:rsidRDefault="003C1572">
      <w:pPr>
        <w:pStyle w:val="BodyText"/>
        <w:rPr>
          <w:rPrChange w:id="3527" w:author="Stage 2" w:date="2019-09-04T20:28:00Z">
            <w:rPr>
              <w:rFonts w:ascii="Times New Roman" w:eastAsia="Times New Roman" w:hAnsi="Times New Roman" w:cs="Times New Roman"/>
              <w:sz w:val="24"/>
              <w:szCs w:val="24"/>
              <w:highlight w:val="white"/>
            </w:rPr>
          </w:rPrChange>
        </w:rPr>
        <w:pPrChange w:id="3528" w:author="Stage 2" w:date="2019-09-04T20:28:00Z">
          <w:pPr>
            <w:pBdr>
              <w:top w:val="nil"/>
              <w:left w:val="nil"/>
              <w:bottom w:val="nil"/>
              <w:right w:val="nil"/>
              <w:between w:val="nil"/>
            </w:pBdr>
            <w:spacing w:line="480" w:lineRule="auto"/>
            <w:ind w:left="720" w:hanging="720"/>
          </w:pPr>
        </w:pPrChange>
      </w:pPr>
      <w:r>
        <w:rPr>
          <w:rPrChange w:id="3529" w:author="Stage 2" w:date="2019-09-04T20:28:00Z">
            <w:rPr>
              <w:rFonts w:ascii="Times New Roman" w:eastAsia="Times New Roman" w:hAnsi="Times New Roman" w:cs="Times New Roman"/>
              <w:sz w:val="24"/>
              <w:szCs w:val="24"/>
              <w:highlight w:val="white"/>
            </w:rPr>
          </w:rPrChange>
        </w:rPr>
        <w:t>Graf Estes, K., &amp; Hurley, K. (2013). Infant</w:t>
      </w:r>
      <w:ins w:id="3530" w:author="Stage 2" w:date="2019-09-04T20:28:00Z">
        <w:r>
          <w:t>-</w:t>
        </w:r>
      </w:ins>
      <w:del w:id="3531" w:author="Stage 2" w:date="2019-09-04T20:28:00Z">
        <w:r>
          <w:rPr>
            <w:rFonts w:eastAsia="Times New Roman" w:cs="Times New Roman"/>
            <w:highlight w:val="white"/>
          </w:rPr>
          <w:delText>‐</w:delText>
        </w:r>
      </w:del>
      <w:r>
        <w:rPr>
          <w:rPrChange w:id="3532" w:author="Stage 2" w:date="2019-09-04T20:28:00Z">
            <w:rPr>
              <w:rFonts w:ascii="Times New Roman" w:eastAsia="Times New Roman" w:hAnsi="Times New Roman" w:cs="Times New Roman"/>
              <w:sz w:val="24"/>
              <w:szCs w:val="24"/>
              <w:highlight w:val="white"/>
            </w:rPr>
          </w:rPrChange>
        </w:rPr>
        <w:t>directed prosody helps infa</w:t>
      </w:r>
      <w:r>
        <w:rPr>
          <w:rPrChange w:id="3533" w:author="Stage 2" w:date="2019-09-04T20:28:00Z">
            <w:rPr>
              <w:rFonts w:ascii="Times New Roman" w:eastAsia="Times New Roman" w:hAnsi="Times New Roman" w:cs="Times New Roman"/>
              <w:sz w:val="24"/>
              <w:szCs w:val="24"/>
              <w:highlight w:val="white"/>
            </w:rPr>
          </w:rPrChange>
        </w:rPr>
        <w:t xml:space="preserve">nts map sounds to meanings. </w:t>
      </w:r>
      <w:r>
        <w:rPr>
          <w:i/>
          <w:rPrChange w:id="3534" w:author="Stage 2" w:date="2019-09-04T20:28:00Z">
            <w:rPr>
              <w:rFonts w:ascii="Times New Roman" w:eastAsia="Times New Roman" w:hAnsi="Times New Roman" w:cs="Times New Roman"/>
              <w:i/>
              <w:sz w:val="24"/>
              <w:szCs w:val="24"/>
              <w:highlight w:val="white"/>
            </w:rPr>
          </w:rPrChange>
        </w:rPr>
        <w:t>Infancy</w:t>
      </w:r>
      <w:r>
        <w:rPr>
          <w:rPrChange w:id="3535" w:author="Stage 2" w:date="2019-09-04T20:28:00Z">
            <w:rPr>
              <w:rFonts w:ascii="Times New Roman" w:eastAsia="Times New Roman" w:hAnsi="Times New Roman" w:cs="Times New Roman"/>
              <w:sz w:val="24"/>
              <w:szCs w:val="24"/>
              <w:highlight w:val="white"/>
            </w:rPr>
          </w:rPrChange>
        </w:rPr>
        <w:t xml:space="preserve">, </w:t>
      </w:r>
      <w:r>
        <w:rPr>
          <w:i/>
          <w:rPrChange w:id="3536" w:author="Stage 2" w:date="2019-09-04T20:28:00Z">
            <w:rPr>
              <w:rFonts w:ascii="Times New Roman" w:eastAsia="Times New Roman" w:hAnsi="Times New Roman" w:cs="Times New Roman"/>
              <w:i/>
              <w:sz w:val="24"/>
              <w:szCs w:val="24"/>
              <w:highlight w:val="white"/>
            </w:rPr>
          </w:rPrChange>
        </w:rPr>
        <w:t>18</w:t>
      </w:r>
      <w:r>
        <w:rPr>
          <w:rPrChange w:id="3537" w:author="Stage 2" w:date="2019-09-04T20:28:00Z">
            <w:rPr>
              <w:rFonts w:ascii="Times New Roman" w:eastAsia="Times New Roman" w:hAnsi="Times New Roman" w:cs="Times New Roman"/>
              <w:sz w:val="24"/>
              <w:szCs w:val="24"/>
              <w:highlight w:val="white"/>
            </w:rPr>
          </w:rPrChange>
        </w:rPr>
        <w:t>(5), 797</w:t>
      </w:r>
      <w:ins w:id="3538" w:author="Stage 2" w:date="2019-09-04T20:28:00Z">
        <w:r>
          <w:t>–</w:t>
        </w:r>
      </w:ins>
      <w:del w:id="3539" w:author="Stage 2" w:date="2019-09-04T20:28:00Z">
        <w:r>
          <w:rPr>
            <w:rFonts w:eastAsia="Times New Roman" w:cs="Times New Roman"/>
            <w:highlight w:val="white"/>
          </w:rPr>
          <w:delText>-</w:delText>
        </w:r>
      </w:del>
      <w:r>
        <w:rPr>
          <w:rPrChange w:id="3540" w:author="Stage 2" w:date="2019-09-04T20:28:00Z">
            <w:rPr>
              <w:rFonts w:ascii="Times New Roman" w:eastAsia="Times New Roman" w:hAnsi="Times New Roman" w:cs="Times New Roman"/>
              <w:sz w:val="24"/>
              <w:szCs w:val="24"/>
              <w:highlight w:val="white"/>
            </w:rPr>
          </w:rPrChange>
        </w:rPr>
        <w:t>824.</w:t>
      </w:r>
      <w:ins w:id="3541" w:author="Stage 2" w:date="2019-09-04T20:28:00Z">
        <w:r>
          <w:t xml:space="preserve"> doi:</w:t>
        </w:r>
        <w:r>
          <w:fldChar w:fldCharType="begin"/>
        </w:r>
        <w:r>
          <w:instrText xml:space="preserve"> HYPERLINK "https://doi.org/10.1111/infa.12006" \h </w:instrText>
        </w:r>
        <w:r>
          <w:fldChar w:fldCharType="separate"/>
        </w:r>
        <w:r>
          <w:rPr>
            <w:rStyle w:val="Hyperlink"/>
          </w:rPr>
          <w:t>10.1111/infa.12006</w:t>
        </w:r>
        <w:r>
          <w:rPr>
            <w:rStyle w:val="Hyperlink"/>
          </w:rPr>
          <w:fldChar w:fldCharType="end"/>
        </w:r>
      </w:ins>
    </w:p>
    <w:p w14:paraId="38B9E29C" w14:textId="7DB6795E" w:rsidR="00847E8C" w:rsidRDefault="003C1572">
      <w:pPr>
        <w:pStyle w:val="BodyText"/>
        <w:rPr>
          <w:rPrChange w:id="3542" w:author="Stage 2" w:date="2019-09-04T20:28:00Z">
            <w:rPr>
              <w:rFonts w:ascii="Times New Roman" w:eastAsia="Times New Roman" w:hAnsi="Times New Roman" w:cs="Times New Roman"/>
              <w:sz w:val="24"/>
              <w:szCs w:val="24"/>
            </w:rPr>
          </w:rPrChange>
        </w:rPr>
        <w:pPrChange w:id="3543" w:author="Stage 2" w:date="2019-09-04T20:28:00Z">
          <w:pPr>
            <w:pBdr>
              <w:top w:val="nil"/>
              <w:left w:val="nil"/>
              <w:bottom w:val="nil"/>
              <w:right w:val="nil"/>
              <w:between w:val="nil"/>
            </w:pBdr>
            <w:spacing w:line="480" w:lineRule="auto"/>
            <w:ind w:left="720" w:hanging="720"/>
          </w:pPr>
        </w:pPrChange>
      </w:pPr>
      <w:r>
        <w:rPr>
          <w:rPrChange w:id="3544" w:author="Stage 2" w:date="2019-09-04T20:28:00Z">
            <w:rPr>
              <w:rFonts w:ascii="Times New Roman" w:eastAsia="Times New Roman" w:hAnsi="Times New Roman" w:cs="Times New Roman"/>
              <w:sz w:val="24"/>
              <w:szCs w:val="24"/>
            </w:rPr>
          </w:rPrChange>
        </w:rPr>
        <w:t xml:space="preserve">Grieser, D. L., &amp; Kuhl, P. K. (1988). Maternal speech to infants in a tonal language: Support for universal prosodic features in motherese. </w:t>
      </w:r>
      <w:r>
        <w:rPr>
          <w:i/>
          <w:rPrChange w:id="3545" w:author="Stage 2" w:date="2019-09-04T20:28:00Z">
            <w:rPr>
              <w:rFonts w:ascii="Times New Roman" w:eastAsia="Times New Roman" w:hAnsi="Times New Roman" w:cs="Times New Roman"/>
              <w:i/>
              <w:sz w:val="24"/>
              <w:szCs w:val="24"/>
            </w:rPr>
          </w:rPrChange>
        </w:rPr>
        <w:t>Developmental Psychology</w:t>
      </w:r>
      <w:r>
        <w:rPr>
          <w:rPrChange w:id="3546" w:author="Stage 2" w:date="2019-09-04T20:28:00Z">
            <w:rPr>
              <w:rFonts w:ascii="Times New Roman" w:eastAsia="Times New Roman" w:hAnsi="Times New Roman" w:cs="Times New Roman"/>
              <w:sz w:val="24"/>
              <w:szCs w:val="24"/>
            </w:rPr>
          </w:rPrChange>
        </w:rPr>
        <w:t xml:space="preserve">, </w:t>
      </w:r>
      <w:r>
        <w:rPr>
          <w:i/>
          <w:rPrChange w:id="3547" w:author="Stage 2" w:date="2019-09-04T20:28:00Z">
            <w:rPr>
              <w:rFonts w:ascii="Times New Roman" w:eastAsia="Times New Roman" w:hAnsi="Times New Roman" w:cs="Times New Roman"/>
              <w:i/>
              <w:sz w:val="24"/>
              <w:szCs w:val="24"/>
            </w:rPr>
          </w:rPrChange>
        </w:rPr>
        <w:t>24</w:t>
      </w:r>
      <w:r>
        <w:rPr>
          <w:rPrChange w:id="3548" w:author="Stage 2" w:date="2019-09-04T20:28:00Z">
            <w:rPr>
              <w:rFonts w:ascii="Times New Roman" w:eastAsia="Times New Roman" w:hAnsi="Times New Roman" w:cs="Times New Roman"/>
              <w:sz w:val="24"/>
              <w:szCs w:val="24"/>
            </w:rPr>
          </w:rPrChange>
        </w:rPr>
        <w:t>(1), 14</w:t>
      </w:r>
      <w:ins w:id="3549" w:author="Stage 2" w:date="2019-09-04T20:28:00Z">
        <w:r>
          <w:t>–20. doi:</w:t>
        </w:r>
        <w:r>
          <w:fldChar w:fldCharType="begin"/>
        </w:r>
        <w:r>
          <w:instrText xml:space="preserve"> HYPERLINK "https://doi.org/10.1037/0012-1649.24.1.14" \h </w:instrText>
        </w:r>
        <w:r>
          <w:fldChar w:fldCharType="separate"/>
        </w:r>
        <w:r>
          <w:rPr>
            <w:rStyle w:val="Hyperlink"/>
          </w:rPr>
          <w:t>10.1037/0012-1649.24.1.14</w:t>
        </w:r>
        <w:r>
          <w:rPr>
            <w:rStyle w:val="Hyperlink"/>
          </w:rPr>
          <w:fldChar w:fldCharType="end"/>
        </w:r>
      </w:ins>
      <w:del w:id="3550" w:author="Stage 2" w:date="2019-09-04T20:28:00Z">
        <w:r>
          <w:rPr>
            <w:rFonts w:eastAsia="Times New Roman" w:cs="Times New Roman"/>
          </w:rPr>
          <w:delText>-20.</w:delText>
        </w:r>
      </w:del>
    </w:p>
    <w:p w14:paraId="4E374394" w14:textId="35344D11" w:rsidR="00847E8C" w:rsidRDefault="003C1572">
      <w:pPr>
        <w:pStyle w:val="BodyText"/>
        <w:rPr>
          <w:rPrChange w:id="3551" w:author="Stage 2" w:date="2019-09-04T20:28:00Z">
            <w:rPr>
              <w:rFonts w:ascii="Times New Roman" w:eastAsia="Times New Roman" w:hAnsi="Times New Roman" w:cs="Times New Roman"/>
              <w:sz w:val="24"/>
              <w:szCs w:val="24"/>
            </w:rPr>
          </w:rPrChange>
        </w:rPr>
        <w:pPrChange w:id="3552" w:author="Stage 2" w:date="2019-09-04T20:28:00Z">
          <w:pPr>
            <w:pBdr>
              <w:top w:val="nil"/>
              <w:left w:val="nil"/>
              <w:bottom w:val="nil"/>
              <w:right w:val="nil"/>
              <w:between w:val="nil"/>
            </w:pBdr>
            <w:spacing w:line="480" w:lineRule="auto"/>
            <w:ind w:left="720"/>
          </w:pPr>
        </w:pPrChange>
      </w:pPr>
      <w:r>
        <w:rPr>
          <w:rPrChange w:id="3553" w:author="Stage 2" w:date="2019-09-04T20:28:00Z">
            <w:rPr>
              <w:rFonts w:ascii="Times New Roman" w:eastAsia="Times New Roman" w:hAnsi="Times New Roman" w:cs="Times New Roman"/>
              <w:sz w:val="24"/>
              <w:szCs w:val="24"/>
            </w:rPr>
          </w:rPrChange>
        </w:rPr>
        <w:t xml:space="preserve">Hayashi, A., Tamekawa, </w:t>
      </w:r>
      <w:r>
        <w:rPr>
          <w:rPrChange w:id="3554" w:author="Stage 2" w:date="2019-09-04T20:28:00Z">
            <w:rPr>
              <w:rFonts w:ascii="Times New Roman" w:eastAsia="Times New Roman" w:hAnsi="Times New Roman" w:cs="Times New Roman"/>
              <w:sz w:val="24"/>
              <w:szCs w:val="24"/>
            </w:rPr>
          </w:rPrChange>
        </w:rPr>
        <w:t xml:space="preserve">Y., &amp; Kiritani, S. (2001). Developmental change in auditory preferences for speech stimuli in </w:t>
      </w:r>
      <w:ins w:id="3555" w:author="Stage 2" w:date="2019-09-04T20:28:00Z">
        <w:r>
          <w:t>japanese</w:t>
        </w:r>
      </w:ins>
      <w:del w:id="3556" w:author="Stage 2" w:date="2019-09-04T20:28:00Z">
        <w:r>
          <w:rPr>
            <w:rFonts w:eastAsia="Times New Roman" w:cs="Times New Roman"/>
          </w:rPr>
          <w:delText>Japanese</w:delText>
        </w:r>
      </w:del>
      <w:r>
        <w:rPr>
          <w:rPrChange w:id="3557" w:author="Stage 2" w:date="2019-09-04T20:28:00Z">
            <w:rPr>
              <w:rFonts w:ascii="Times New Roman" w:eastAsia="Times New Roman" w:hAnsi="Times New Roman" w:cs="Times New Roman"/>
              <w:sz w:val="24"/>
              <w:szCs w:val="24"/>
            </w:rPr>
          </w:rPrChange>
        </w:rPr>
        <w:t xml:space="preserve"> infants.</w:t>
      </w:r>
      <w:r>
        <w:rPr>
          <w:rPrChange w:id="3558" w:author="Stage 2" w:date="2019-09-04T20:28:00Z">
            <w:rPr>
              <w:rFonts w:ascii="Times New Roman" w:eastAsia="Times New Roman" w:hAnsi="Times New Roman" w:cs="Times New Roman"/>
              <w:i/>
              <w:sz w:val="24"/>
              <w:szCs w:val="24"/>
            </w:rPr>
          </w:rPrChange>
        </w:rPr>
        <w:t xml:space="preserve"> </w:t>
      </w:r>
      <w:r>
        <w:rPr>
          <w:i/>
          <w:rPrChange w:id="3559" w:author="Stage 2" w:date="2019-09-04T20:28:00Z">
            <w:rPr>
              <w:rFonts w:ascii="Times New Roman" w:eastAsia="Times New Roman" w:hAnsi="Times New Roman" w:cs="Times New Roman"/>
              <w:i/>
              <w:sz w:val="24"/>
              <w:szCs w:val="24"/>
            </w:rPr>
          </w:rPrChange>
        </w:rPr>
        <w:t>Journal of Speech, Language, and Hearing Research</w:t>
      </w:r>
      <w:r>
        <w:rPr>
          <w:rPrChange w:id="3560" w:author="Stage 2" w:date="2019-09-04T20:28:00Z">
            <w:rPr>
              <w:rFonts w:ascii="Times New Roman" w:eastAsia="Times New Roman" w:hAnsi="Times New Roman" w:cs="Times New Roman"/>
              <w:sz w:val="24"/>
              <w:szCs w:val="24"/>
            </w:rPr>
          </w:rPrChange>
        </w:rPr>
        <w:t xml:space="preserve">, </w:t>
      </w:r>
      <w:r>
        <w:rPr>
          <w:i/>
          <w:rPrChange w:id="3561" w:author="Stage 2" w:date="2019-09-04T20:28:00Z">
            <w:rPr>
              <w:rFonts w:ascii="Times New Roman" w:eastAsia="Times New Roman" w:hAnsi="Times New Roman" w:cs="Times New Roman"/>
              <w:i/>
              <w:sz w:val="24"/>
              <w:szCs w:val="24"/>
            </w:rPr>
          </w:rPrChange>
        </w:rPr>
        <w:t>44</w:t>
      </w:r>
      <w:r>
        <w:rPr>
          <w:rPrChange w:id="3562" w:author="Stage 2" w:date="2019-09-04T20:28:00Z">
            <w:rPr>
              <w:rFonts w:ascii="Times New Roman" w:eastAsia="Times New Roman" w:hAnsi="Times New Roman" w:cs="Times New Roman"/>
              <w:sz w:val="24"/>
              <w:szCs w:val="24"/>
            </w:rPr>
          </w:rPrChange>
        </w:rPr>
        <w:t>(6), 1189</w:t>
      </w:r>
      <w:ins w:id="3563" w:author="Stage 2" w:date="2019-09-04T20:28:00Z">
        <w:r>
          <w:t>–</w:t>
        </w:r>
      </w:ins>
      <w:del w:id="3564" w:author="Stage 2" w:date="2019-09-04T20:28:00Z">
        <w:r>
          <w:rPr>
            <w:rFonts w:eastAsia="Times New Roman" w:cs="Times New Roman"/>
          </w:rPr>
          <w:delText>-</w:delText>
        </w:r>
      </w:del>
      <w:r>
        <w:rPr>
          <w:rPrChange w:id="3565" w:author="Stage 2" w:date="2019-09-04T20:28:00Z">
            <w:rPr>
              <w:rFonts w:ascii="Times New Roman" w:eastAsia="Times New Roman" w:hAnsi="Times New Roman" w:cs="Times New Roman"/>
              <w:sz w:val="24"/>
              <w:szCs w:val="24"/>
            </w:rPr>
          </w:rPrChange>
        </w:rPr>
        <w:t>1200.</w:t>
      </w:r>
      <w:ins w:id="3566" w:author="Stage 2" w:date="2019-09-04T20:28:00Z">
        <w:r>
          <w:t xml:space="preserve"> doi:</w:t>
        </w:r>
        <w:r>
          <w:fldChar w:fldCharType="begin"/>
        </w:r>
        <w:r>
          <w:instrText xml:space="preserve"> HYPERLINK "https://doi.org/10.1044/1092-4388(2001/092)" \h </w:instrText>
        </w:r>
        <w:r>
          <w:fldChar w:fldCharType="separate"/>
        </w:r>
        <w:r>
          <w:rPr>
            <w:rStyle w:val="Hyperlink"/>
          </w:rPr>
          <w:t>10.1044/1092-4388(2001/09</w:t>
        </w:r>
        <w:r>
          <w:rPr>
            <w:rStyle w:val="Hyperlink"/>
          </w:rPr>
          <w:t>2)</w:t>
        </w:r>
        <w:r>
          <w:rPr>
            <w:rStyle w:val="Hyperlink"/>
          </w:rPr>
          <w:fldChar w:fldCharType="end"/>
        </w:r>
      </w:ins>
    </w:p>
    <w:p w14:paraId="327D4D08" w14:textId="77777777" w:rsidR="00D350E7" w:rsidRDefault="003C1572">
      <w:pPr>
        <w:pStyle w:val="BodyText"/>
        <w:rPr>
          <w:ins w:id="3567" w:author="Stage 2" w:date="2019-09-04T20:28:00Z"/>
        </w:rPr>
      </w:pPr>
      <w:ins w:id="3568" w:author="Stage 2" w:date="2019-09-04T20:28:00Z">
        <w:r>
          <w:t xml:space="preserve">Higgins, J. P., Thompson, S. G., Deeks, J. J., &amp; Altman, D. G. (2003). Measuring inconsistency in meta-analyses. </w:t>
        </w:r>
        <w:r>
          <w:rPr>
            <w:i/>
          </w:rPr>
          <w:t>BMJ: British Medical Journal</w:t>
        </w:r>
        <w:r>
          <w:t xml:space="preserve">, </w:t>
        </w:r>
        <w:r>
          <w:rPr>
            <w:i/>
          </w:rPr>
          <w:t>327</w:t>
        </w:r>
        <w:r>
          <w:t>(7414), 557.</w:t>
        </w:r>
      </w:ins>
    </w:p>
    <w:p w14:paraId="3928547D" w14:textId="0C010D2B" w:rsidR="00847E8C" w:rsidRDefault="003C1572">
      <w:pPr>
        <w:pStyle w:val="BodyText"/>
        <w:rPr>
          <w:rPrChange w:id="3569" w:author="Stage 2" w:date="2019-09-04T20:28:00Z">
            <w:rPr>
              <w:rFonts w:ascii="Times New Roman" w:eastAsia="Times New Roman" w:hAnsi="Times New Roman" w:cs="Times New Roman"/>
              <w:sz w:val="24"/>
              <w:szCs w:val="24"/>
            </w:rPr>
          </w:rPrChange>
        </w:rPr>
        <w:pPrChange w:id="3570" w:author="Stage 2" w:date="2019-09-04T20:28:00Z">
          <w:pPr>
            <w:pBdr>
              <w:top w:val="nil"/>
              <w:left w:val="nil"/>
              <w:bottom w:val="nil"/>
              <w:right w:val="nil"/>
              <w:between w:val="nil"/>
            </w:pBdr>
            <w:spacing w:line="480" w:lineRule="auto"/>
            <w:ind w:left="720"/>
          </w:pPr>
        </w:pPrChange>
      </w:pPr>
      <w:r>
        <w:rPr>
          <w:rPrChange w:id="3571" w:author="Stage 2" w:date="2019-09-04T20:28:00Z">
            <w:rPr>
              <w:rFonts w:ascii="Times New Roman" w:eastAsia="Times New Roman" w:hAnsi="Times New Roman" w:cs="Times New Roman"/>
              <w:sz w:val="24"/>
              <w:szCs w:val="24"/>
            </w:rPr>
          </w:rPrChange>
        </w:rPr>
        <w:t>Hirsh-Pasek, K., Nelson, D. G. K., Jusczyk, P. W., Cassidy, K. W., Druss, B</w:t>
      </w:r>
      <w:r>
        <w:rPr>
          <w:rPrChange w:id="3572" w:author="Stage 2" w:date="2019-09-04T20:28:00Z">
            <w:rPr>
              <w:rFonts w:ascii="Times New Roman" w:eastAsia="Times New Roman" w:hAnsi="Times New Roman" w:cs="Times New Roman"/>
              <w:sz w:val="24"/>
              <w:szCs w:val="24"/>
            </w:rPr>
          </w:rPrChange>
        </w:rPr>
        <w:t xml:space="preserve">., &amp; Kennedy, L. (1987). Clauses are perceptual units for young infants. </w:t>
      </w:r>
      <w:r>
        <w:rPr>
          <w:i/>
          <w:rPrChange w:id="3573" w:author="Stage 2" w:date="2019-09-04T20:28:00Z">
            <w:rPr>
              <w:rFonts w:ascii="Times New Roman" w:eastAsia="Times New Roman" w:hAnsi="Times New Roman" w:cs="Times New Roman"/>
              <w:i/>
              <w:sz w:val="24"/>
              <w:szCs w:val="24"/>
            </w:rPr>
          </w:rPrChange>
        </w:rPr>
        <w:t>Cognition</w:t>
      </w:r>
      <w:r>
        <w:rPr>
          <w:rPrChange w:id="3574" w:author="Stage 2" w:date="2019-09-04T20:28:00Z">
            <w:rPr>
              <w:rFonts w:ascii="Times New Roman" w:eastAsia="Times New Roman" w:hAnsi="Times New Roman" w:cs="Times New Roman"/>
              <w:sz w:val="24"/>
              <w:szCs w:val="24"/>
            </w:rPr>
          </w:rPrChange>
        </w:rPr>
        <w:t xml:space="preserve">, </w:t>
      </w:r>
      <w:r>
        <w:rPr>
          <w:i/>
          <w:rPrChange w:id="3575" w:author="Stage 2" w:date="2019-09-04T20:28:00Z">
            <w:rPr>
              <w:rFonts w:ascii="Times New Roman" w:eastAsia="Times New Roman" w:hAnsi="Times New Roman" w:cs="Times New Roman"/>
              <w:i/>
              <w:sz w:val="24"/>
              <w:szCs w:val="24"/>
            </w:rPr>
          </w:rPrChange>
        </w:rPr>
        <w:t>26</w:t>
      </w:r>
      <w:r>
        <w:rPr>
          <w:rPrChange w:id="3576" w:author="Stage 2" w:date="2019-09-04T20:28:00Z">
            <w:rPr>
              <w:rFonts w:ascii="Times New Roman" w:eastAsia="Times New Roman" w:hAnsi="Times New Roman" w:cs="Times New Roman"/>
              <w:sz w:val="24"/>
              <w:szCs w:val="24"/>
            </w:rPr>
          </w:rPrChange>
        </w:rPr>
        <w:t>(3), 269</w:t>
      </w:r>
      <w:ins w:id="3577" w:author="Stage 2" w:date="2019-09-04T20:28:00Z">
        <w:r>
          <w:t>–286. doi:</w:t>
        </w:r>
        <w:r>
          <w:fldChar w:fldCharType="begin"/>
        </w:r>
        <w:r>
          <w:instrText xml:space="preserve"> HYPERLINK "https://doi.org/10.1016/S0010-0277(87)80002-1" \h </w:instrText>
        </w:r>
        <w:r>
          <w:fldChar w:fldCharType="separate"/>
        </w:r>
        <w:r>
          <w:rPr>
            <w:rStyle w:val="Hyperlink"/>
          </w:rPr>
          <w:t>10.1016/S0010-0277(87)80002-1</w:t>
        </w:r>
        <w:r>
          <w:rPr>
            <w:rStyle w:val="Hyperlink"/>
          </w:rPr>
          <w:fldChar w:fldCharType="end"/>
        </w:r>
      </w:ins>
      <w:del w:id="3578" w:author="Stage 2" w:date="2019-09-04T20:28:00Z">
        <w:r>
          <w:rPr>
            <w:rFonts w:eastAsia="Times New Roman" w:cs="Times New Roman"/>
          </w:rPr>
          <w:delText>-286.</w:delText>
        </w:r>
      </w:del>
    </w:p>
    <w:p w14:paraId="1F62D542" w14:textId="77777777" w:rsidR="00D350E7" w:rsidRDefault="003C1572">
      <w:pPr>
        <w:pStyle w:val="BodyText"/>
        <w:rPr>
          <w:ins w:id="3579" w:author="Stage 2" w:date="2019-09-04T20:28:00Z"/>
        </w:rPr>
      </w:pPr>
      <w:ins w:id="3580" w:author="Stage 2" w:date="2019-09-04T20:28:00Z">
        <w:r>
          <w:t>Huedo-Medina, T., Sanchez-Meca, J., Marin-Martinez, F., &amp; Botella, J. (2006)</w:t>
        </w:r>
        <w:r>
          <w:t xml:space="preserve">. Assessing heterogeneity in meta-analysis: Q statistic or i2 index? CHIP documents. 2006; paper 19. </w:t>
        </w:r>
        <w:r>
          <w:rPr>
            <w:i/>
          </w:rPr>
          <w:t>Psychological Methods</w:t>
        </w:r>
        <w:r>
          <w:t xml:space="preserve">, </w:t>
        </w:r>
        <w:r>
          <w:rPr>
            <w:i/>
          </w:rPr>
          <w:t>11</w:t>
        </w:r>
        <w:r>
          <w:t>(2), 193–206.</w:t>
        </w:r>
      </w:ins>
    </w:p>
    <w:p w14:paraId="2D9C0604" w14:textId="77777777" w:rsidR="00D350E7" w:rsidRDefault="003C1572">
      <w:pPr>
        <w:pStyle w:val="BodyText"/>
        <w:rPr>
          <w:ins w:id="3581" w:author="Stage 2" w:date="2019-09-04T20:28:00Z"/>
        </w:rPr>
      </w:pPr>
      <w:ins w:id="3582" w:author="Stage 2" w:date="2019-09-04T20:28:00Z">
        <w:r>
          <w:t xml:space="preserve">Johnson, E. K. (2016). Constructing a proto-lexicon: An integrative view of infant language development. </w:t>
        </w:r>
        <w:r>
          <w:rPr>
            <w:i/>
          </w:rPr>
          <w:t>Annual Revi</w:t>
        </w:r>
        <w:r>
          <w:rPr>
            <w:i/>
          </w:rPr>
          <w:t>ew of Linguistics</w:t>
        </w:r>
        <w:r>
          <w:t xml:space="preserve">, </w:t>
        </w:r>
        <w:r>
          <w:rPr>
            <w:i/>
          </w:rPr>
          <w:t>2</w:t>
        </w:r>
        <w:r>
          <w:t>, 391–412.</w:t>
        </w:r>
      </w:ins>
    </w:p>
    <w:p w14:paraId="5B3E2370" w14:textId="75D91730" w:rsidR="00847E8C" w:rsidRDefault="003C1572">
      <w:pPr>
        <w:pStyle w:val="BodyText"/>
        <w:rPr>
          <w:rPrChange w:id="3583" w:author="Stage 2" w:date="2019-09-04T20:28:00Z">
            <w:rPr>
              <w:rFonts w:ascii="Times New Roman" w:eastAsia="Times New Roman" w:hAnsi="Times New Roman" w:cs="Times New Roman"/>
              <w:sz w:val="24"/>
              <w:szCs w:val="24"/>
            </w:rPr>
          </w:rPrChange>
        </w:rPr>
        <w:pPrChange w:id="3584" w:author="Stage 2" w:date="2019-09-04T20:28:00Z">
          <w:pPr>
            <w:pBdr>
              <w:top w:val="nil"/>
              <w:left w:val="nil"/>
              <w:bottom w:val="nil"/>
              <w:right w:val="nil"/>
              <w:between w:val="nil"/>
            </w:pBdr>
            <w:spacing w:line="480" w:lineRule="auto"/>
            <w:ind w:left="720"/>
          </w:pPr>
        </w:pPrChange>
      </w:pPr>
      <w:r>
        <w:rPr>
          <w:rPrChange w:id="3585" w:author="Stage 2" w:date="2019-09-04T20:28:00Z">
            <w:rPr>
              <w:rFonts w:ascii="Times New Roman" w:eastAsia="Times New Roman" w:hAnsi="Times New Roman" w:cs="Times New Roman"/>
              <w:sz w:val="24"/>
              <w:szCs w:val="24"/>
            </w:rPr>
          </w:rPrChange>
        </w:rPr>
        <w:t xml:space="preserve">Judd, C. M., Westfall, J., &amp; Kenny, D. A. (2017). Experiments with </w:t>
      </w:r>
      <w:ins w:id="3586" w:author="Stage 2" w:date="2019-09-04T20:28:00Z">
        <w:r>
          <w:t>more than one random factor</w:t>
        </w:r>
      </w:ins>
      <w:del w:id="3587" w:author="Stage 2" w:date="2019-09-04T20:28:00Z">
        <w:r>
          <w:rPr>
            <w:rFonts w:eastAsia="Times New Roman" w:cs="Times New Roman"/>
          </w:rPr>
          <w:delText>More Than One Random Factor</w:delText>
        </w:r>
      </w:del>
      <w:r>
        <w:rPr>
          <w:rPrChange w:id="3588" w:author="Stage 2" w:date="2019-09-04T20:28:00Z">
            <w:rPr>
              <w:rFonts w:ascii="Times New Roman" w:eastAsia="Times New Roman" w:hAnsi="Times New Roman" w:cs="Times New Roman"/>
              <w:sz w:val="24"/>
              <w:szCs w:val="24"/>
            </w:rPr>
          </w:rPrChange>
        </w:rPr>
        <w:t xml:space="preserve">: Designs, </w:t>
      </w:r>
      <w:ins w:id="3589" w:author="Stage 2" w:date="2019-09-04T20:28:00Z">
        <w:r>
          <w:t>analytic models</w:t>
        </w:r>
      </w:ins>
      <w:del w:id="3590" w:author="Stage 2" w:date="2019-09-04T20:28:00Z">
        <w:r>
          <w:rPr>
            <w:rFonts w:eastAsia="Times New Roman" w:cs="Times New Roman"/>
          </w:rPr>
          <w:delText>Analytic Models</w:delText>
        </w:r>
      </w:del>
      <w:r>
        <w:rPr>
          <w:rPrChange w:id="3591" w:author="Stage 2" w:date="2019-09-04T20:28:00Z">
            <w:rPr>
              <w:rFonts w:ascii="Times New Roman" w:eastAsia="Times New Roman" w:hAnsi="Times New Roman" w:cs="Times New Roman"/>
              <w:sz w:val="24"/>
              <w:szCs w:val="24"/>
            </w:rPr>
          </w:rPrChange>
        </w:rPr>
        <w:t xml:space="preserve">, and </w:t>
      </w:r>
      <w:ins w:id="3592" w:author="Stage 2" w:date="2019-09-04T20:28:00Z">
        <w:r>
          <w:t>statistical power.</w:t>
        </w:r>
      </w:ins>
      <w:del w:id="3593" w:author="Stage 2" w:date="2019-09-04T20:28:00Z">
        <w:r>
          <w:rPr>
            <w:rFonts w:eastAsia="Times New Roman" w:cs="Times New Roman"/>
          </w:rPr>
          <w:delText>Statistical Power.</w:delText>
        </w:r>
      </w:del>
      <w:r>
        <w:rPr>
          <w:rPrChange w:id="3594" w:author="Stage 2" w:date="2019-09-04T20:28:00Z">
            <w:rPr>
              <w:rFonts w:ascii="Times New Roman" w:eastAsia="Times New Roman" w:hAnsi="Times New Roman" w:cs="Times New Roman"/>
              <w:sz w:val="24"/>
              <w:szCs w:val="24"/>
            </w:rPr>
          </w:rPrChange>
        </w:rPr>
        <w:t xml:space="preserve"> </w:t>
      </w:r>
      <w:r>
        <w:rPr>
          <w:i/>
          <w:rPrChange w:id="3595" w:author="Stage 2" w:date="2019-09-04T20:28:00Z">
            <w:rPr>
              <w:rFonts w:ascii="Times New Roman" w:eastAsia="Times New Roman" w:hAnsi="Times New Roman" w:cs="Times New Roman"/>
              <w:i/>
              <w:sz w:val="24"/>
              <w:szCs w:val="24"/>
            </w:rPr>
          </w:rPrChange>
        </w:rPr>
        <w:t>Annual Revi</w:t>
      </w:r>
      <w:r>
        <w:rPr>
          <w:i/>
          <w:rPrChange w:id="3596" w:author="Stage 2" w:date="2019-09-04T20:28:00Z">
            <w:rPr>
              <w:rFonts w:ascii="Times New Roman" w:eastAsia="Times New Roman" w:hAnsi="Times New Roman" w:cs="Times New Roman"/>
              <w:i/>
              <w:sz w:val="24"/>
              <w:szCs w:val="24"/>
            </w:rPr>
          </w:rPrChange>
        </w:rPr>
        <w:t>ew of Psychology</w:t>
      </w:r>
      <w:r>
        <w:rPr>
          <w:rPrChange w:id="3597" w:author="Stage 2" w:date="2019-09-04T20:28:00Z">
            <w:rPr>
              <w:rFonts w:ascii="Times New Roman" w:eastAsia="Times New Roman" w:hAnsi="Times New Roman" w:cs="Times New Roman"/>
              <w:i/>
              <w:sz w:val="24"/>
              <w:szCs w:val="24"/>
            </w:rPr>
          </w:rPrChange>
        </w:rPr>
        <w:t xml:space="preserve">, </w:t>
      </w:r>
      <w:r>
        <w:rPr>
          <w:i/>
          <w:rPrChange w:id="3598" w:author="Stage 2" w:date="2019-09-04T20:28:00Z">
            <w:rPr>
              <w:rFonts w:ascii="Times New Roman" w:eastAsia="Times New Roman" w:hAnsi="Times New Roman" w:cs="Times New Roman"/>
              <w:i/>
              <w:sz w:val="24"/>
              <w:szCs w:val="24"/>
            </w:rPr>
          </w:rPrChange>
        </w:rPr>
        <w:t>68</w:t>
      </w:r>
      <w:r>
        <w:rPr>
          <w:rPrChange w:id="3599" w:author="Stage 2" w:date="2019-09-04T20:28:00Z">
            <w:rPr>
              <w:rFonts w:ascii="Times New Roman" w:eastAsia="Times New Roman" w:hAnsi="Times New Roman" w:cs="Times New Roman"/>
              <w:sz w:val="24"/>
              <w:szCs w:val="24"/>
            </w:rPr>
          </w:rPrChange>
        </w:rPr>
        <w:t xml:space="preserve">, </w:t>
      </w:r>
      <w:ins w:id="3600" w:author="Stage 2" w:date="2019-09-04T20:28:00Z">
        <w:r>
          <w:t>601–625. doi:</w:t>
        </w:r>
        <w:r>
          <w:fldChar w:fldCharType="begin"/>
        </w:r>
        <w:r>
          <w:instrText xml:space="preserve"> HYPERLINK "https://doi.org/10.1146/annurev-psych-122414-033702</w:instrText>
        </w:r>
        <w:r>
          <w:instrText xml:space="preserve">" \h </w:instrText>
        </w:r>
        <w:r>
          <w:fldChar w:fldCharType="separate"/>
        </w:r>
        <w:r>
          <w:rPr>
            <w:rStyle w:val="Hyperlink"/>
          </w:rPr>
          <w:t>10.1146/annurev-psych-122414-033702</w:t>
        </w:r>
        <w:r>
          <w:rPr>
            <w:rStyle w:val="Hyperlink"/>
          </w:rPr>
          <w:fldChar w:fldCharType="end"/>
        </w:r>
      </w:ins>
      <w:del w:id="3601" w:author="Stage 2" w:date="2019-09-04T20:28:00Z">
        <w:r>
          <w:rPr>
            <w:rFonts w:eastAsia="Times New Roman" w:cs="Times New Roman"/>
          </w:rPr>
          <w:delText>1–17. Advance online publication.</w:delText>
        </w:r>
      </w:del>
    </w:p>
    <w:p w14:paraId="79E26C55" w14:textId="245B7677" w:rsidR="00847E8C" w:rsidRDefault="003C1572">
      <w:pPr>
        <w:pStyle w:val="BodyText"/>
        <w:rPr>
          <w:rPrChange w:id="3602" w:author="Stage 2" w:date="2019-09-04T20:28:00Z">
            <w:rPr>
              <w:rFonts w:ascii="Times New Roman" w:eastAsia="Times New Roman" w:hAnsi="Times New Roman" w:cs="Times New Roman"/>
              <w:sz w:val="24"/>
              <w:szCs w:val="24"/>
            </w:rPr>
          </w:rPrChange>
        </w:rPr>
        <w:pPrChange w:id="3603" w:author="Stage 2" w:date="2019-09-04T20:28:00Z">
          <w:pPr>
            <w:pBdr>
              <w:top w:val="nil"/>
              <w:left w:val="nil"/>
              <w:bottom w:val="nil"/>
              <w:right w:val="nil"/>
              <w:between w:val="nil"/>
            </w:pBdr>
            <w:spacing w:line="480" w:lineRule="auto"/>
            <w:ind w:left="720"/>
          </w:pPr>
        </w:pPrChange>
      </w:pPr>
      <w:r>
        <w:rPr>
          <w:rPrChange w:id="3604" w:author="Stage 2" w:date="2019-09-04T20:28:00Z">
            <w:rPr>
              <w:rFonts w:ascii="Times New Roman" w:eastAsia="Times New Roman" w:hAnsi="Times New Roman" w:cs="Times New Roman"/>
              <w:sz w:val="24"/>
              <w:szCs w:val="24"/>
            </w:rPr>
          </w:rPrChange>
        </w:rPr>
        <w:t xml:space="preserve">Kaplan, P. S., Jung, P. C., Ryther, J. S., &amp; Zarlengo-Strouse, P. (1996). Infant-directed versus adult-directed speech as signals for faces. </w:t>
      </w:r>
      <w:r>
        <w:rPr>
          <w:i/>
          <w:rPrChange w:id="3605" w:author="Stage 2" w:date="2019-09-04T20:28:00Z">
            <w:rPr>
              <w:rFonts w:ascii="Times New Roman" w:eastAsia="Times New Roman" w:hAnsi="Times New Roman" w:cs="Times New Roman"/>
              <w:i/>
              <w:sz w:val="24"/>
              <w:szCs w:val="24"/>
            </w:rPr>
          </w:rPrChange>
        </w:rPr>
        <w:t>Developmental Psychology</w:t>
      </w:r>
      <w:r>
        <w:rPr>
          <w:rPrChange w:id="3606" w:author="Stage 2" w:date="2019-09-04T20:28:00Z">
            <w:rPr>
              <w:rFonts w:ascii="Times New Roman" w:eastAsia="Times New Roman" w:hAnsi="Times New Roman" w:cs="Times New Roman"/>
              <w:sz w:val="24"/>
              <w:szCs w:val="24"/>
            </w:rPr>
          </w:rPrChange>
        </w:rPr>
        <w:t xml:space="preserve">, </w:t>
      </w:r>
      <w:r>
        <w:rPr>
          <w:i/>
          <w:rPrChange w:id="3607" w:author="Stage 2" w:date="2019-09-04T20:28:00Z">
            <w:rPr>
              <w:rFonts w:ascii="Times New Roman" w:eastAsia="Times New Roman" w:hAnsi="Times New Roman" w:cs="Times New Roman"/>
              <w:i/>
              <w:sz w:val="24"/>
              <w:szCs w:val="24"/>
            </w:rPr>
          </w:rPrChange>
        </w:rPr>
        <w:t>32</w:t>
      </w:r>
      <w:r>
        <w:rPr>
          <w:rPrChange w:id="3608" w:author="Stage 2" w:date="2019-09-04T20:28:00Z">
            <w:rPr>
              <w:rFonts w:ascii="Times New Roman" w:eastAsia="Times New Roman" w:hAnsi="Times New Roman" w:cs="Times New Roman"/>
              <w:sz w:val="24"/>
              <w:szCs w:val="24"/>
            </w:rPr>
          </w:rPrChange>
        </w:rPr>
        <w:t>(5), 880</w:t>
      </w:r>
      <w:ins w:id="3609" w:author="Stage 2" w:date="2019-09-04T20:28:00Z">
        <w:r>
          <w:t>–891. doi:</w:t>
        </w:r>
        <w:r>
          <w:fldChar w:fldCharType="begin"/>
        </w:r>
        <w:r>
          <w:instrText xml:space="preserve"> HYPERLINK "https://doi.o</w:instrText>
        </w:r>
        <w:r>
          <w:instrText xml:space="preserve">rg/10.1037/0012-1649.32.5.880" \h </w:instrText>
        </w:r>
        <w:r>
          <w:fldChar w:fldCharType="separate"/>
        </w:r>
        <w:r>
          <w:rPr>
            <w:rStyle w:val="Hyperlink"/>
          </w:rPr>
          <w:t>10.1037/0012-1649.32.5.880</w:t>
        </w:r>
        <w:r>
          <w:rPr>
            <w:rStyle w:val="Hyperlink"/>
          </w:rPr>
          <w:fldChar w:fldCharType="end"/>
        </w:r>
      </w:ins>
      <w:del w:id="3610" w:author="Stage 2" w:date="2019-09-04T20:28:00Z">
        <w:r>
          <w:rPr>
            <w:rFonts w:eastAsia="Times New Roman" w:cs="Times New Roman"/>
          </w:rPr>
          <w:delText>-891.</w:delText>
        </w:r>
      </w:del>
    </w:p>
    <w:p w14:paraId="7E62E140" w14:textId="4B0CC8AD" w:rsidR="00847E8C" w:rsidRDefault="003C1572">
      <w:pPr>
        <w:pStyle w:val="BodyText"/>
        <w:rPr>
          <w:rPrChange w:id="3611" w:author="Stage 2" w:date="2019-09-04T20:28:00Z">
            <w:rPr>
              <w:rFonts w:ascii="Times New Roman" w:eastAsia="Times New Roman" w:hAnsi="Times New Roman" w:cs="Times New Roman"/>
              <w:sz w:val="24"/>
              <w:szCs w:val="24"/>
            </w:rPr>
          </w:rPrChange>
        </w:rPr>
        <w:pPrChange w:id="3612" w:author="Stage 2" w:date="2019-09-04T20:28:00Z">
          <w:pPr>
            <w:pBdr>
              <w:top w:val="nil"/>
              <w:left w:val="nil"/>
              <w:bottom w:val="nil"/>
              <w:right w:val="nil"/>
              <w:between w:val="nil"/>
            </w:pBdr>
            <w:spacing w:line="480" w:lineRule="auto"/>
            <w:ind w:left="720" w:hanging="720"/>
          </w:pPr>
        </w:pPrChange>
      </w:pPr>
      <w:r>
        <w:rPr>
          <w:rPrChange w:id="3613" w:author="Stage 2" w:date="2019-09-04T20:28:00Z">
            <w:rPr>
              <w:rFonts w:ascii="Times New Roman" w:eastAsia="Times New Roman" w:hAnsi="Times New Roman" w:cs="Times New Roman"/>
              <w:sz w:val="24"/>
              <w:szCs w:val="24"/>
            </w:rPr>
          </w:rPrChange>
        </w:rPr>
        <w:t>Karzon, R. G. (1985). Discrimination of polysyllabic sequences by one-</w:t>
      </w:r>
      <w:ins w:id="3614" w:author="Stage 2" w:date="2019-09-04T20:28:00Z">
        <w:r>
          <w:t>to</w:t>
        </w:r>
      </w:ins>
      <w:del w:id="3615" w:author="Stage 2" w:date="2019-09-04T20:28:00Z">
        <w:r>
          <w:rPr>
            <w:rFonts w:eastAsia="Times New Roman" w:cs="Times New Roman"/>
          </w:rPr>
          <w:delText xml:space="preserve"> an</w:delText>
        </w:r>
        <w:r>
          <w:rPr>
            <w:rFonts w:eastAsia="Times New Roman" w:cs="Times New Roman"/>
          </w:rPr>
          <w:delText>d</w:delText>
        </w:r>
      </w:del>
      <w:r>
        <w:rPr>
          <w:rPrChange w:id="3616" w:author="Stage 2" w:date="2019-09-04T20:28:00Z">
            <w:rPr>
              <w:rFonts w:ascii="Times New Roman" w:eastAsia="Times New Roman" w:hAnsi="Times New Roman" w:cs="Times New Roman"/>
              <w:sz w:val="24"/>
              <w:szCs w:val="24"/>
            </w:rPr>
          </w:rPrChange>
        </w:rPr>
        <w:t xml:space="preserve"> four-month-old infants. </w:t>
      </w:r>
      <w:r>
        <w:rPr>
          <w:i/>
          <w:rPrChange w:id="3617" w:author="Stage 2" w:date="2019-09-04T20:28:00Z">
            <w:rPr>
              <w:rFonts w:ascii="Times New Roman" w:eastAsia="Times New Roman" w:hAnsi="Times New Roman" w:cs="Times New Roman"/>
              <w:i/>
              <w:sz w:val="24"/>
              <w:szCs w:val="24"/>
            </w:rPr>
          </w:rPrChange>
        </w:rPr>
        <w:t>Journal of Experimental Child Psychology</w:t>
      </w:r>
      <w:r>
        <w:rPr>
          <w:rPrChange w:id="3618" w:author="Stage 2" w:date="2019-09-04T20:28:00Z">
            <w:rPr>
              <w:rFonts w:ascii="Times New Roman" w:eastAsia="Times New Roman" w:hAnsi="Times New Roman" w:cs="Times New Roman"/>
              <w:sz w:val="24"/>
              <w:szCs w:val="24"/>
            </w:rPr>
          </w:rPrChange>
        </w:rPr>
        <w:t xml:space="preserve">, </w:t>
      </w:r>
      <w:r>
        <w:rPr>
          <w:i/>
          <w:rPrChange w:id="3619" w:author="Stage 2" w:date="2019-09-04T20:28:00Z">
            <w:rPr>
              <w:rFonts w:ascii="Times New Roman" w:eastAsia="Times New Roman" w:hAnsi="Times New Roman" w:cs="Times New Roman"/>
              <w:i/>
              <w:sz w:val="24"/>
              <w:szCs w:val="24"/>
            </w:rPr>
          </w:rPrChange>
        </w:rPr>
        <w:t>39</w:t>
      </w:r>
      <w:r>
        <w:rPr>
          <w:rPrChange w:id="3620" w:author="Stage 2" w:date="2019-09-04T20:28:00Z">
            <w:rPr>
              <w:rFonts w:ascii="Times New Roman" w:eastAsia="Times New Roman" w:hAnsi="Times New Roman" w:cs="Times New Roman"/>
              <w:sz w:val="24"/>
              <w:szCs w:val="24"/>
            </w:rPr>
          </w:rPrChange>
        </w:rPr>
        <w:t>(2), 326</w:t>
      </w:r>
      <w:ins w:id="3621" w:author="Stage 2" w:date="2019-09-04T20:28:00Z">
        <w:r>
          <w:t>–</w:t>
        </w:r>
      </w:ins>
      <w:del w:id="3622" w:author="Stage 2" w:date="2019-09-04T20:28:00Z">
        <w:r>
          <w:rPr>
            <w:rFonts w:eastAsia="Times New Roman" w:cs="Times New Roman"/>
          </w:rPr>
          <w:delText>-</w:delText>
        </w:r>
      </w:del>
      <w:r>
        <w:rPr>
          <w:rPrChange w:id="3623" w:author="Stage 2" w:date="2019-09-04T20:28:00Z">
            <w:rPr>
              <w:rFonts w:ascii="Times New Roman" w:eastAsia="Times New Roman" w:hAnsi="Times New Roman" w:cs="Times New Roman"/>
              <w:sz w:val="24"/>
              <w:szCs w:val="24"/>
            </w:rPr>
          </w:rPrChange>
        </w:rPr>
        <w:t>342.</w:t>
      </w:r>
      <w:ins w:id="3624" w:author="Stage 2" w:date="2019-09-04T20:28:00Z">
        <w:r>
          <w:t xml:space="preserve"> doi:</w:t>
        </w:r>
        <w:r>
          <w:fldChar w:fldCharType="begin"/>
        </w:r>
        <w:r>
          <w:instrText xml:space="preserve"> HYPERLINK "https://doi.org/10.10</w:instrText>
        </w:r>
        <w:r>
          <w:instrText xml:space="preserve">16/0022-0965(85)90044-X" \h </w:instrText>
        </w:r>
        <w:r>
          <w:fldChar w:fldCharType="separate"/>
        </w:r>
        <w:r>
          <w:rPr>
            <w:rStyle w:val="Hyperlink"/>
          </w:rPr>
          <w:t>10.1016/0022-0965(85)90044-X</w:t>
        </w:r>
        <w:r>
          <w:rPr>
            <w:rStyle w:val="Hyperlink"/>
          </w:rPr>
          <w:fldChar w:fldCharType="end"/>
        </w:r>
      </w:ins>
    </w:p>
    <w:p w14:paraId="32685581" w14:textId="5CCE21C6" w:rsidR="00847E8C" w:rsidRDefault="003C1572">
      <w:pPr>
        <w:pStyle w:val="BodyText"/>
        <w:rPr>
          <w:rPrChange w:id="3625" w:author="Stage 2" w:date="2019-09-04T20:28:00Z">
            <w:rPr>
              <w:rFonts w:ascii="Times New Roman" w:eastAsia="Times New Roman" w:hAnsi="Times New Roman" w:cs="Times New Roman"/>
              <w:sz w:val="24"/>
              <w:szCs w:val="24"/>
            </w:rPr>
          </w:rPrChange>
        </w:rPr>
        <w:pPrChange w:id="3626" w:author="Stage 2" w:date="2019-09-04T20:28:00Z">
          <w:pPr>
            <w:pBdr>
              <w:top w:val="nil"/>
              <w:left w:val="nil"/>
              <w:bottom w:val="nil"/>
              <w:right w:val="nil"/>
              <w:between w:val="nil"/>
            </w:pBdr>
            <w:spacing w:line="480" w:lineRule="auto"/>
            <w:ind w:left="720" w:hanging="720"/>
          </w:pPr>
        </w:pPrChange>
      </w:pPr>
      <w:r>
        <w:rPr>
          <w:rPrChange w:id="3627" w:author="Stage 2" w:date="2019-09-04T20:28:00Z">
            <w:rPr>
              <w:rFonts w:ascii="Times New Roman" w:eastAsia="Times New Roman" w:hAnsi="Times New Roman" w:cs="Times New Roman"/>
              <w:sz w:val="24"/>
              <w:szCs w:val="24"/>
            </w:rPr>
          </w:rPrChange>
        </w:rPr>
        <w:t xml:space="preserve">Katz, G. S., Cohn, J. F., &amp; Moore, C. A. (1996). A combination of vocal </w:t>
      </w:r>
      <w:ins w:id="3628" w:author="Stage 2" w:date="2019-09-04T20:28:00Z">
        <w:r>
          <w:t>f0</w:t>
        </w:r>
      </w:ins>
      <w:del w:id="3629" w:author="Stage 2" w:date="2019-09-04T20:28:00Z">
        <w:r>
          <w:rPr>
            <w:rFonts w:eastAsia="Times New Roman" w:cs="Times New Roman"/>
          </w:rPr>
          <w:delText>F0</w:delText>
        </w:r>
      </w:del>
      <w:r>
        <w:rPr>
          <w:rPrChange w:id="3630" w:author="Stage 2" w:date="2019-09-04T20:28:00Z">
            <w:rPr>
              <w:rFonts w:ascii="Times New Roman" w:eastAsia="Times New Roman" w:hAnsi="Times New Roman" w:cs="Times New Roman"/>
              <w:sz w:val="24"/>
              <w:szCs w:val="24"/>
            </w:rPr>
          </w:rPrChange>
        </w:rPr>
        <w:t xml:space="preserve"> dynamic and summary features discriminates between three pragmatic categories of infant</w:t>
      </w:r>
      <w:ins w:id="3631" w:author="Stage 2" w:date="2019-09-04T20:28:00Z">
        <w:r>
          <w:t>-</w:t>
        </w:r>
      </w:ins>
      <w:del w:id="3632" w:author="Stage 2" w:date="2019-09-04T20:28:00Z">
        <w:r>
          <w:rPr>
            <w:rFonts w:eastAsia="Times New Roman" w:cs="Times New Roman"/>
          </w:rPr>
          <w:delText>‐</w:delText>
        </w:r>
      </w:del>
      <w:r>
        <w:rPr>
          <w:rPrChange w:id="3633" w:author="Stage 2" w:date="2019-09-04T20:28:00Z">
            <w:rPr>
              <w:rFonts w:ascii="Times New Roman" w:eastAsia="Times New Roman" w:hAnsi="Times New Roman" w:cs="Times New Roman"/>
              <w:sz w:val="24"/>
              <w:szCs w:val="24"/>
            </w:rPr>
          </w:rPrChange>
        </w:rPr>
        <w:t xml:space="preserve">directed </w:t>
      </w:r>
      <w:r>
        <w:rPr>
          <w:rPrChange w:id="3634" w:author="Stage 2" w:date="2019-09-04T20:28:00Z">
            <w:rPr>
              <w:rFonts w:ascii="Times New Roman" w:eastAsia="Times New Roman" w:hAnsi="Times New Roman" w:cs="Times New Roman"/>
              <w:sz w:val="24"/>
              <w:szCs w:val="24"/>
            </w:rPr>
          </w:rPrChange>
        </w:rPr>
        <w:t xml:space="preserve">speech. </w:t>
      </w:r>
      <w:r>
        <w:rPr>
          <w:i/>
          <w:rPrChange w:id="3635" w:author="Stage 2" w:date="2019-09-04T20:28:00Z">
            <w:rPr>
              <w:rFonts w:ascii="Times New Roman" w:eastAsia="Times New Roman" w:hAnsi="Times New Roman" w:cs="Times New Roman"/>
              <w:i/>
              <w:sz w:val="24"/>
              <w:szCs w:val="24"/>
            </w:rPr>
          </w:rPrChange>
        </w:rPr>
        <w:t>Child Development</w:t>
      </w:r>
      <w:r>
        <w:rPr>
          <w:rPrChange w:id="3636" w:author="Stage 2" w:date="2019-09-04T20:28:00Z">
            <w:rPr>
              <w:rFonts w:ascii="Times New Roman" w:eastAsia="Times New Roman" w:hAnsi="Times New Roman" w:cs="Times New Roman"/>
              <w:sz w:val="24"/>
              <w:szCs w:val="24"/>
            </w:rPr>
          </w:rPrChange>
        </w:rPr>
        <w:t xml:space="preserve">, </w:t>
      </w:r>
      <w:r>
        <w:rPr>
          <w:i/>
          <w:rPrChange w:id="3637" w:author="Stage 2" w:date="2019-09-04T20:28:00Z">
            <w:rPr>
              <w:rFonts w:ascii="Times New Roman" w:eastAsia="Times New Roman" w:hAnsi="Times New Roman" w:cs="Times New Roman"/>
              <w:i/>
              <w:sz w:val="24"/>
              <w:szCs w:val="24"/>
            </w:rPr>
          </w:rPrChange>
        </w:rPr>
        <w:t>67</w:t>
      </w:r>
      <w:r>
        <w:rPr>
          <w:rPrChange w:id="3638" w:author="Stage 2" w:date="2019-09-04T20:28:00Z">
            <w:rPr>
              <w:rFonts w:ascii="Times New Roman" w:eastAsia="Times New Roman" w:hAnsi="Times New Roman" w:cs="Times New Roman"/>
              <w:sz w:val="24"/>
              <w:szCs w:val="24"/>
            </w:rPr>
          </w:rPrChange>
        </w:rPr>
        <w:t>(1), 205</w:t>
      </w:r>
      <w:ins w:id="3639" w:author="Stage 2" w:date="2019-09-04T20:28:00Z">
        <w:r>
          <w:t>–</w:t>
        </w:r>
      </w:ins>
      <w:del w:id="3640" w:author="Stage 2" w:date="2019-09-04T20:28:00Z">
        <w:r>
          <w:rPr>
            <w:rFonts w:eastAsia="Times New Roman" w:cs="Times New Roman"/>
          </w:rPr>
          <w:delText>-</w:delText>
        </w:r>
      </w:del>
      <w:r>
        <w:rPr>
          <w:rPrChange w:id="3641" w:author="Stage 2" w:date="2019-09-04T20:28:00Z">
            <w:rPr>
              <w:rFonts w:ascii="Times New Roman" w:eastAsia="Times New Roman" w:hAnsi="Times New Roman" w:cs="Times New Roman"/>
              <w:sz w:val="24"/>
              <w:szCs w:val="24"/>
            </w:rPr>
          </w:rPrChange>
        </w:rPr>
        <w:t>217.</w:t>
      </w:r>
      <w:ins w:id="3642" w:author="Stage 2" w:date="2019-09-04T20:28:00Z">
        <w:r>
          <w:t xml:space="preserve"> doi:</w:t>
        </w:r>
        <w:r>
          <w:fldChar w:fldCharType="begin"/>
        </w:r>
        <w:r>
          <w:instrText xml:space="preserve"> HYPERLINK "https://doi.org/10.1111/j.1467-8624.1996.tb01729.x" \h </w:instrText>
        </w:r>
        <w:r>
          <w:fldChar w:fldCharType="separate"/>
        </w:r>
        <w:r>
          <w:rPr>
            <w:rStyle w:val="Hyperlink"/>
          </w:rPr>
          <w:t>10.1111/j.1467-8624.1996.tb01729.x</w:t>
        </w:r>
        <w:r>
          <w:rPr>
            <w:rStyle w:val="Hyperlink"/>
          </w:rPr>
          <w:fldChar w:fldCharType="end"/>
        </w:r>
      </w:ins>
    </w:p>
    <w:p w14:paraId="67A4F613" w14:textId="3C6A4618" w:rsidR="00847E8C" w:rsidRDefault="003C1572">
      <w:pPr>
        <w:pStyle w:val="BodyText"/>
        <w:rPr>
          <w:rPrChange w:id="3643" w:author="Stage 2" w:date="2019-09-04T20:28:00Z">
            <w:rPr>
              <w:rFonts w:ascii="Times New Roman" w:eastAsia="Times New Roman" w:hAnsi="Times New Roman" w:cs="Times New Roman"/>
              <w:sz w:val="24"/>
              <w:szCs w:val="24"/>
            </w:rPr>
          </w:rPrChange>
        </w:rPr>
        <w:pPrChange w:id="3644" w:author="Stage 2" w:date="2019-09-04T20:28:00Z">
          <w:pPr>
            <w:pBdr>
              <w:top w:val="nil"/>
              <w:left w:val="nil"/>
              <w:bottom w:val="nil"/>
              <w:right w:val="nil"/>
              <w:between w:val="nil"/>
            </w:pBdr>
            <w:spacing w:line="480" w:lineRule="auto"/>
            <w:ind w:left="720" w:hanging="720"/>
          </w:pPr>
        </w:pPrChange>
      </w:pPr>
      <w:r>
        <w:rPr>
          <w:rPrChange w:id="3645" w:author="Stage 2" w:date="2019-09-04T20:28:00Z">
            <w:rPr>
              <w:rFonts w:ascii="Times New Roman" w:eastAsia="Times New Roman" w:hAnsi="Times New Roman" w:cs="Times New Roman"/>
              <w:sz w:val="24"/>
              <w:szCs w:val="24"/>
            </w:rPr>
          </w:rPrChange>
        </w:rPr>
        <w:t>Kawahara, H</w:t>
      </w:r>
      <w:ins w:id="3646" w:author="Stage 2" w:date="2019-09-04T20:28:00Z">
        <w:r>
          <w:t>.,</w:t>
        </w:r>
      </w:ins>
      <w:del w:id="3647" w:author="Stage 2" w:date="2019-09-04T20:28:00Z">
        <w:r>
          <w:rPr>
            <w:rFonts w:eastAsia="Times New Roman" w:cs="Times New Roman"/>
          </w:rPr>
          <w:delText>.</w:delText>
        </w:r>
      </w:del>
      <w:r>
        <w:rPr>
          <w:rPrChange w:id="3648" w:author="Stage 2" w:date="2019-09-04T20:28:00Z">
            <w:rPr>
              <w:rFonts w:ascii="Times New Roman" w:eastAsia="Times New Roman" w:hAnsi="Times New Roman" w:cs="Times New Roman"/>
              <w:sz w:val="24"/>
              <w:szCs w:val="24"/>
            </w:rPr>
          </w:rPrChange>
        </w:rPr>
        <w:t xml:space="preserve"> &amp; Morise, M. (2011). Technical foundations of </w:t>
      </w:r>
      <w:ins w:id="3649" w:author="Stage 2" w:date="2019-09-04T20:28:00Z">
        <w:r>
          <w:t>tandem-straight</w:t>
        </w:r>
      </w:ins>
      <w:del w:id="3650" w:author="Stage 2" w:date="2019-09-04T20:28:00Z">
        <w:r>
          <w:rPr>
            <w:rFonts w:eastAsia="Times New Roman" w:cs="Times New Roman"/>
          </w:rPr>
          <w:delText>TANDEM-STRAIGHT</w:delText>
        </w:r>
      </w:del>
      <w:r>
        <w:rPr>
          <w:rPrChange w:id="3651" w:author="Stage 2" w:date="2019-09-04T20:28:00Z">
            <w:rPr>
              <w:rFonts w:ascii="Times New Roman" w:eastAsia="Times New Roman" w:hAnsi="Times New Roman" w:cs="Times New Roman"/>
              <w:sz w:val="24"/>
              <w:szCs w:val="24"/>
            </w:rPr>
          </w:rPrChange>
        </w:rPr>
        <w:t xml:space="preserve">, a speech analysis, modification and synthesis framework. </w:t>
      </w:r>
      <w:r>
        <w:rPr>
          <w:i/>
          <w:rPrChange w:id="3652" w:author="Stage 2" w:date="2019-09-04T20:28:00Z">
            <w:rPr>
              <w:rFonts w:ascii="Times New Roman" w:eastAsia="Times New Roman" w:hAnsi="Times New Roman" w:cs="Times New Roman"/>
              <w:i/>
              <w:sz w:val="24"/>
              <w:szCs w:val="24"/>
            </w:rPr>
          </w:rPrChange>
        </w:rPr>
        <w:t>Sadhana</w:t>
      </w:r>
      <w:r>
        <w:rPr>
          <w:rPrChange w:id="3653" w:author="Stage 2" w:date="2019-09-04T20:28:00Z">
            <w:rPr>
              <w:rFonts w:ascii="Times New Roman" w:eastAsia="Times New Roman" w:hAnsi="Times New Roman" w:cs="Times New Roman"/>
              <w:i/>
              <w:sz w:val="24"/>
              <w:szCs w:val="24"/>
            </w:rPr>
          </w:rPrChange>
        </w:rPr>
        <w:t xml:space="preserve">, </w:t>
      </w:r>
      <w:r>
        <w:rPr>
          <w:i/>
          <w:rPrChange w:id="3654" w:author="Stage 2" w:date="2019-09-04T20:28:00Z">
            <w:rPr>
              <w:rFonts w:ascii="Times New Roman" w:eastAsia="Times New Roman" w:hAnsi="Times New Roman" w:cs="Times New Roman"/>
              <w:i/>
              <w:sz w:val="24"/>
              <w:szCs w:val="24"/>
            </w:rPr>
          </w:rPrChange>
        </w:rPr>
        <w:t>36</w:t>
      </w:r>
      <w:r>
        <w:rPr>
          <w:rPrChange w:id="3655" w:author="Stage 2" w:date="2019-09-04T20:28:00Z">
            <w:rPr>
              <w:rFonts w:ascii="Times New Roman" w:eastAsia="Times New Roman" w:hAnsi="Times New Roman" w:cs="Times New Roman"/>
              <w:sz w:val="24"/>
              <w:szCs w:val="24"/>
            </w:rPr>
          </w:rPrChange>
        </w:rPr>
        <w:t>(5)</w:t>
      </w:r>
      <w:r>
        <w:rPr>
          <w:rPrChange w:id="3656" w:author="Stage 2" w:date="2019-09-04T20:28:00Z">
            <w:rPr>
              <w:rFonts w:ascii="Times New Roman" w:eastAsia="Times New Roman" w:hAnsi="Times New Roman" w:cs="Times New Roman"/>
              <w:i/>
              <w:sz w:val="24"/>
              <w:szCs w:val="24"/>
            </w:rPr>
          </w:rPrChange>
        </w:rPr>
        <w:t>,</w:t>
      </w:r>
      <w:r>
        <w:rPr>
          <w:rPrChange w:id="3657" w:author="Stage 2" w:date="2019-09-04T20:28:00Z">
            <w:rPr>
              <w:rFonts w:ascii="Times New Roman" w:eastAsia="Times New Roman" w:hAnsi="Times New Roman" w:cs="Times New Roman"/>
              <w:sz w:val="24"/>
              <w:szCs w:val="24"/>
            </w:rPr>
          </w:rPrChange>
        </w:rPr>
        <w:t xml:space="preserve"> 713</w:t>
      </w:r>
      <w:ins w:id="3658" w:author="Stage 2" w:date="2019-09-04T20:28:00Z">
        <w:r>
          <w:t>–</w:t>
        </w:r>
      </w:ins>
      <w:del w:id="3659" w:author="Stage 2" w:date="2019-09-04T20:28:00Z">
        <w:r>
          <w:rPr>
            <w:rFonts w:eastAsia="Times New Roman" w:cs="Times New Roman"/>
          </w:rPr>
          <w:delText>-</w:delText>
        </w:r>
      </w:del>
      <w:r>
        <w:rPr>
          <w:rPrChange w:id="3660" w:author="Stage 2" w:date="2019-09-04T20:28:00Z">
            <w:rPr>
              <w:rFonts w:ascii="Times New Roman" w:eastAsia="Times New Roman" w:hAnsi="Times New Roman" w:cs="Times New Roman"/>
              <w:sz w:val="24"/>
              <w:szCs w:val="24"/>
            </w:rPr>
          </w:rPrChange>
        </w:rPr>
        <w:t>727.</w:t>
      </w:r>
      <w:ins w:id="3661" w:author="Stage 2" w:date="2019-09-04T20:28:00Z">
        <w:r>
          <w:t xml:space="preserve"> doi:</w:t>
        </w:r>
        <w:r>
          <w:fldChar w:fldCharType="begin"/>
        </w:r>
        <w:r>
          <w:instrText xml:space="preserve"> HYPERLINK "https://doi.org/10.1007/s12046-011-0043-3" \h </w:instrText>
        </w:r>
        <w:r>
          <w:fldChar w:fldCharType="separate"/>
        </w:r>
        <w:r>
          <w:rPr>
            <w:rStyle w:val="Hyperlink"/>
          </w:rPr>
          <w:t>10.1007/s12046-011-0043-3</w:t>
        </w:r>
        <w:r>
          <w:rPr>
            <w:rStyle w:val="Hyperlink"/>
          </w:rPr>
          <w:fldChar w:fldCharType="end"/>
        </w:r>
      </w:ins>
    </w:p>
    <w:p w14:paraId="3E812A4B" w14:textId="77777777" w:rsidR="00847E8C" w:rsidRDefault="003C1572">
      <w:pPr>
        <w:pBdr>
          <w:top w:val="nil"/>
          <w:left w:val="nil"/>
          <w:bottom w:val="nil"/>
          <w:right w:val="nil"/>
          <w:between w:val="nil"/>
        </w:pBdr>
        <w:spacing w:line="480" w:lineRule="auto"/>
        <w:ind w:left="720" w:hanging="720"/>
        <w:rPr>
          <w:del w:id="3662" w:author="Stage 2" w:date="2019-09-04T20:28:00Z"/>
          <w:rFonts w:ascii="Times New Roman" w:eastAsia="Times New Roman" w:hAnsi="Times New Roman" w:cs="Times New Roman"/>
          <w:sz w:val="24"/>
          <w:szCs w:val="24"/>
        </w:rPr>
      </w:pPr>
      <w:del w:id="3663" w:author="Stage 2" w:date="2019-09-04T20:28:00Z">
        <w:r>
          <w:rPr>
            <w:rFonts w:ascii="Times New Roman" w:eastAsia="Times New Roman" w:hAnsi="Times New Roman" w:cs="Times New Roman"/>
            <w:sz w:val="24"/>
            <w:szCs w:val="24"/>
          </w:rPr>
          <w:delText>Kemler Nelson, D. G</w:delText>
        </w:r>
      </w:del>
      <w:moveFromRangeStart w:id="3664" w:author="Stage 2" w:date="2019-09-04T20:28:00Z" w:name="move18521353"/>
      <w:moveFrom w:id="3665" w:author="Stage 2" w:date="2019-09-04T20:28:00Z">
        <w:r>
          <w:rPr>
            <w:rPrChange w:id="3666" w:author="Stage 2" w:date="2019-09-04T20:28:00Z">
              <w:rPr>
                <w:rFonts w:ascii="Times New Roman" w:eastAsia="Times New Roman" w:hAnsi="Times New Roman" w:cs="Times New Roman"/>
                <w:sz w:val="24"/>
                <w:szCs w:val="24"/>
              </w:rPr>
            </w:rPrChange>
          </w:rPr>
          <w:t>., Jusczyk, P. W., Mandel, D. R., My</w:t>
        </w:r>
        <w:r>
          <w:rPr>
            <w:rPrChange w:id="3667" w:author="Stage 2" w:date="2019-09-04T20:28:00Z">
              <w:rPr>
                <w:rFonts w:ascii="Times New Roman" w:eastAsia="Times New Roman" w:hAnsi="Times New Roman" w:cs="Times New Roman"/>
                <w:sz w:val="24"/>
                <w:szCs w:val="24"/>
              </w:rPr>
            </w:rPrChange>
          </w:rPr>
          <w:t xml:space="preserve">ers, J., Turk, A., &amp; Gerken, L. </w:t>
        </w:r>
      </w:moveFrom>
      <w:moveFromRangeEnd w:id="3664"/>
      <w:del w:id="3668" w:author="Stage 2" w:date="2019-09-04T20:28:00Z">
        <w:r>
          <w:rPr>
            <w:rFonts w:ascii="Times New Roman" w:eastAsia="Times New Roman" w:hAnsi="Times New Roman" w:cs="Times New Roman"/>
            <w:sz w:val="24"/>
            <w:szCs w:val="24"/>
          </w:rPr>
          <w:delText xml:space="preserve">A. </w:delText>
        </w:r>
      </w:del>
      <w:moveFromRangeStart w:id="3669" w:author="Stage 2" w:date="2019-09-04T20:28:00Z" w:name="move18521354"/>
      <w:moveFrom w:id="3670" w:author="Stage 2" w:date="2019-09-04T20:28:00Z">
        <w:r>
          <w:rPr>
            <w:rPrChange w:id="3671" w:author="Stage 2" w:date="2019-09-04T20:28:00Z">
              <w:rPr>
                <w:rFonts w:ascii="Times New Roman" w:eastAsia="Times New Roman" w:hAnsi="Times New Roman" w:cs="Times New Roman"/>
                <w:sz w:val="24"/>
                <w:szCs w:val="24"/>
              </w:rPr>
            </w:rPrChange>
          </w:rPr>
          <w:t xml:space="preserve">(1995). </w:t>
        </w:r>
      </w:moveFrom>
      <w:moveFromRangeEnd w:id="3669"/>
      <w:del w:id="3672" w:author="Stage 2" w:date="2019-09-04T20:28:00Z">
        <w:r>
          <w:rPr>
            <w:rFonts w:ascii="Times New Roman" w:eastAsia="Times New Roman" w:hAnsi="Times New Roman" w:cs="Times New Roman"/>
            <w:sz w:val="24"/>
            <w:szCs w:val="24"/>
          </w:rPr>
          <w:delText xml:space="preserve">The Headturn Preference Procedure for testing auditory perception. </w:delText>
        </w:r>
        <w:r>
          <w:rPr>
            <w:rFonts w:ascii="Times New Roman" w:eastAsia="Times New Roman" w:hAnsi="Times New Roman" w:cs="Times New Roman"/>
            <w:i/>
            <w:sz w:val="24"/>
            <w:szCs w:val="24"/>
          </w:rPr>
          <w:delText>Infant Behavior and Development, 18</w:delText>
        </w:r>
        <w:r>
          <w:rPr>
            <w:rFonts w:ascii="Times New Roman" w:eastAsia="Times New Roman" w:hAnsi="Times New Roman" w:cs="Times New Roman"/>
            <w:sz w:val="24"/>
            <w:szCs w:val="24"/>
          </w:rPr>
          <w:delText>(1)</w:delText>
        </w:r>
        <w:r>
          <w:rPr>
            <w:rFonts w:ascii="Times New Roman" w:eastAsia="Times New Roman" w:hAnsi="Times New Roman" w:cs="Times New Roman"/>
            <w:i/>
            <w:sz w:val="24"/>
            <w:szCs w:val="24"/>
          </w:rPr>
          <w:delText>,</w:delText>
        </w:r>
        <w:r>
          <w:rPr>
            <w:rFonts w:ascii="Times New Roman" w:eastAsia="Times New Roman" w:hAnsi="Times New Roman" w:cs="Times New Roman"/>
            <w:sz w:val="24"/>
            <w:szCs w:val="24"/>
          </w:rPr>
          <w:delText xml:space="preserve"> 111-116.</w:delText>
        </w:r>
      </w:del>
    </w:p>
    <w:p w14:paraId="7C404E98" w14:textId="540FE414" w:rsidR="00847E8C" w:rsidRDefault="003C1572">
      <w:pPr>
        <w:pStyle w:val="BodyText"/>
        <w:rPr>
          <w:rPrChange w:id="3673" w:author="Stage 2" w:date="2019-09-04T20:28:00Z">
            <w:rPr>
              <w:rFonts w:ascii="Times New Roman" w:eastAsia="Times New Roman" w:hAnsi="Times New Roman" w:cs="Times New Roman"/>
              <w:sz w:val="24"/>
              <w:szCs w:val="24"/>
            </w:rPr>
          </w:rPrChange>
        </w:rPr>
        <w:pPrChange w:id="3674" w:author="Stage 2" w:date="2019-09-04T20:28:00Z">
          <w:pPr>
            <w:pBdr>
              <w:top w:val="nil"/>
              <w:left w:val="nil"/>
              <w:bottom w:val="nil"/>
              <w:right w:val="nil"/>
              <w:between w:val="nil"/>
            </w:pBdr>
            <w:spacing w:line="480" w:lineRule="auto"/>
            <w:ind w:left="720" w:hanging="720"/>
          </w:pPr>
        </w:pPrChange>
      </w:pPr>
      <w:r>
        <w:rPr>
          <w:rPrChange w:id="3675" w:author="Stage 2" w:date="2019-09-04T20:28:00Z">
            <w:rPr>
              <w:rFonts w:ascii="Times New Roman" w:eastAsia="Times New Roman" w:hAnsi="Times New Roman" w:cs="Times New Roman"/>
              <w:sz w:val="24"/>
              <w:szCs w:val="24"/>
            </w:rPr>
          </w:rPrChange>
        </w:rPr>
        <w:t>Kitamura, C., &amp; Burnham, D.</w:t>
      </w:r>
      <w:del w:id="3676" w:author="Stage 2" w:date="2019-09-04T20:28:00Z">
        <w:r>
          <w:rPr>
            <w:rFonts w:eastAsia="Times New Roman" w:cs="Times New Roman"/>
          </w:rPr>
          <w:delText xml:space="preserve"> K.</w:delText>
        </w:r>
      </w:del>
      <w:r>
        <w:rPr>
          <w:rPrChange w:id="3677" w:author="Stage 2" w:date="2019-09-04T20:28:00Z">
            <w:rPr>
              <w:rFonts w:ascii="Times New Roman" w:eastAsia="Times New Roman" w:hAnsi="Times New Roman" w:cs="Times New Roman"/>
              <w:sz w:val="24"/>
              <w:szCs w:val="24"/>
            </w:rPr>
          </w:rPrChange>
        </w:rPr>
        <w:t xml:space="preserve"> (2003). Pitch and communicative intent in mother’s speech: Adjustm</w:t>
      </w:r>
      <w:r>
        <w:rPr>
          <w:rPrChange w:id="3678" w:author="Stage 2" w:date="2019-09-04T20:28:00Z">
            <w:rPr>
              <w:rFonts w:ascii="Times New Roman" w:eastAsia="Times New Roman" w:hAnsi="Times New Roman" w:cs="Times New Roman"/>
              <w:sz w:val="24"/>
              <w:szCs w:val="24"/>
            </w:rPr>
          </w:rPrChange>
        </w:rPr>
        <w:t xml:space="preserve">ents for age and sex in the first year. </w:t>
      </w:r>
      <w:r>
        <w:rPr>
          <w:i/>
          <w:rPrChange w:id="3679" w:author="Stage 2" w:date="2019-09-04T20:28:00Z">
            <w:rPr>
              <w:rFonts w:ascii="Times New Roman" w:eastAsia="Times New Roman" w:hAnsi="Times New Roman" w:cs="Times New Roman"/>
              <w:i/>
              <w:sz w:val="24"/>
              <w:szCs w:val="24"/>
            </w:rPr>
          </w:rPrChange>
        </w:rPr>
        <w:t>Infancy</w:t>
      </w:r>
      <w:r>
        <w:rPr>
          <w:rPrChange w:id="3680" w:author="Stage 2" w:date="2019-09-04T20:28:00Z">
            <w:rPr>
              <w:rFonts w:ascii="Times New Roman" w:eastAsia="Times New Roman" w:hAnsi="Times New Roman" w:cs="Times New Roman"/>
              <w:sz w:val="24"/>
              <w:szCs w:val="24"/>
            </w:rPr>
          </w:rPrChange>
        </w:rPr>
        <w:t xml:space="preserve">, </w:t>
      </w:r>
      <w:r>
        <w:rPr>
          <w:i/>
          <w:rPrChange w:id="3681" w:author="Stage 2" w:date="2019-09-04T20:28:00Z">
            <w:rPr>
              <w:rFonts w:ascii="Times New Roman" w:eastAsia="Times New Roman" w:hAnsi="Times New Roman" w:cs="Times New Roman"/>
              <w:i/>
              <w:sz w:val="24"/>
              <w:szCs w:val="24"/>
            </w:rPr>
          </w:rPrChange>
        </w:rPr>
        <w:t>4</w:t>
      </w:r>
      <w:r>
        <w:rPr>
          <w:rPrChange w:id="3682" w:author="Stage 2" w:date="2019-09-04T20:28:00Z">
            <w:rPr>
              <w:rFonts w:ascii="Times New Roman" w:eastAsia="Times New Roman" w:hAnsi="Times New Roman" w:cs="Times New Roman"/>
              <w:sz w:val="24"/>
              <w:szCs w:val="24"/>
            </w:rPr>
          </w:rPrChange>
        </w:rPr>
        <w:t>(1), 85</w:t>
      </w:r>
      <w:ins w:id="3683" w:author="Stage 2" w:date="2019-09-04T20:28:00Z">
        <w:r>
          <w:t>–110. doi:</w:t>
        </w:r>
        <w:r>
          <w:fldChar w:fldCharType="begin"/>
        </w:r>
        <w:r>
          <w:instrText xml:space="preserve"> HYPERLINK "https://doi.org/10.1207/S15327078IN0401_5" \h </w:instrText>
        </w:r>
        <w:r>
          <w:fldChar w:fldCharType="separate"/>
        </w:r>
        <w:r>
          <w:rPr>
            <w:rStyle w:val="Hyperlink"/>
          </w:rPr>
          <w:t>10.1207/S15327078IN0401_5</w:t>
        </w:r>
        <w:r>
          <w:rPr>
            <w:rStyle w:val="Hyperlink"/>
          </w:rPr>
          <w:fldChar w:fldCharType="end"/>
        </w:r>
      </w:ins>
      <w:del w:id="3684" w:author="Stage 2" w:date="2019-09-04T20:28:00Z">
        <w:r>
          <w:rPr>
            <w:rFonts w:eastAsia="Times New Roman" w:cs="Times New Roman"/>
          </w:rPr>
          <w:delText>-110</w:delText>
        </w:r>
      </w:del>
    </w:p>
    <w:p w14:paraId="4A1404C5" w14:textId="00ADB98C" w:rsidR="00847E8C" w:rsidRDefault="003C1572">
      <w:pPr>
        <w:pStyle w:val="BodyText"/>
        <w:rPr>
          <w:rPrChange w:id="3685" w:author="Stage 2" w:date="2019-09-04T20:28:00Z">
            <w:rPr>
              <w:rFonts w:ascii="Times New Roman" w:eastAsia="Times New Roman" w:hAnsi="Times New Roman" w:cs="Times New Roman"/>
              <w:sz w:val="24"/>
              <w:szCs w:val="24"/>
            </w:rPr>
          </w:rPrChange>
        </w:rPr>
        <w:pPrChange w:id="3686" w:author="Stage 2" w:date="2019-09-04T20:28:00Z">
          <w:pPr>
            <w:pBdr>
              <w:top w:val="nil"/>
              <w:left w:val="nil"/>
              <w:bottom w:val="nil"/>
              <w:right w:val="nil"/>
              <w:between w:val="nil"/>
            </w:pBdr>
            <w:spacing w:line="480" w:lineRule="auto"/>
            <w:ind w:left="720"/>
          </w:pPr>
        </w:pPrChange>
      </w:pPr>
      <w:r>
        <w:rPr>
          <w:rPrChange w:id="3687" w:author="Stage 2" w:date="2019-09-04T20:28:00Z">
            <w:rPr>
              <w:rFonts w:ascii="Times New Roman" w:eastAsia="Times New Roman" w:hAnsi="Times New Roman" w:cs="Times New Roman"/>
              <w:sz w:val="24"/>
              <w:szCs w:val="24"/>
            </w:rPr>
          </w:rPrChange>
        </w:rPr>
        <w:t xml:space="preserve">Kitamura, C., &amp; Lam, C. (2009). Age-specific preferences for infant-directed affective intent. </w:t>
      </w:r>
      <w:r>
        <w:rPr>
          <w:i/>
          <w:rPrChange w:id="3688" w:author="Stage 2" w:date="2019-09-04T20:28:00Z">
            <w:rPr>
              <w:rFonts w:ascii="Times New Roman" w:eastAsia="Times New Roman" w:hAnsi="Times New Roman" w:cs="Times New Roman"/>
              <w:i/>
              <w:sz w:val="24"/>
              <w:szCs w:val="24"/>
            </w:rPr>
          </w:rPrChange>
        </w:rPr>
        <w:t>Infancy</w:t>
      </w:r>
      <w:r>
        <w:rPr>
          <w:rPrChange w:id="3689" w:author="Stage 2" w:date="2019-09-04T20:28:00Z">
            <w:rPr>
              <w:rFonts w:ascii="Times New Roman" w:eastAsia="Times New Roman" w:hAnsi="Times New Roman" w:cs="Times New Roman"/>
              <w:sz w:val="24"/>
              <w:szCs w:val="24"/>
            </w:rPr>
          </w:rPrChange>
        </w:rPr>
        <w:t xml:space="preserve">, </w:t>
      </w:r>
      <w:r>
        <w:rPr>
          <w:i/>
          <w:rPrChange w:id="3690" w:author="Stage 2" w:date="2019-09-04T20:28:00Z">
            <w:rPr>
              <w:rFonts w:ascii="Times New Roman" w:eastAsia="Times New Roman" w:hAnsi="Times New Roman" w:cs="Times New Roman"/>
              <w:i/>
              <w:sz w:val="24"/>
              <w:szCs w:val="24"/>
            </w:rPr>
          </w:rPrChange>
        </w:rPr>
        <w:t>14</w:t>
      </w:r>
      <w:r>
        <w:rPr>
          <w:rPrChange w:id="3691" w:author="Stage 2" w:date="2019-09-04T20:28:00Z">
            <w:rPr>
              <w:rFonts w:ascii="Times New Roman" w:eastAsia="Times New Roman" w:hAnsi="Times New Roman" w:cs="Times New Roman"/>
              <w:sz w:val="24"/>
              <w:szCs w:val="24"/>
            </w:rPr>
          </w:rPrChange>
        </w:rPr>
        <w:t>(1), 77</w:t>
      </w:r>
      <w:ins w:id="3692" w:author="Stage 2" w:date="2019-09-04T20:28:00Z">
        <w:r>
          <w:t>–100. doi:</w:t>
        </w:r>
        <w:r>
          <w:fldChar w:fldCharType="begin"/>
        </w:r>
        <w:r>
          <w:instrText xml:space="preserve"> HYPERLINK "https://doi.org/10.1080/15250000802569777" \h </w:instrText>
        </w:r>
        <w:r>
          <w:fldChar w:fldCharType="separate"/>
        </w:r>
        <w:r>
          <w:rPr>
            <w:rStyle w:val="Hyperlink"/>
          </w:rPr>
          <w:t>10.1080/15250000802569777</w:t>
        </w:r>
        <w:r>
          <w:rPr>
            <w:rStyle w:val="Hyperlink"/>
          </w:rPr>
          <w:fldChar w:fldCharType="end"/>
        </w:r>
      </w:ins>
      <w:del w:id="3693" w:author="Stage 2" w:date="2019-09-04T20:28:00Z">
        <w:r>
          <w:rPr>
            <w:rFonts w:eastAsia="Times New Roman" w:cs="Times New Roman"/>
          </w:rPr>
          <w:delText>-100.</w:delText>
        </w:r>
      </w:del>
    </w:p>
    <w:p w14:paraId="7D07D49A" w14:textId="52619008" w:rsidR="00847E8C" w:rsidRDefault="003C1572">
      <w:pPr>
        <w:pStyle w:val="BodyText"/>
        <w:rPr>
          <w:rPrChange w:id="3694" w:author="Stage 2" w:date="2019-09-04T20:28:00Z">
            <w:rPr>
              <w:rFonts w:ascii="Times New Roman" w:eastAsia="Times New Roman" w:hAnsi="Times New Roman" w:cs="Times New Roman"/>
              <w:sz w:val="24"/>
              <w:szCs w:val="24"/>
            </w:rPr>
          </w:rPrChange>
        </w:rPr>
        <w:pPrChange w:id="3695" w:author="Stage 2" w:date="2019-09-04T20:28:00Z">
          <w:pPr>
            <w:pBdr>
              <w:top w:val="nil"/>
              <w:left w:val="nil"/>
              <w:bottom w:val="nil"/>
              <w:right w:val="nil"/>
              <w:between w:val="nil"/>
            </w:pBdr>
            <w:spacing w:line="480" w:lineRule="auto"/>
            <w:ind w:left="720" w:hanging="720"/>
          </w:pPr>
        </w:pPrChange>
      </w:pPr>
      <w:r>
        <w:rPr>
          <w:rPrChange w:id="3696" w:author="Stage 2" w:date="2019-09-04T20:28:00Z">
            <w:rPr>
              <w:rFonts w:ascii="Times New Roman" w:eastAsia="Times New Roman" w:hAnsi="Times New Roman" w:cs="Times New Roman"/>
              <w:sz w:val="24"/>
              <w:szCs w:val="24"/>
            </w:rPr>
          </w:rPrChange>
        </w:rPr>
        <w:t>Klein, R</w:t>
      </w:r>
      <w:ins w:id="3697" w:author="Stage 2" w:date="2019-09-04T20:28:00Z">
        <w:r>
          <w:t>. A</w:t>
        </w:r>
      </w:ins>
      <w:r>
        <w:rPr>
          <w:rPrChange w:id="3698" w:author="Stage 2" w:date="2019-09-04T20:28:00Z">
            <w:rPr>
              <w:rFonts w:ascii="Times New Roman" w:eastAsia="Times New Roman" w:hAnsi="Times New Roman" w:cs="Times New Roman"/>
              <w:sz w:val="24"/>
              <w:szCs w:val="24"/>
            </w:rPr>
          </w:rPrChange>
        </w:rPr>
        <w:t>., Ratliff, K</w:t>
      </w:r>
      <w:ins w:id="3699" w:author="Stage 2" w:date="2019-09-04T20:28:00Z">
        <w:r>
          <w:t>. A</w:t>
        </w:r>
      </w:ins>
      <w:r>
        <w:rPr>
          <w:rPrChange w:id="3700" w:author="Stage 2" w:date="2019-09-04T20:28:00Z">
            <w:rPr>
              <w:rFonts w:ascii="Times New Roman" w:eastAsia="Times New Roman" w:hAnsi="Times New Roman" w:cs="Times New Roman"/>
              <w:sz w:val="24"/>
              <w:szCs w:val="24"/>
            </w:rPr>
          </w:rPrChange>
        </w:rPr>
        <w:t>., Vianello, M., Adams Jr, R</w:t>
      </w:r>
      <w:ins w:id="3701" w:author="Stage 2" w:date="2019-09-04T20:28:00Z">
        <w:r>
          <w:t>. B</w:t>
        </w:r>
      </w:ins>
      <w:r>
        <w:rPr>
          <w:rPrChange w:id="3702" w:author="Stage 2" w:date="2019-09-04T20:28:00Z">
            <w:rPr>
              <w:rFonts w:ascii="Times New Roman" w:eastAsia="Times New Roman" w:hAnsi="Times New Roman" w:cs="Times New Roman"/>
              <w:sz w:val="24"/>
              <w:szCs w:val="24"/>
            </w:rPr>
          </w:rPrChange>
        </w:rPr>
        <w:t xml:space="preserve">., Bahník, </w:t>
      </w:r>
      <w:ins w:id="3703" w:author="Stage 2" w:date="2019-09-04T20:28:00Z">
        <w:r>
          <w:t>Š</w:t>
        </w:r>
      </w:ins>
      <w:del w:id="3704" w:author="Stage 2" w:date="2019-09-04T20:28:00Z">
        <w:r>
          <w:rPr>
            <w:rFonts w:eastAsia="Times New Roman" w:cs="Times New Roman"/>
          </w:rPr>
          <w:delText>S</w:delText>
        </w:r>
      </w:del>
      <w:r>
        <w:rPr>
          <w:rPrChange w:id="3705" w:author="Stage 2" w:date="2019-09-04T20:28:00Z">
            <w:rPr>
              <w:rFonts w:ascii="Times New Roman" w:eastAsia="Times New Roman" w:hAnsi="Times New Roman" w:cs="Times New Roman"/>
              <w:sz w:val="24"/>
              <w:szCs w:val="24"/>
            </w:rPr>
          </w:rPrChange>
        </w:rPr>
        <w:t xml:space="preserve">., Bernstein, </w:t>
      </w:r>
      <w:r>
        <w:rPr>
          <w:rPrChange w:id="3706" w:author="Stage 2" w:date="2019-09-04T20:28:00Z">
            <w:rPr>
              <w:rFonts w:ascii="Times New Roman" w:eastAsia="Times New Roman" w:hAnsi="Times New Roman" w:cs="Times New Roman"/>
              <w:sz w:val="24"/>
              <w:szCs w:val="24"/>
            </w:rPr>
          </w:rPrChange>
        </w:rPr>
        <w:t>M</w:t>
      </w:r>
      <w:ins w:id="3707" w:author="Stage 2" w:date="2019-09-04T20:28:00Z">
        <w:r>
          <w:t>. J., …</w:t>
        </w:r>
      </w:ins>
      <w:del w:id="3708" w:author="Stage 2" w:date="2019-09-04T20:28:00Z">
        <w:r>
          <w:rPr>
            <w:rFonts w:eastAsia="Times New Roman" w:cs="Times New Roman"/>
          </w:rPr>
          <w:delText>., …, &amp;</w:delText>
        </w:r>
      </w:del>
      <w:r>
        <w:rPr>
          <w:rPrChange w:id="3709" w:author="Stage 2" w:date="2019-09-04T20:28:00Z">
            <w:rPr>
              <w:rFonts w:ascii="Times New Roman" w:eastAsia="Times New Roman" w:hAnsi="Times New Roman" w:cs="Times New Roman"/>
              <w:sz w:val="24"/>
              <w:szCs w:val="24"/>
            </w:rPr>
          </w:rPrChange>
        </w:rPr>
        <w:t xml:space="preserve"> Nosek, B. A. (2014). Investigating variation in replicability</w:t>
      </w:r>
      <w:ins w:id="3710" w:author="Stage 2" w:date="2019-09-04T20:28:00Z">
        <w:r>
          <w:t>.</w:t>
        </w:r>
      </w:ins>
      <w:del w:id="3711" w:author="Stage 2" w:date="2019-09-04T20:28:00Z">
        <w:r>
          <w:rPr>
            <w:rFonts w:eastAsia="Times New Roman" w:cs="Times New Roman"/>
          </w:rPr>
          <w:delText>: A “Many Labs” Replication Project.</w:delText>
        </w:r>
      </w:del>
      <w:r>
        <w:rPr>
          <w:rPrChange w:id="3712" w:author="Stage 2" w:date="2019-09-04T20:28:00Z">
            <w:rPr>
              <w:rFonts w:ascii="Times New Roman" w:eastAsia="Times New Roman" w:hAnsi="Times New Roman" w:cs="Times New Roman"/>
              <w:sz w:val="24"/>
              <w:szCs w:val="24"/>
            </w:rPr>
          </w:rPrChange>
        </w:rPr>
        <w:t xml:space="preserve"> </w:t>
      </w:r>
      <w:r>
        <w:rPr>
          <w:i/>
          <w:rPrChange w:id="3713" w:author="Stage 2" w:date="2019-09-04T20:28:00Z">
            <w:rPr>
              <w:rFonts w:ascii="Times New Roman" w:eastAsia="Times New Roman" w:hAnsi="Times New Roman" w:cs="Times New Roman"/>
              <w:i/>
              <w:sz w:val="24"/>
              <w:szCs w:val="24"/>
            </w:rPr>
          </w:rPrChange>
        </w:rPr>
        <w:t>Social Psychology</w:t>
      </w:r>
      <w:r>
        <w:rPr>
          <w:rPrChange w:id="3714" w:author="Stage 2" w:date="2019-09-04T20:28:00Z">
            <w:rPr>
              <w:rFonts w:ascii="Times New Roman" w:eastAsia="Times New Roman" w:hAnsi="Times New Roman" w:cs="Times New Roman"/>
              <w:i/>
              <w:sz w:val="24"/>
              <w:szCs w:val="24"/>
            </w:rPr>
          </w:rPrChange>
        </w:rPr>
        <w:t xml:space="preserve">, </w:t>
      </w:r>
      <w:r>
        <w:rPr>
          <w:i/>
          <w:rPrChange w:id="3715" w:author="Stage 2" w:date="2019-09-04T20:28:00Z">
            <w:rPr>
              <w:rFonts w:ascii="Times New Roman" w:eastAsia="Times New Roman" w:hAnsi="Times New Roman" w:cs="Times New Roman"/>
              <w:i/>
              <w:sz w:val="24"/>
              <w:szCs w:val="24"/>
            </w:rPr>
          </w:rPrChange>
        </w:rPr>
        <w:t>45</w:t>
      </w:r>
      <w:ins w:id="3716" w:author="Stage 2" w:date="2019-09-04T20:28:00Z">
        <w:r>
          <w:t>,</w:t>
        </w:r>
      </w:ins>
      <w:del w:id="3717" w:author="Stage 2" w:date="2019-09-04T20:28:00Z">
        <w:r>
          <w:rPr>
            <w:rFonts w:eastAsia="Times New Roman" w:cs="Times New Roman"/>
          </w:rPr>
          <w:delText>(3),</w:delText>
        </w:r>
      </w:del>
      <w:r>
        <w:rPr>
          <w:rPrChange w:id="3718" w:author="Stage 2" w:date="2019-09-04T20:28:00Z">
            <w:rPr>
              <w:rFonts w:ascii="Times New Roman" w:eastAsia="Times New Roman" w:hAnsi="Times New Roman" w:cs="Times New Roman"/>
              <w:sz w:val="24"/>
              <w:szCs w:val="24"/>
            </w:rPr>
          </w:rPrChange>
        </w:rPr>
        <w:t xml:space="preserve"> 142</w:t>
      </w:r>
      <w:ins w:id="3719" w:author="Stage 2" w:date="2019-09-04T20:28:00Z">
        <w:r>
          <w:t>–</w:t>
        </w:r>
      </w:ins>
      <w:del w:id="3720" w:author="Stage 2" w:date="2019-09-04T20:28:00Z">
        <w:r>
          <w:rPr>
            <w:rFonts w:eastAsia="Times New Roman" w:cs="Times New Roman"/>
          </w:rPr>
          <w:delText>-</w:delText>
        </w:r>
      </w:del>
      <w:r>
        <w:rPr>
          <w:rPrChange w:id="3721" w:author="Stage 2" w:date="2019-09-04T20:28:00Z">
            <w:rPr>
              <w:rFonts w:ascii="Times New Roman" w:eastAsia="Times New Roman" w:hAnsi="Times New Roman" w:cs="Times New Roman"/>
              <w:sz w:val="24"/>
              <w:szCs w:val="24"/>
            </w:rPr>
          </w:rPrChange>
        </w:rPr>
        <w:t>152.</w:t>
      </w:r>
      <w:ins w:id="3722" w:author="Stage 2" w:date="2019-09-04T20:28:00Z">
        <w:r>
          <w:t xml:space="preserve"> doi:</w:t>
        </w:r>
        <w:r>
          <w:fldChar w:fldCharType="begin"/>
        </w:r>
        <w:r>
          <w:instrText xml:space="preserve"> HYPERLINK "https://doi.org/10.1027/1864-9335/a000178" \h </w:instrText>
        </w:r>
        <w:r>
          <w:fldChar w:fldCharType="separate"/>
        </w:r>
        <w:r>
          <w:rPr>
            <w:rStyle w:val="Hyperlink"/>
          </w:rPr>
          <w:t>10.1027/1864-9335/a000178</w:t>
        </w:r>
        <w:r>
          <w:rPr>
            <w:rStyle w:val="Hyperlink"/>
          </w:rPr>
          <w:fldChar w:fldCharType="end"/>
        </w:r>
      </w:ins>
    </w:p>
    <w:p w14:paraId="30740C63" w14:textId="0F38C006" w:rsidR="00847E8C" w:rsidRDefault="003C1572">
      <w:pPr>
        <w:pStyle w:val="BodyText"/>
        <w:rPr>
          <w:rPrChange w:id="3723" w:author="Stage 2" w:date="2019-09-04T20:28:00Z">
            <w:rPr>
              <w:rFonts w:ascii="Times New Roman" w:eastAsia="Times New Roman" w:hAnsi="Times New Roman" w:cs="Times New Roman"/>
              <w:sz w:val="24"/>
              <w:szCs w:val="24"/>
            </w:rPr>
          </w:rPrChange>
        </w:rPr>
        <w:pPrChange w:id="3724" w:author="Stage 2" w:date="2019-09-04T20:28:00Z">
          <w:pPr>
            <w:pBdr>
              <w:top w:val="nil"/>
              <w:left w:val="nil"/>
              <w:bottom w:val="nil"/>
              <w:right w:val="nil"/>
              <w:between w:val="nil"/>
            </w:pBdr>
            <w:spacing w:line="480" w:lineRule="auto"/>
            <w:ind w:left="720" w:hanging="720"/>
          </w:pPr>
        </w:pPrChange>
      </w:pPr>
      <w:r>
        <w:rPr>
          <w:rPrChange w:id="3725" w:author="Stage 2" w:date="2019-09-04T20:28:00Z">
            <w:rPr>
              <w:rFonts w:ascii="Times New Roman" w:eastAsia="Times New Roman" w:hAnsi="Times New Roman" w:cs="Times New Roman"/>
              <w:sz w:val="24"/>
              <w:szCs w:val="24"/>
            </w:rPr>
          </w:rPrChange>
        </w:rPr>
        <w:t>Kuznetsova, A., Brockhoff, P. B., &amp; Christensen, R. H. B. (</w:t>
      </w:r>
      <w:ins w:id="3726" w:author="Stage 2" w:date="2019-09-04T20:28:00Z">
        <w:r>
          <w:t>2017</w:t>
        </w:r>
      </w:ins>
      <w:del w:id="3727" w:author="Stage 2" w:date="2019-09-04T20:28:00Z">
        <w:r>
          <w:rPr>
            <w:rFonts w:eastAsia="Times New Roman" w:cs="Times New Roman"/>
          </w:rPr>
          <w:delText>2016</w:delText>
        </w:r>
      </w:del>
      <w:r>
        <w:rPr>
          <w:rPrChange w:id="3728" w:author="Stage 2" w:date="2019-09-04T20:28:00Z">
            <w:rPr>
              <w:rFonts w:ascii="Times New Roman" w:eastAsia="Times New Roman" w:hAnsi="Times New Roman" w:cs="Times New Roman"/>
              <w:sz w:val="24"/>
              <w:szCs w:val="24"/>
            </w:rPr>
          </w:rPrChange>
        </w:rPr>
        <w:t>). lmerTest</w:t>
      </w:r>
      <w:ins w:id="3729" w:author="Stage 2" w:date="2019-09-04T20:28:00Z">
        <w:r>
          <w:t xml:space="preserve"> package</w:t>
        </w:r>
      </w:ins>
      <w:r>
        <w:rPr>
          <w:rPrChange w:id="3730" w:author="Stage 2" w:date="2019-09-04T20:28:00Z">
            <w:rPr>
              <w:rFonts w:ascii="Times New Roman" w:eastAsia="Times New Roman" w:hAnsi="Times New Roman" w:cs="Times New Roman"/>
              <w:sz w:val="24"/>
              <w:szCs w:val="24"/>
            </w:rPr>
          </w:rPrChange>
        </w:rPr>
        <w:t xml:space="preserve">: Tests in </w:t>
      </w:r>
      <w:ins w:id="3731" w:author="Stage 2" w:date="2019-09-04T20:28:00Z">
        <w:r>
          <w:t xml:space="preserve">linear mixed effects models. </w:t>
        </w:r>
        <w:r>
          <w:rPr>
            <w:i/>
          </w:rPr>
          <w:t>Journal of Statistical Software</w:t>
        </w:r>
        <w:r>
          <w:t xml:space="preserve">, </w:t>
        </w:r>
        <w:r>
          <w:rPr>
            <w:i/>
          </w:rPr>
          <w:t>82</w:t>
        </w:r>
        <w:r>
          <w:t>(13), 1–26. doi:</w:t>
        </w:r>
        <w:r>
          <w:fldChar w:fldCharType="begin"/>
        </w:r>
        <w:r>
          <w:instrText xml:space="preserve"> HYPERLINK "https://doi.org/10.18637/jss.v082.i13" \h </w:instrText>
        </w:r>
        <w:r>
          <w:fldChar w:fldCharType="separate"/>
        </w:r>
        <w:r>
          <w:rPr>
            <w:rStyle w:val="Hyperlink"/>
          </w:rPr>
          <w:t>10.18637/jss.v082.i13</w:t>
        </w:r>
        <w:r>
          <w:rPr>
            <w:rStyle w:val="Hyperlink"/>
          </w:rPr>
          <w:fldChar w:fldCharType="end"/>
        </w:r>
      </w:ins>
      <w:del w:id="3732" w:author="Stage 2" w:date="2019-09-04T20:28:00Z">
        <w:r>
          <w:rPr>
            <w:rFonts w:eastAsia="Times New Roman" w:cs="Times New Roman"/>
          </w:rPr>
          <w:delText xml:space="preserve">Linear Mixed Effects Models. </w:delText>
        </w:r>
        <w:r>
          <w:rPr>
            <w:rFonts w:eastAsia="Times New Roman" w:cs="Times New Roman"/>
          </w:rPr>
          <w:delText xml:space="preserve">R package version 2.0-30. </w:delText>
        </w:r>
      </w:del>
    </w:p>
    <w:p w14:paraId="0F2B6E57" w14:textId="77777777" w:rsidR="00D350E7" w:rsidRDefault="003C1572">
      <w:pPr>
        <w:pStyle w:val="BodyText"/>
        <w:rPr>
          <w:ins w:id="3733" w:author="Stage 2" w:date="2019-09-04T20:28:00Z"/>
        </w:rPr>
      </w:pPr>
      <w:moveFromRangeStart w:id="3734" w:author="Stage 2" w:date="2019-09-04T20:28:00Z" w:name="move18521352"/>
      <w:moveFrom w:id="3735" w:author="Stage 2" w:date="2019-09-04T20:28:00Z">
        <w:r>
          <w:rPr>
            <w:rPrChange w:id="3736" w:author="Stage 2" w:date="2019-09-04T20:28:00Z">
              <w:rPr>
                <w:rFonts w:eastAsia="Times New Roman" w:cs="Times New Roman"/>
              </w:rPr>
            </w:rPrChange>
          </w:rPr>
          <w:t xml:space="preserve">Lewis, M. L., Braginsky, M., </w:t>
        </w:r>
      </w:moveFrom>
      <w:moveFromRangeEnd w:id="3734"/>
      <w:ins w:id="3737" w:author="Stage 2" w:date="2019-09-04T20:28:00Z">
        <w:r>
          <w:t>Ma, W., Golinkoff, R. M., Houston, D. M.,</w:t>
        </w:r>
        <w:r>
          <w:t xml:space="preserve"> &amp; Hirsh-Pasek, K. (2011). Word learning in infant-and adult-directed speech. </w:t>
        </w:r>
        <w:r>
          <w:rPr>
            <w:i/>
          </w:rPr>
          <w:t>Language Learning and Development</w:t>
        </w:r>
        <w:r>
          <w:t xml:space="preserve">, </w:t>
        </w:r>
        <w:r>
          <w:rPr>
            <w:i/>
          </w:rPr>
          <w:t>7</w:t>
        </w:r>
        <w:r>
          <w:t>(3), 185–201.</w:t>
        </w:r>
      </w:ins>
    </w:p>
    <w:p w14:paraId="6F0BEFEE" w14:textId="77777777" w:rsidR="00847E8C" w:rsidRDefault="003C1572">
      <w:pPr>
        <w:pBdr>
          <w:top w:val="nil"/>
          <w:left w:val="nil"/>
          <w:bottom w:val="nil"/>
          <w:right w:val="nil"/>
          <w:between w:val="nil"/>
        </w:pBdr>
        <w:spacing w:line="480" w:lineRule="auto"/>
        <w:ind w:left="720" w:hanging="720"/>
        <w:rPr>
          <w:del w:id="3738" w:author="Stage 2" w:date="2019-09-04T20:28:00Z"/>
          <w:rFonts w:ascii="Times New Roman" w:eastAsia="Times New Roman" w:hAnsi="Times New Roman" w:cs="Times New Roman"/>
          <w:sz w:val="24"/>
          <w:szCs w:val="24"/>
        </w:rPr>
      </w:pPr>
      <w:del w:id="3739" w:author="Stage 2" w:date="2019-09-04T20:28:00Z">
        <w:r>
          <w:rPr>
            <w:rFonts w:ascii="Times New Roman" w:eastAsia="Times New Roman" w:hAnsi="Times New Roman" w:cs="Times New Roman"/>
            <w:sz w:val="24"/>
            <w:szCs w:val="24"/>
          </w:rPr>
          <w:delText xml:space="preserve">Tsuji, S., Bergmann, C., Piccinini, P., Cristia, A., Frank, M. C. (2016). A quantitative synthesis of early language acquisition using meta-analysis. Preprint retrieved from </w:delText>
        </w:r>
        <w:r>
          <w:fldChar w:fldCharType="begin"/>
        </w:r>
        <w:r>
          <w:delInstrText xml:space="preserve"> HYPERLINK "https://osf.</w:delInstrText>
        </w:r>
        <w:r>
          <w:delInstrText xml:space="preserve">io/htsjm/" \h </w:delInstrText>
        </w:r>
        <w:r>
          <w:fldChar w:fldCharType="separate"/>
        </w:r>
        <w:r>
          <w:rPr>
            <w:rFonts w:ascii="Times New Roman" w:eastAsia="Times New Roman" w:hAnsi="Times New Roman" w:cs="Times New Roman"/>
            <w:color w:val="1155CC"/>
            <w:sz w:val="24"/>
            <w:szCs w:val="24"/>
            <w:u w:val="single"/>
          </w:rPr>
          <w:delText>https://osf.io/htsjm/</w:delText>
        </w:r>
        <w:r>
          <w:rPr>
            <w:rFonts w:ascii="Times New Roman" w:eastAsia="Times New Roman" w:hAnsi="Times New Roman" w:cs="Times New Roman"/>
            <w:color w:val="1155CC"/>
            <w:sz w:val="24"/>
            <w:szCs w:val="24"/>
            <w:u w:val="single"/>
          </w:rPr>
          <w:fldChar w:fldCharType="end"/>
        </w:r>
        <w:r>
          <w:rPr>
            <w:rFonts w:ascii="Times New Roman" w:eastAsia="Times New Roman" w:hAnsi="Times New Roman" w:cs="Times New Roman"/>
            <w:sz w:val="24"/>
            <w:szCs w:val="24"/>
          </w:rPr>
          <w:delText>.</w:delText>
        </w:r>
      </w:del>
    </w:p>
    <w:p w14:paraId="53CFB3D8" w14:textId="77777777" w:rsidR="00D350E7" w:rsidRDefault="003C1572">
      <w:pPr>
        <w:pStyle w:val="BodyText"/>
        <w:rPr>
          <w:ins w:id="3740" w:author="Stage 2" w:date="2019-09-04T20:28:00Z"/>
        </w:rPr>
      </w:pPr>
      <w:r>
        <w:rPr>
          <w:rPrChange w:id="3741" w:author="Stage 2" w:date="2019-09-04T20:28:00Z">
            <w:rPr>
              <w:rFonts w:eastAsia="Times New Roman" w:cs="Times New Roman"/>
            </w:rPr>
          </w:rPrChange>
        </w:rPr>
        <w:t>Makel, M. C., Plucker, J. A., &amp; Hegarty, B. (2012). Replications in psychology research</w:t>
      </w:r>
      <w:ins w:id="3742" w:author="Stage 2" w:date="2019-09-04T20:28:00Z">
        <w:r>
          <w:t>: How</w:t>
        </w:r>
      </w:ins>
      <w:del w:id="3743" w:author="Stage 2" w:date="2019-09-04T20:28:00Z">
        <w:r>
          <w:rPr>
            <w:rFonts w:eastAsia="Times New Roman" w:cs="Times New Roman"/>
          </w:rPr>
          <w:delText xml:space="preserve"> how</w:delText>
        </w:r>
      </w:del>
      <w:r>
        <w:rPr>
          <w:rPrChange w:id="3744" w:author="Stage 2" w:date="2019-09-04T20:28:00Z">
            <w:rPr>
              <w:rFonts w:eastAsia="Times New Roman" w:cs="Times New Roman"/>
            </w:rPr>
          </w:rPrChange>
        </w:rPr>
        <w:t xml:space="preserve"> often do they really occur? </w:t>
      </w:r>
      <w:r>
        <w:rPr>
          <w:i/>
          <w:rPrChange w:id="3745" w:author="Stage 2" w:date="2019-09-04T20:28:00Z">
            <w:rPr>
              <w:rFonts w:eastAsia="Times New Roman" w:cs="Times New Roman"/>
              <w:i/>
            </w:rPr>
          </w:rPrChange>
        </w:rPr>
        <w:t>Perspectives on Psychological Science</w:t>
      </w:r>
      <w:r>
        <w:rPr>
          <w:rPrChange w:id="3746" w:author="Stage 2" w:date="2019-09-04T20:28:00Z">
            <w:rPr>
              <w:rFonts w:eastAsia="Times New Roman" w:cs="Times New Roman"/>
            </w:rPr>
          </w:rPrChange>
        </w:rPr>
        <w:t xml:space="preserve">, </w:t>
      </w:r>
      <w:r>
        <w:rPr>
          <w:i/>
          <w:rPrChange w:id="3747" w:author="Stage 2" w:date="2019-09-04T20:28:00Z">
            <w:rPr>
              <w:rFonts w:eastAsia="Times New Roman" w:cs="Times New Roman"/>
              <w:i/>
            </w:rPr>
          </w:rPrChange>
        </w:rPr>
        <w:t>7</w:t>
      </w:r>
      <w:r>
        <w:rPr>
          <w:rPrChange w:id="3748" w:author="Stage 2" w:date="2019-09-04T20:28:00Z">
            <w:rPr>
              <w:rFonts w:eastAsia="Times New Roman" w:cs="Times New Roman"/>
            </w:rPr>
          </w:rPrChange>
        </w:rPr>
        <w:t>(6), 537</w:t>
      </w:r>
      <w:ins w:id="3749" w:author="Stage 2" w:date="2019-09-04T20:28:00Z">
        <w:r>
          <w:t>–</w:t>
        </w:r>
      </w:ins>
      <w:del w:id="3750" w:author="Stage 2" w:date="2019-09-04T20:28:00Z">
        <w:r>
          <w:rPr>
            <w:rFonts w:eastAsia="Times New Roman" w:cs="Times New Roman"/>
          </w:rPr>
          <w:delText>-</w:delText>
        </w:r>
      </w:del>
      <w:r>
        <w:rPr>
          <w:rPrChange w:id="3751" w:author="Stage 2" w:date="2019-09-04T20:28:00Z">
            <w:rPr>
              <w:rFonts w:eastAsia="Times New Roman" w:cs="Times New Roman"/>
            </w:rPr>
          </w:rPrChange>
        </w:rPr>
        <w:t>542.</w:t>
      </w:r>
      <w:ins w:id="3752" w:author="Stage 2" w:date="2019-09-04T20:28:00Z">
        <w:r>
          <w:t xml:space="preserve"> doi:</w:t>
        </w:r>
        <w:r>
          <w:fldChar w:fldCharType="begin"/>
        </w:r>
        <w:r>
          <w:instrText xml:space="preserve"> HYPERLINK "https://doi.org/10.1177/1745691612460688" \h </w:instrText>
        </w:r>
        <w:r>
          <w:fldChar w:fldCharType="separate"/>
        </w:r>
        <w:r>
          <w:rPr>
            <w:rStyle w:val="Hyperlink"/>
          </w:rPr>
          <w:t>10.1177/1745691612460688</w:t>
        </w:r>
        <w:r>
          <w:rPr>
            <w:rStyle w:val="Hyperlink"/>
          </w:rPr>
          <w:fldChar w:fldCharType="end"/>
        </w:r>
      </w:ins>
    </w:p>
    <w:p w14:paraId="38005F9E" w14:textId="62334AB2" w:rsidR="00847E8C" w:rsidRDefault="003C1572">
      <w:pPr>
        <w:pStyle w:val="BodyText"/>
        <w:rPr>
          <w:rPrChange w:id="3753" w:author="Stage 2" w:date="2019-09-04T20:28:00Z">
            <w:rPr>
              <w:rFonts w:ascii="Times New Roman" w:eastAsia="Times New Roman" w:hAnsi="Times New Roman" w:cs="Times New Roman"/>
              <w:sz w:val="24"/>
              <w:szCs w:val="24"/>
            </w:rPr>
          </w:rPrChange>
        </w:rPr>
        <w:pPrChange w:id="3754" w:author="Stage 2" w:date="2019-09-04T20:28:00Z">
          <w:pPr>
            <w:pBdr>
              <w:top w:val="nil"/>
              <w:left w:val="nil"/>
              <w:bottom w:val="nil"/>
              <w:right w:val="nil"/>
              <w:between w:val="nil"/>
            </w:pBdr>
            <w:spacing w:line="480" w:lineRule="auto"/>
            <w:ind w:left="720" w:hanging="720"/>
          </w:pPr>
        </w:pPrChange>
      </w:pPr>
      <w:ins w:id="3755" w:author="Stage 2" w:date="2019-09-04T20:28:00Z">
        <w:r>
          <w:t>Martin, A., Igarashi, Y., Jincho, N., &amp; Mazuka, R. (2016). Utterances in infant-directed speech are shorter, not slower.</w:t>
        </w:r>
        <w:r>
          <w:t xml:space="preserve"> </w:t>
        </w:r>
        <w:r>
          <w:rPr>
            <w:i/>
          </w:rPr>
          <w:t>Cognition</w:t>
        </w:r>
        <w:r>
          <w:t xml:space="preserve">, </w:t>
        </w:r>
        <w:r>
          <w:rPr>
            <w:i/>
          </w:rPr>
          <w:t>156</w:t>
        </w:r>
        <w:r>
          <w:t>, 52–59.</w:t>
        </w:r>
      </w:ins>
    </w:p>
    <w:p w14:paraId="01610871" w14:textId="64C577B6" w:rsidR="00847E8C" w:rsidRDefault="003C1572">
      <w:pPr>
        <w:pStyle w:val="BodyText"/>
        <w:rPr>
          <w:rPrChange w:id="3756" w:author="Stage 2" w:date="2019-09-04T20:28:00Z">
            <w:rPr>
              <w:rFonts w:ascii="Times New Roman" w:eastAsia="Times New Roman" w:hAnsi="Times New Roman" w:cs="Times New Roman"/>
              <w:sz w:val="24"/>
              <w:szCs w:val="24"/>
            </w:rPr>
          </w:rPrChange>
        </w:rPr>
        <w:pPrChange w:id="3757" w:author="Stage 2" w:date="2019-09-04T20:28:00Z">
          <w:pPr>
            <w:pBdr>
              <w:top w:val="nil"/>
              <w:left w:val="nil"/>
              <w:bottom w:val="nil"/>
              <w:right w:val="nil"/>
              <w:between w:val="nil"/>
            </w:pBdr>
            <w:spacing w:line="480" w:lineRule="auto"/>
            <w:ind w:left="720" w:hanging="720"/>
          </w:pPr>
        </w:pPrChange>
      </w:pPr>
      <w:r>
        <w:rPr>
          <w:rPrChange w:id="3758" w:author="Stage 2" w:date="2019-09-04T20:28:00Z">
            <w:rPr>
              <w:rFonts w:ascii="Times New Roman" w:eastAsia="Times New Roman" w:hAnsi="Times New Roman" w:cs="Times New Roman"/>
              <w:sz w:val="24"/>
              <w:szCs w:val="24"/>
            </w:rPr>
          </w:rPrChange>
        </w:rPr>
        <w:t>Maurer, D., &amp; Werker, J. F. (2014). Perceptual narrowing during infancy: A compari</w:t>
      </w:r>
      <w:r>
        <w:rPr>
          <w:rPrChange w:id="3759" w:author="Stage 2" w:date="2019-09-04T20:28:00Z">
            <w:rPr>
              <w:rFonts w:ascii="Times New Roman" w:eastAsia="Times New Roman" w:hAnsi="Times New Roman" w:cs="Times New Roman"/>
              <w:sz w:val="24"/>
              <w:szCs w:val="24"/>
            </w:rPr>
          </w:rPrChange>
        </w:rPr>
        <w:t xml:space="preserve">son of language and faces. </w:t>
      </w:r>
      <w:r>
        <w:rPr>
          <w:i/>
          <w:rPrChange w:id="3760" w:author="Stage 2" w:date="2019-09-04T20:28:00Z">
            <w:rPr>
              <w:rFonts w:ascii="Times New Roman" w:eastAsia="Times New Roman" w:hAnsi="Times New Roman" w:cs="Times New Roman"/>
              <w:i/>
              <w:sz w:val="24"/>
              <w:szCs w:val="24"/>
            </w:rPr>
          </w:rPrChange>
        </w:rPr>
        <w:t>Developmental Psychobiology</w:t>
      </w:r>
      <w:r>
        <w:rPr>
          <w:rPrChange w:id="3761" w:author="Stage 2" w:date="2019-09-04T20:28:00Z">
            <w:rPr>
              <w:rFonts w:ascii="Times New Roman" w:eastAsia="Times New Roman" w:hAnsi="Times New Roman" w:cs="Times New Roman"/>
              <w:i/>
              <w:sz w:val="24"/>
              <w:szCs w:val="24"/>
            </w:rPr>
          </w:rPrChange>
        </w:rPr>
        <w:t xml:space="preserve">, </w:t>
      </w:r>
      <w:r>
        <w:rPr>
          <w:i/>
          <w:rPrChange w:id="3762" w:author="Stage 2" w:date="2019-09-04T20:28:00Z">
            <w:rPr>
              <w:rFonts w:ascii="Times New Roman" w:eastAsia="Times New Roman" w:hAnsi="Times New Roman" w:cs="Times New Roman"/>
              <w:i/>
              <w:sz w:val="24"/>
              <w:szCs w:val="24"/>
            </w:rPr>
          </w:rPrChange>
        </w:rPr>
        <w:t>56</w:t>
      </w:r>
      <w:r>
        <w:rPr>
          <w:rPrChange w:id="3763" w:author="Stage 2" w:date="2019-09-04T20:28:00Z">
            <w:rPr>
              <w:rFonts w:ascii="Times New Roman" w:eastAsia="Times New Roman" w:hAnsi="Times New Roman" w:cs="Times New Roman"/>
              <w:sz w:val="24"/>
              <w:szCs w:val="24"/>
            </w:rPr>
          </w:rPrChange>
        </w:rPr>
        <w:t>(2), 154</w:t>
      </w:r>
      <w:ins w:id="3764" w:author="Stage 2" w:date="2019-09-04T20:28:00Z">
        <w:r>
          <w:t>–178. doi:</w:t>
        </w:r>
        <w:r>
          <w:fldChar w:fldCharType="begin"/>
        </w:r>
        <w:r>
          <w:instrText xml:space="preserve"> HYPERLINK "https://doi.org/10.1002/dev.21177" \h </w:instrText>
        </w:r>
        <w:r>
          <w:fldChar w:fldCharType="separate"/>
        </w:r>
        <w:r>
          <w:rPr>
            <w:rStyle w:val="Hyperlink"/>
          </w:rPr>
          <w:t>10.1002/dev.21177</w:t>
        </w:r>
        <w:r>
          <w:rPr>
            <w:rStyle w:val="Hyperlink"/>
          </w:rPr>
          <w:fldChar w:fldCharType="end"/>
        </w:r>
      </w:ins>
      <w:del w:id="3765" w:author="Stage 2" w:date="2019-09-04T20:28:00Z">
        <w:r>
          <w:rPr>
            <w:rFonts w:eastAsia="Times New Roman" w:cs="Times New Roman"/>
          </w:rPr>
          <w:delText>-178.</w:delText>
        </w:r>
      </w:del>
    </w:p>
    <w:p w14:paraId="028D9AF1" w14:textId="068E7449" w:rsidR="00847E8C" w:rsidRDefault="003C1572">
      <w:pPr>
        <w:pStyle w:val="BodyText"/>
        <w:rPr>
          <w:rPrChange w:id="3766" w:author="Stage 2" w:date="2019-09-04T20:28:00Z">
            <w:rPr>
              <w:rFonts w:ascii="Times New Roman" w:eastAsia="Times New Roman" w:hAnsi="Times New Roman" w:cs="Times New Roman"/>
              <w:sz w:val="24"/>
              <w:szCs w:val="24"/>
            </w:rPr>
          </w:rPrChange>
        </w:rPr>
        <w:pPrChange w:id="3767" w:author="Stage 2" w:date="2019-09-04T20:28:00Z">
          <w:pPr>
            <w:pBdr>
              <w:top w:val="nil"/>
              <w:left w:val="nil"/>
              <w:bottom w:val="nil"/>
              <w:right w:val="nil"/>
              <w:between w:val="nil"/>
            </w:pBdr>
            <w:spacing w:line="480" w:lineRule="auto"/>
            <w:ind w:left="720" w:hanging="720"/>
          </w:pPr>
        </w:pPrChange>
      </w:pPr>
      <w:r>
        <w:rPr>
          <w:rPrChange w:id="3768" w:author="Stage 2" w:date="2019-09-04T20:28:00Z">
            <w:rPr>
              <w:rFonts w:ascii="Times New Roman" w:eastAsia="Times New Roman" w:hAnsi="Times New Roman" w:cs="Times New Roman"/>
              <w:sz w:val="24"/>
              <w:szCs w:val="24"/>
              <w:highlight w:val="white"/>
            </w:rPr>
          </w:rPrChange>
        </w:rPr>
        <w:t xml:space="preserve">McRoberts, G. W., McDonough, C., &amp; Lakusta, L. (2009). The role of verbal repetition in the development of infant speech preferences from 4 to 14 months of age. </w:t>
      </w:r>
      <w:r>
        <w:rPr>
          <w:i/>
          <w:rPrChange w:id="3769" w:author="Stage 2" w:date="2019-09-04T20:28:00Z">
            <w:rPr>
              <w:rFonts w:ascii="Times New Roman" w:eastAsia="Times New Roman" w:hAnsi="Times New Roman" w:cs="Times New Roman"/>
              <w:i/>
              <w:sz w:val="24"/>
              <w:szCs w:val="24"/>
              <w:highlight w:val="white"/>
            </w:rPr>
          </w:rPrChange>
        </w:rPr>
        <w:t>Infancy</w:t>
      </w:r>
      <w:r>
        <w:rPr>
          <w:rPrChange w:id="3770" w:author="Stage 2" w:date="2019-09-04T20:28:00Z">
            <w:rPr>
              <w:rFonts w:ascii="Times New Roman" w:eastAsia="Times New Roman" w:hAnsi="Times New Roman" w:cs="Times New Roman"/>
              <w:sz w:val="24"/>
              <w:szCs w:val="24"/>
              <w:highlight w:val="white"/>
            </w:rPr>
          </w:rPrChange>
        </w:rPr>
        <w:t xml:space="preserve">, </w:t>
      </w:r>
      <w:r>
        <w:rPr>
          <w:i/>
          <w:rPrChange w:id="3771" w:author="Stage 2" w:date="2019-09-04T20:28:00Z">
            <w:rPr>
              <w:rFonts w:ascii="Times New Roman" w:eastAsia="Times New Roman" w:hAnsi="Times New Roman" w:cs="Times New Roman"/>
              <w:i/>
              <w:sz w:val="24"/>
              <w:szCs w:val="24"/>
              <w:highlight w:val="white"/>
            </w:rPr>
          </w:rPrChange>
        </w:rPr>
        <w:t>14</w:t>
      </w:r>
      <w:r>
        <w:rPr>
          <w:rPrChange w:id="3772" w:author="Stage 2" w:date="2019-09-04T20:28:00Z">
            <w:rPr>
              <w:rFonts w:ascii="Times New Roman" w:eastAsia="Times New Roman" w:hAnsi="Times New Roman" w:cs="Times New Roman"/>
              <w:sz w:val="24"/>
              <w:szCs w:val="24"/>
              <w:highlight w:val="white"/>
            </w:rPr>
          </w:rPrChange>
        </w:rPr>
        <w:t>(2), 162</w:t>
      </w:r>
      <w:ins w:id="3773" w:author="Stage 2" w:date="2019-09-04T20:28:00Z">
        <w:r>
          <w:t>–194. doi:</w:t>
        </w:r>
        <w:r>
          <w:fldChar w:fldCharType="begin"/>
        </w:r>
        <w:r>
          <w:instrText xml:space="preserve"> HYPERLINK "https://doi.org/10.1080/15250000802707062" \h </w:instrText>
        </w:r>
        <w:r>
          <w:fldChar w:fldCharType="separate"/>
        </w:r>
        <w:r>
          <w:rPr>
            <w:rStyle w:val="Hyperlink"/>
          </w:rPr>
          <w:t>10.1080/15250000802707062</w:t>
        </w:r>
        <w:r>
          <w:rPr>
            <w:rStyle w:val="Hyperlink"/>
          </w:rPr>
          <w:fldChar w:fldCharType="end"/>
        </w:r>
      </w:ins>
      <w:del w:id="3774" w:author="Stage 2" w:date="2019-09-04T20:28:00Z">
        <w:r>
          <w:rPr>
            <w:rFonts w:eastAsia="Times New Roman" w:cs="Times New Roman"/>
            <w:highlight w:val="white"/>
          </w:rPr>
          <w:delText>-194.</w:delText>
        </w:r>
      </w:del>
    </w:p>
    <w:p w14:paraId="0D7DB266" w14:textId="187C6C47" w:rsidR="00847E8C" w:rsidRDefault="003C1572">
      <w:pPr>
        <w:pStyle w:val="BodyText"/>
        <w:rPr>
          <w:rPrChange w:id="3775" w:author="Stage 2" w:date="2019-09-04T20:28:00Z">
            <w:rPr>
              <w:rFonts w:ascii="Times New Roman" w:eastAsia="Times New Roman" w:hAnsi="Times New Roman" w:cs="Times New Roman"/>
              <w:sz w:val="24"/>
              <w:szCs w:val="24"/>
            </w:rPr>
          </w:rPrChange>
        </w:rPr>
        <w:pPrChange w:id="3776" w:author="Stage 2" w:date="2019-09-04T20:28:00Z">
          <w:pPr>
            <w:pBdr>
              <w:top w:val="nil"/>
              <w:left w:val="nil"/>
              <w:bottom w:val="nil"/>
              <w:right w:val="nil"/>
              <w:between w:val="nil"/>
            </w:pBdr>
            <w:spacing w:line="480" w:lineRule="auto"/>
            <w:ind w:left="720" w:hanging="720"/>
          </w:pPr>
        </w:pPrChange>
      </w:pPr>
      <w:r>
        <w:rPr>
          <w:rPrChange w:id="3777" w:author="Stage 2" w:date="2019-09-04T20:28:00Z">
            <w:rPr>
              <w:rFonts w:ascii="Times New Roman" w:eastAsia="Times New Roman" w:hAnsi="Times New Roman" w:cs="Times New Roman"/>
              <w:sz w:val="24"/>
              <w:szCs w:val="24"/>
            </w:rPr>
          </w:rPrChange>
        </w:rPr>
        <w:t>Mills-Smith, L., Spangler, D</w:t>
      </w:r>
      <w:ins w:id="3778" w:author="Stage 2" w:date="2019-09-04T20:28:00Z">
        <w:r>
          <w:t>. P</w:t>
        </w:r>
      </w:ins>
      <w:r>
        <w:rPr>
          <w:rPrChange w:id="3779" w:author="Stage 2" w:date="2019-09-04T20:28:00Z">
            <w:rPr>
              <w:rFonts w:ascii="Times New Roman" w:eastAsia="Times New Roman" w:hAnsi="Times New Roman" w:cs="Times New Roman"/>
              <w:sz w:val="24"/>
              <w:szCs w:val="24"/>
            </w:rPr>
          </w:rPrChange>
        </w:rPr>
        <w:t xml:space="preserve">., Panneton, R., &amp; Fritz, M. </w:t>
      </w:r>
      <w:ins w:id="3780" w:author="Stage 2" w:date="2019-09-04T20:28:00Z">
        <w:r>
          <w:t xml:space="preserve">S. </w:t>
        </w:r>
      </w:ins>
      <w:r>
        <w:rPr>
          <w:rPrChange w:id="3781" w:author="Stage 2" w:date="2019-09-04T20:28:00Z">
            <w:rPr>
              <w:rFonts w:ascii="Times New Roman" w:eastAsia="Times New Roman" w:hAnsi="Times New Roman" w:cs="Times New Roman"/>
              <w:sz w:val="24"/>
              <w:szCs w:val="24"/>
            </w:rPr>
          </w:rPrChange>
        </w:rPr>
        <w:t xml:space="preserve">(2015). A missed opportunity for clarity: Problems in the reporting of effect </w:t>
      </w:r>
      <w:ins w:id="3782" w:author="Stage 2" w:date="2019-09-04T20:28:00Z">
        <w:r>
          <w:t>size estimates</w:t>
        </w:r>
      </w:ins>
      <w:del w:id="3783" w:author="Stage 2" w:date="2019-09-04T20:28:00Z">
        <w:r>
          <w:rPr>
            <w:rFonts w:eastAsia="Times New Roman" w:cs="Times New Roman"/>
          </w:rPr>
          <w:delText>sizes</w:delText>
        </w:r>
      </w:del>
      <w:r>
        <w:rPr>
          <w:rPrChange w:id="3784" w:author="Stage 2" w:date="2019-09-04T20:28:00Z">
            <w:rPr>
              <w:rFonts w:ascii="Times New Roman" w:eastAsia="Times New Roman" w:hAnsi="Times New Roman" w:cs="Times New Roman"/>
              <w:sz w:val="24"/>
              <w:szCs w:val="24"/>
            </w:rPr>
          </w:rPrChange>
        </w:rPr>
        <w:t xml:space="preserve"> in infant developmental science. </w:t>
      </w:r>
      <w:r>
        <w:rPr>
          <w:i/>
          <w:rPrChange w:id="3785" w:author="Stage 2" w:date="2019-09-04T20:28:00Z">
            <w:rPr>
              <w:rFonts w:ascii="Times New Roman" w:eastAsia="Times New Roman" w:hAnsi="Times New Roman" w:cs="Times New Roman"/>
              <w:i/>
              <w:sz w:val="24"/>
              <w:szCs w:val="24"/>
            </w:rPr>
          </w:rPrChange>
        </w:rPr>
        <w:t>Infancy</w:t>
      </w:r>
      <w:r>
        <w:rPr>
          <w:rPrChange w:id="3786" w:author="Stage 2" w:date="2019-09-04T20:28:00Z">
            <w:rPr>
              <w:rFonts w:ascii="Times New Roman" w:eastAsia="Times New Roman" w:hAnsi="Times New Roman" w:cs="Times New Roman"/>
              <w:i/>
              <w:sz w:val="24"/>
              <w:szCs w:val="24"/>
            </w:rPr>
          </w:rPrChange>
        </w:rPr>
        <w:t xml:space="preserve">, </w:t>
      </w:r>
      <w:r>
        <w:rPr>
          <w:i/>
          <w:rPrChange w:id="3787" w:author="Stage 2" w:date="2019-09-04T20:28:00Z">
            <w:rPr>
              <w:rFonts w:ascii="Times New Roman" w:eastAsia="Times New Roman" w:hAnsi="Times New Roman" w:cs="Times New Roman"/>
              <w:i/>
              <w:sz w:val="24"/>
              <w:szCs w:val="24"/>
            </w:rPr>
          </w:rPrChange>
        </w:rPr>
        <w:t>20</w:t>
      </w:r>
      <w:r>
        <w:rPr>
          <w:rPrChange w:id="3788" w:author="Stage 2" w:date="2019-09-04T20:28:00Z">
            <w:rPr>
              <w:rFonts w:ascii="Times New Roman" w:eastAsia="Times New Roman" w:hAnsi="Times New Roman" w:cs="Times New Roman"/>
              <w:sz w:val="24"/>
              <w:szCs w:val="24"/>
            </w:rPr>
          </w:rPrChange>
        </w:rPr>
        <w:t>(4)</w:t>
      </w:r>
      <w:r>
        <w:rPr>
          <w:rPrChange w:id="3789" w:author="Stage 2" w:date="2019-09-04T20:28:00Z">
            <w:rPr>
              <w:rFonts w:ascii="Times New Roman" w:eastAsia="Times New Roman" w:hAnsi="Times New Roman" w:cs="Times New Roman"/>
              <w:i/>
              <w:sz w:val="24"/>
              <w:szCs w:val="24"/>
            </w:rPr>
          </w:rPrChange>
        </w:rPr>
        <w:t>,</w:t>
      </w:r>
      <w:r>
        <w:rPr>
          <w:rPrChange w:id="3790" w:author="Stage 2" w:date="2019-09-04T20:28:00Z">
            <w:rPr>
              <w:rFonts w:ascii="Times New Roman" w:eastAsia="Times New Roman" w:hAnsi="Times New Roman" w:cs="Times New Roman"/>
              <w:sz w:val="24"/>
              <w:szCs w:val="24"/>
            </w:rPr>
          </w:rPrChange>
        </w:rPr>
        <w:t xml:space="preserve"> 416</w:t>
      </w:r>
      <w:ins w:id="3791" w:author="Stage 2" w:date="2019-09-04T20:28:00Z">
        <w:r>
          <w:t>–</w:t>
        </w:r>
      </w:ins>
      <w:del w:id="3792" w:author="Stage 2" w:date="2019-09-04T20:28:00Z">
        <w:r>
          <w:rPr>
            <w:rFonts w:eastAsia="Times New Roman" w:cs="Times New Roman"/>
          </w:rPr>
          <w:delText>-</w:delText>
        </w:r>
      </w:del>
      <w:r>
        <w:rPr>
          <w:rPrChange w:id="3793" w:author="Stage 2" w:date="2019-09-04T20:28:00Z">
            <w:rPr>
              <w:rFonts w:ascii="Times New Roman" w:eastAsia="Times New Roman" w:hAnsi="Times New Roman" w:cs="Times New Roman"/>
              <w:sz w:val="24"/>
              <w:szCs w:val="24"/>
            </w:rPr>
          </w:rPrChange>
        </w:rPr>
        <w:t xml:space="preserve">432. </w:t>
      </w:r>
      <w:ins w:id="3794" w:author="Stage 2" w:date="2019-09-04T20:28:00Z">
        <w:r>
          <w:t>doi:</w:t>
        </w:r>
        <w:r>
          <w:fldChar w:fldCharType="begin"/>
        </w:r>
        <w:r>
          <w:instrText xml:space="preserve"> HYPERLINK</w:instrText>
        </w:r>
        <w:r>
          <w:instrText xml:space="preserve"> "https://doi.org/10.1111/infa.12078" \h </w:instrText>
        </w:r>
        <w:r>
          <w:fldChar w:fldCharType="separate"/>
        </w:r>
        <w:r>
          <w:rPr>
            <w:rStyle w:val="Hyperlink"/>
          </w:rPr>
          <w:t>10.1111/infa.12078</w:t>
        </w:r>
        <w:r>
          <w:rPr>
            <w:rStyle w:val="Hyperlink"/>
          </w:rPr>
          <w:fldChar w:fldCharType="end"/>
        </w:r>
      </w:ins>
      <w:del w:id="3795" w:author="Stage 2" w:date="2019-09-04T20:28:00Z">
        <w:r>
          <w:rPr>
            <w:rFonts w:eastAsia="Times New Roman" w:cs="Times New Roman"/>
          </w:rPr>
          <w:delText>DOI: 10.1111/infa.12078</w:delText>
        </w:r>
      </w:del>
    </w:p>
    <w:p w14:paraId="73C0E63B" w14:textId="77777777" w:rsidR="00D350E7" w:rsidRDefault="003C1572">
      <w:pPr>
        <w:pStyle w:val="BodyText"/>
        <w:rPr>
          <w:ins w:id="3796" w:author="Stage 2" w:date="2019-09-04T20:28:00Z"/>
        </w:rPr>
      </w:pPr>
      <w:ins w:id="3797" w:author="Stage 2" w:date="2019-09-04T20:28:00Z">
        <w:r>
          <w:t>Nelson, D. G. K</w:t>
        </w:r>
      </w:ins>
      <w:moveToRangeStart w:id="3798" w:author="Stage 2" w:date="2019-09-04T20:28:00Z" w:name="move18521353"/>
      <w:moveTo w:id="3799" w:author="Stage 2" w:date="2019-09-04T20:28:00Z">
        <w:r>
          <w:rPr>
            <w:rPrChange w:id="3800" w:author="Stage 2" w:date="2019-09-04T20:28:00Z">
              <w:rPr>
                <w:rFonts w:eastAsia="Times New Roman" w:cs="Times New Roman"/>
              </w:rPr>
            </w:rPrChange>
          </w:rPr>
          <w:t>., Jusczyk, P. W., Mandel, D. R., My</w:t>
        </w:r>
        <w:r>
          <w:rPr>
            <w:rPrChange w:id="3801" w:author="Stage 2" w:date="2019-09-04T20:28:00Z">
              <w:rPr>
                <w:rFonts w:eastAsia="Times New Roman" w:cs="Times New Roman"/>
              </w:rPr>
            </w:rPrChange>
          </w:rPr>
          <w:t xml:space="preserve">ers, J., Turk, A., &amp; Gerken, L. </w:t>
        </w:r>
        <w:moveToRangeStart w:id="3802" w:author="Stage 2" w:date="2019-09-04T20:28:00Z" w:name="move18521354"/>
        <w:moveToRangeEnd w:id="3798"/>
        <w:r>
          <w:rPr>
            <w:rPrChange w:id="3803" w:author="Stage 2" w:date="2019-09-04T20:28:00Z">
              <w:rPr>
                <w:rFonts w:eastAsia="Times New Roman" w:cs="Times New Roman"/>
              </w:rPr>
            </w:rPrChange>
          </w:rPr>
          <w:t xml:space="preserve">(1995). </w:t>
        </w:r>
      </w:moveTo>
      <w:moveToRangeEnd w:id="3802"/>
      <w:ins w:id="3804" w:author="Stage 2" w:date="2019-09-04T20:28:00Z">
        <w:r>
          <w:t xml:space="preserve">The head-turn preference procedure for testing auditory perception. </w:t>
        </w:r>
        <w:r>
          <w:rPr>
            <w:i/>
          </w:rPr>
          <w:t>Infant Behavior and Development</w:t>
        </w:r>
        <w:r>
          <w:t xml:space="preserve">, </w:t>
        </w:r>
        <w:r>
          <w:rPr>
            <w:i/>
          </w:rPr>
          <w:t>18</w:t>
        </w:r>
        <w:r>
          <w:t>(</w:t>
        </w:r>
        <w:r>
          <w:t>1), 111–116. doi:</w:t>
        </w:r>
        <w:r>
          <w:fldChar w:fldCharType="begin"/>
        </w:r>
        <w:r>
          <w:instrText xml:space="preserve"> HYPERLINK "https://doi.org/10.1016/0163-6383(95)90012-8" \h </w:instrText>
        </w:r>
        <w:r>
          <w:fldChar w:fldCharType="separate"/>
        </w:r>
        <w:r>
          <w:rPr>
            <w:rStyle w:val="Hyperlink"/>
          </w:rPr>
          <w:t>10.1016/0163-6383(95)90012-8</w:t>
        </w:r>
        <w:r>
          <w:rPr>
            <w:rStyle w:val="Hyperlink"/>
          </w:rPr>
          <w:fldChar w:fldCharType="end"/>
        </w:r>
      </w:ins>
    </w:p>
    <w:p w14:paraId="2A319D6D" w14:textId="4A4D5933" w:rsidR="00847E8C" w:rsidRDefault="003C1572">
      <w:pPr>
        <w:pStyle w:val="BodyText"/>
        <w:rPr>
          <w:rPrChange w:id="3805" w:author="Stage 2" w:date="2019-09-04T20:28:00Z">
            <w:rPr>
              <w:rFonts w:ascii="Times New Roman" w:eastAsia="Times New Roman" w:hAnsi="Times New Roman" w:cs="Times New Roman"/>
              <w:sz w:val="24"/>
              <w:szCs w:val="24"/>
            </w:rPr>
          </w:rPrChange>
        </w:rPr>
        <w:pPrChange w:id="3806" w:author="Stage 2" w:date="2019-09-04T20:28:00Z">
          <w:pPr>
            <w:pBdr>
              <w:top w:val="nil"/>
              <w:left w:val="nil"/>
              <w:bottom w:val="nil"/>
              <w:right w:val="nil"/>
              <w:between w:val="nil"/>
            </w:pBdr>
            <w:spacing w:line="480" w:lineRule="auto"/>
            <w:ind w:left="720" w:hanging="720"/>
          </w:pPr>
        </w:pPrChange>
      </w:pPr>
      <w:r>
        <w:rPr>
          <w:rPrChange w:id="3807" w:author="Stage 2" w:date="2019-09-04T20:28:00Z">
            <w:rPr>
              <w:rFonts w:ascii="Times New Roman" w:eastAsia="Times New Roman" w:hAnsi="Times New Roman" w:cs="Times New Roman"/>
              <w:sz w:val="24"/>
              <w:szCs w:val="24"/>
            </w:rPr>
          </w:rPrChange>
        </w:rPr>
        <w:t>Newman, R. S. (2003</w:t>
      </w:r>
      <w:r>
        <w:rPr>
          <w:rPrChange w:id="3808" w:author="Stage 2" w:date="2019-09-04T20:28:00Z">
            <w:rPr>
              <w:rFonts w:ascii="Times New Roman" w:eastAsia="Times New Roman" w:hAnsi="Times New Roman" w:cs="Times New Roman"/>
              <w:sz w:val="24"/>
              <w:szCs w:val="24"/>
            </w:rPr>
          </w:rPrChange>
        </w:rPr>
        <w:t xml:space="preserve">). Prosodic differences in mothers’ speech to toddlers in quiet and noisy environments. </w:t>
      </w:r>
      <w:r>
        <w:rPr>
          <w:i/>
          <w:rPrChange w:id="3809" w:author="Stage 2" w:date="2019-09-04T20:28:00Z">
            <w:rPr>
              <w:rFonts w:ascii="Times New Roman" w:eastAsia="Times New Roman" w:hAnsi="Times New Roman" w:cs="Times New Roman"/>
              <w:i/>
              <w:sz w:val="24"/>
              <w:szCs w:val="24"/>
            </w:rPr>
          </w:rPrChange>
        </w:rPr>
        <w:t>Applied Psycholinguistics</w:t>
      </w:r>
      <w:r>
        <w:rPr>
          <w:rPrChange w:id="3810" w:author="Stage 2" w:date="2019-09-04T20:28:00Z">
            <w:rPr>
              <w:rFonts w:ascii="Times New Roman" w:eastAsia="Times New Roman" w:hAnsi="Times New Roman" w:cs="Times New Roman"/>
              <w:sz w:val="24"/>
              <w:szCs w:val="24"/>
            </w:rPr>
          </w:rPrChange>
        </w:rPr>
        <w:t xml:space="preserve">, </w:t>
      </w:r>
      <w:r>
        <w:rPr>
          <w:i/>
          <w:rPrChange w:id="3811" w:author="Stage 2" w:date="2019-09-04T20:28:00Z">
            <w:rPr>
              <w:rFonts w:ascii="Times New Roman" w:eastAsia="Times New Roman" w:hAnsi="Times New Roman" w:cs="Times New Roman"/>
              <w:i/>
              <w:sz w:val="24"/>
              <w:szCs w:val="24"/>
            </w:rPr>
          </w:rPrChange>
        </w:rPr>
        <w:t>24</w:t>
      </w:r>
      <w:r>
        <w:rPr>
          <w:rPrChange w:id="3812" w:author="Stage 2" w:date="2019-09-04T20:28:00Z">
            <w:rPr>
              <w:rFonts w:ascii="Times New Roman" w:eastAsia="Times New Roman" w:hAnsi="Times New Roman" w:cs="Times New Roman"/>
              <w:sz w:val="24"/>
              <w:szCs w:val="24"/>
            </w:rPr>
          </w:rPrChange>
        </w:rPr>
        <w:t>(</w:t>
      </w:r>
      <w:ins w:id="3813" w:author="Stage 2" w:date="2019-09-04T20:28:00Z">
        <w:r>
          <w:t>4), 539–5</w:t>
        </w:r>
        <w:r>
          <w:t>60. doi:</w:t>
        </w:r>
        <w:r>
          <w:fldChar w:fldCharType="begin"/>
        </w:r>
        <w:r>
          <w:instrText xml:space="preserve"> HYPERLINK "https://doi.org/doi:10.1017/S0142716403000274" \h </w:instrText>
        </w:r>
        <w:r>
          <w:fldChar w:fldCharType="separate"/>
        </w:r>
        <w:r>
          <w:rPr>
            <w:rStyle w:val="Hyperlink"/>
          </w:rPr>
          <w:t>doi:10.1017/S0142716403000274</w:t>
        </w:r>
        <w:r>
          <w:rPr>
            <w:rStyle w:val="Hyperlink"/>
          </w:rPr>
          <w:fldChar w:fldCharType="end"/>
        </w:r>
      </w:ins>
      <w:del w:id="3814" w:author="Stage 2" w:date="2019-09-04T20:28:00Z">
        <w:r>
          <w:rPr>
            <w:rFonts w:eastAsia="Times New Roman" w:cs="Times New Roman"/>
          </w:rPr>
          <w:delText>04), 539-560.</w:delText>
        </w:r>
      </w:del>
    </w:p>
    <w:p w14:paraId="4C7129CA" w14:textId="1463C56F" w:rsidR="00847E8C" w:rsidRDefault="003C1572">
      <w:pPr>
        <w:pStyle w:val="BodyText"/>
        <w:rPr>
          <w:rPrChange w:id="3815" w:author="Stage 2" w:date="2019-09-04T20:28:00Z">
            <w:rPr>
              <w:rFonts w:ascii="Times New Roman" w:eastAsia="Times New Roman" w:hAnsi="Times New Roman" w:cs="Times New Roman"/>
              <w:sz w:val="24"/>
              <w:szCs w:val="24"/>
            </w:rPr>
          </w:rPrChange>
        </w:rPr>
        <w:pPrChange w:id="3816" w:author="Stage 2" w:date="2019-09-04T20:28:00Z">
          <w:pPr>
            <w:pBdr>
              <w:top w:val="nil"/>
              <w:left w:val="nil"/>
              <w:bottom w:val="nil"/>
              <w:right w:val="nil"/>
              <w:between w:val="nil"/>
            </w:pBdr>
            <w:spacing w:line="480" w:lineRule="auto"/>
            <w:ind w:left="720" w:hanging="720"/>
          </w:pPr>
        </w:pPrChange>
      </w:pPr>
      <w:r>
        <w:rPr>
          <w:rPrChange w:id="3817" w:author="Stage 2" w:date="2019-09-04T20:28:00Z">
            <w:rPr>
              <w:rFonts w:ascii="Times New Roman" w:eastAsia="Times New Roman" w:hAnsi="Times New Roman" w:cs="Times New Roman"/>
              <w:sz w:val="24"/>
              <w:szCs w:val="24"/>
            </w:rPr>
          </w:rPrChange>
        </w:rPr>
        <w:t>Newman, R. S., &amp; Hussain, I. (2006). Changes in preference for infant-directed speech in low and moderate noise by 4.5-to 13</w:t>
      </w:r>
      <w:r>
        <w:rPr>
          <w:rPrChange w:id="3818" w:author="Stage 2" w:date="2019-09-04T20:28:00Z">
            <w:rPr>
              <w:rFonts w:ascii="Times New Roman" w:eastAsia="Times New Roman" w:hAnsi="Times New Roman" w:cs="Times New Roman"/>
              <w:sz w:val="24"/>
              <w:szCs w:val="24"/>
            </w:rPr>
          </w:rPrChange>
        </w:rPr>
        <w:t xml:space="preserve">-month-olds. </w:t>
      </w:r>
      <w:r>
        <w:rPr>
          <w:i/>
          <w:rPrChange w:id="3819" w:author="Stage 2" w:date="2019-09-04T20:28:00Z">
            <w:rPr>
              <w:rFonts w:ascii="Times New Roman" w:eastAsia="Times New Roman" w:hAnsi="Times New Roman" w:cs="Times New Roman"/>
              <w:i/>
              <w:sz w:val="24"/>
              <w:szCs w:val="24"/>
            </w:rPr>
          </w:rPrChange>
        </w:rPr>
        <w:t>Infancy</w:t>
      </w:r>
      <w:r>
        <w:rPr>
          <w:rPrChange w:id="3820" w:author="Stage 2" w:date="2019-09-04T20:28:00Z">
            <w:rPr>
              <w:rFonts w:ascii="Times New Roman" w:eastAsia="Times New Roman" w:hAnsi="Times New Roman" w:cs="Times New Roman"/>
              <w:sz w:val="24"/>
              <w:szCs w:val="24"/>
            </w:rPr>
          </w:rPrChange>
        </w:rPr>
        <w:t xml:space="preserve">, </w:t>
      </w:r>
      <w:r>
        <w:rPr>
          <w:i/>
          <w:rPrChange w:id="3821" w:author="Stage 2" w:date="2019-09-04T20:28:00Z">
            <w:rPr>
              <w:rFonts w:ascii="Times New Roman" w:eastAsia="Times New Roman" w:hAnsi="Times New Roman" w:cs="Times New Roman"/>
              <w:i/>
              <w:sz w:val="24"/>
              <w:szCs w:val="24"/>
            </w:rPr>
          </w:rPrChange>
        </w:rPr>
        <w:t>10</w:t>
      </w:r>
      <w:r>
        <w:rPr>
          <w:rPrChange w:id="3822" w:author="Stage 2" w:date="2019-09-04T20:28:00Z">
            <w:rPr>
              <w:rFonts w:ascii="Times New Roman" w:eastAsia="Times New Roman" w:hAnsi="Times New Roman" w:cs="Times New Roman"/>
              <w:sz w:val="24"/>
              <w:szCs w:val="24"/>
            </w:rPr>
          </w:rPrChange>
        </w:rPr>
        <w:t>(1), 61</w:t>
      </w:r>
      <w:ins w:id="3823" w:author="Stage 2" w:date="2019-09-04T20:28:00Z">
        <w:r>
          <w:t>–76. doi:</w:t>
        </w:r>
        <w:r>
          <w:fldChar w:fldCharType="begin"/>
        </w:r>
        <w:r>
          <w:instrText xml:space="preserve"> HYPERLINK "https://doi.org/doi:10.1207/s15327078in1001_4" \h </w:instrText>
        </w:r>
        <w:r>
          <w:fldChar w:fldCharType="separate"/>
        </w:r>
        <w:r>
          <w:rPr>
            <w:rStyle w:val="Hyperlink"/>
          </w:rPr>
          <w:t>doi:10.1207/s15327078in1001_4</w:t>
        </w:r>
        <w:r>
          <w:rPr>
            <w:rStyle w:val="Hyperlink"/>
          </w:rPr>
          <w:fldChar w:fldCharType="end"/>
        </w:r>
      </w:ins>
      <w:del w:id="3824" w:author="Stage 2" w:date="2019-09-04T20:28:00Z">
        <w:r>
          <w:rPr>
            <w:rFonts w:eastAsia="Times New Roman" w:cs="Times New Roman"/>
          </w:rPr>
          <w:delText>-76.</w:delText>
        </w:r>
      </w:del>
    </w:p>
    <w:p w14:paraId="2C5CFBA5" w14:textId="09C235F6" w:rsidR="00847E8C" w:rsidRDefault="003C1572">
      <w:pPr>
        <w:pStyle w:val="BodyText"/>
        <w:rPr>
          <w:rPrChange w:id="3825" w:author="Stage 2" w:date="2019-09-04T20:28:00Z">
            <w:rPr>
              <w:rFonts w:ascii="Times New Roman" w:eastAsia="Times New Roman" w:hAnsi="Times New Roman" w:cs="Times New Roman"/>
              <w:sz w:val="24"/>
              <w:szCs w:val="24"/>
            </w:rPr>
          </w:rPrChange>
        </w:rPr>
        <w:pPrChange w:id="3826" w:author="Stage 2" w:date="2019-09-04T20:28:00Z">
          <w:pPr>
            <w:pBdr>
              <w:top w:val="nil"/>
              <w:left w:val="nil"/>
              <w:bottom w:val="nil"/>
              <w:right w:val="nil"/>
              <w:between w:val="nil"/>
            </w:pBdr>
            <w:spacing w:line="480" w:lineRule="auto"/>
            <w:ind w:left="720" w:hanging="720"/>
          </w:pPr>
        </w:pPrChange>
      </w:pPr>
      <w:r>
        <w:rPr>
          <w:rPrChange w:id="3827" w:author="Stage 2" w:date="2019-09-04T20:28:00Z">
            <w:rPr>
              <w:rFonts w:ascii="Times New Roman" w:eastAsia="Times New Roman" w:hAnsi="Times New Roman" w:cs="Times New Roman"/>
              <w:sz w:val="24"/>
              <w:szCs w:val="24"/>
            </w:rPr>
          </w:rPrChange>
        </w:rPr>
        <w:t>Nieuwenhuis, S., Forstmann, B. U., &amp; Wagenmakers, E</w:t>
      </w:r>
      <w:ins w:id="3828" w:author="Stage 2" w:date="2019-09-04T20:28:00Z">
        <w:r>
          <w:t>.-</w:t>
        </w:r>
      </w:ins>
      <w:del w:id="3829" w:author="Stage 2" w:date="2019-09-04T20:28:00Z">
        <w:r>
          <w:rPr>
            <w:rFonts w:eastAsia="Times New Roman" w:cs="Times New Roman"/>
          </w:rPr>
          <w:delText xml:space="preserve">. </w:delText>
        </w:r>
      </w:del>
      <w:r>
        <w:rPr>
          <w:rPrChange w:id="3830" w:author="Stage 2" w:date="2019-09-04T20:28:00Z">
            <w:rPr>
              <w:rFonts w:ascii="Times New Roman" w:eastAsia="Times New Roman" w:hAnsi="Times New Roman" w:cs="Times New Roman"/>
              <w:sz w:val="24"/>
              <w:szCs w:val="24"/>
            </w:rPr>
          </w:rPrChange>
        </w:rPr>
        <w:t xml:space="preserve">J. (2011). Erroneous analyses of interactions in neuroscience: </w:t>
      </w:r>
      <w:ins w:id="3831" w:author="Stage 2" w:date="2019-09-04T20:28:00Z">
        <w:r>
          <w:t>A</w:t>
        </w:r>
      </w:ins>
      <w:del w:id="3832" w:author="Stage 2" w:date="2019-09-04T20:28:00Z">
        <w:r>
          <w:rPr>
            <w:rFonts w:eastAsia="Times New Roman" w:cs="Times New Roman"/>
          </w:rPr>
          <w:delText>a</w:delText>
        </w:r>
      </w:del>
      <w:r>
        <w:rPr>
          <w:rPrChange w:id="3833" w:author="Stage 2" w:date="2019-09-04T20:28:00Z">
            <w:rPr>
              <w:rFonts w:ascii="Times New Roman" w:eastAsia="Times New Roman" w:hAnsi="Times New Roman" w:cs="Times New Roman"/>
              <w:sz w:val="24"/>
              <w:szCs w:val="24"/>
            </w:rPr>
          </w:rPrChange>
        </w:rPr>
        <w:t xml:space="preserve"> problem of significance. </w:t>
      </w:r>
      <w:r>
        <w:rPr>
          <w:i/>
          <w:rPrChange w:id="3834" w:author="Stage 2" w:date="2019-09-04T20:28:00Z">
            <w:rPr>
              <w:rFonts w:ascii="Times New Roman" w:eastAsia="Times New Roman" w:hAnsi="Times New Roman" w:cs="Times New Roman"/>
              <w:i/>
              <w:sz w:val="24"/>
              <w:szCs w:val="24"/>
            </w:rPr>
          </w:rPrChange>
        </w:rPr>
        <w:t>Nature Neuroscience</w:t>
      </w:r>
      <w:r>
        <w:rPr>
          <w:rPrChange w:id="3835" w:author="Stage 2" w:date="2019-09-04T20:28:00Z">
            <w:rPr>
              <w:rFonts w:ascii="Times New Roman" w:eastAsia="Times New Roman" w:hAnsi="Times New Roman" w:cs="Times New Roman"/>
              <w:i/>
              <w:sz w:val="24"/>
              <w:szCs w:val="24"/>
            </w:rPr>
          </w:rPrChange>
        </w:rPr>
        <w:t xml:space="preserve">, </w:t>
      </w:r>
      <w:r>
        <w:rPr>
          <w:i/>
          <w:rPrChange w:id="3836" w:author="Stage 2" w:date="2019-09-04T20:28:00Z">
            <w:rPr>
              <w:rFonts w:ascii="Times New Roman" w:eastAsia="Times New Roman" w:hAnsi="Times New Roman" w:cs="Times New Roman"/>
              <w:i/>
              <w:sz w:val="24"/>
              <w:szCs w:val="24"/>
            </w:rPr>
          </w:rPrChange>
        </w:rPr>
        <w:t>14</w:t>
      </w:r>
      <w:r>
        <w:rPr>
          <w:rPrChange w:id="3837" w:author="Stage 2" w:date="2019-09-04T20:28:00Z">
            <w:rPr>
              <w:rFonts w:ascii="Times New Roman" w:eastAsia="Times New Roman" w:hAnsi="Times New Roman" w:cs="Times New Roman"/>
              <w:sz w:val="24"/>
              <w:szCs w:val="24"/>
            </w:rPr>
          </w:rPrChange>
        </w:rPr>
        <w:t>(9), 1105</w:t>
      </w:r>
      <w:ins w:id="3838" w:author="Stage 2" w:date="2019-09-04T20:28:00Z">
        <w:r>
          <w:t>–</w:t>
        </w:r>
      </w:ins>
      <w:del w:id="3839" w:author="Stage 2" w:date="2019-09-04T20:28:00Z">
        <w:r>
          <w:rPr>
            <w:rFonts w:eastAsia="Times New Roman" w:cs="Times New Roman"/>
          </w:rPr>
          <w:delText>-</w:delText>
        </w:r>
      </w:del>
      <w:r>
        <w:rPr>
          <w:rPrChange w:id="3840" w:author="Stage 2" w:date="2019-09-04T20:28:00Z">
            <w:rPr>
              <w:rFonts w:ascii="Times New Roman" w:eastAsia="Times New Roman" w:hAnsi="Times New Roman" w:cs="Times New Roman"/>
              <w:sz w:val="24"/>
              <w:szCs w:val="24"/>
            </w:rPr>
          </w:rPrChange>
        </w:rPr>
        <w:t xml:space="preserve">1107. </w:t>
      </w:r>
      <w:r>
        <w:rPr>
          <w:rPrChange w:id="3841" w:author="Stage 2" w:date="2019-09-04T20:28:00Z">
            <w:rPr>
              <w:rFonts w:ascii="Times New Roman" w:eastAsia="Times New Roman" w:hAnsi="Times New Roman" w:cs="Times New Roman"/>
              <w:color w:val="333333"/>
              <w:sz w:val="24"/>
              <w:szCs w:val="24"/>
              <w:highlight w:val="white"/>
            </w:rPr>
          </w:rPrChange>
        </w:rPr>
        <w:t>doi</w:t>
      </w:r>
      <w:ins w:id="3842" w:author="Stage 2" w:date="2019-09-04T20:28:00Z">
        <w:r>
          <w:t>:</w:t>
        </w:r>
        <w:r>
          <w:fldChar w:fldCharType="begin"/>
        </w:r>
        <w:r>
          <w:instrText xml:space="preserve"> HYPERLINK "https://doi.org/10.1038/nn.2886" \h </w:instrText>
        </w:r>
        <w:r>
          <w:fldChar w:fldCharType="separate"/>
        </w:r>
        <w:r>
          <w:rPr>
            <w:rStyle w:val="Hyperlink"/>
          </w:rPr>
          <w:t>10.1038/nn.2886</w:t>
        </w:r>
        <w:r>
          <w:rPr>
            <w:rStyle w:val="Hyperlink"/>
          </w:rPr>
          <w:fldChar w:fldCharType="end"/>
        </w:r>
      </w:ins>
      <w:del w:id="3843" w:author="Stage 2" w:date="2019-09-04T20:28:00Z">
        <w:r>
          <w:rPr>
            <w:rFonts w:eastAsia="Times New Roman" w:cs="Times New Roman"/>
            <w:color w:val="333333"/>
            <w:highlight w:val="white"/>
          </w:rPr>
          <w:delText>:10.1038/nn.2886</w:delText>
        </w:r>
      </w:del>
    </w:p>
    <w:p w14:paraId="7A9CCE3E" w14:textId="77777777" w:rsidR="00D350E7" w:rsidRDefault="003C1572">
      <w:pPr>
        <w:pStyle w:val="BodyText"/>
        <w:rPr>
          <w:ins w:id="3844" w:author="Stage 2" w:date="2019-09-04T20:28:00Z"/>
        </w:rPr>
      </w:pPr>
      <w:ins w:id="3845" w:author="Stage 2" w:date="2019-09-04T20:28:00Z">
        <w:r>
          <w:t xml:space="preserve">Oakes, L. M. (2017). Sample size, statistical power, and false conclusions in infant looking-time research. </w:t>
        </w:r>
        <w:r>
          <w:rPr>
            <w:i/>
          </w:rPr>
          <w:t>Infancy</w:t>
        </w:r>
        <w:r>
          <w:t xml:space="preserve">, </w:t>
        </w:r>
        <w:r>
          <w:rPr>
            <w:i/>
          </w:rPr>
          <w:t>22</w:t>
        </w:r>
        <w:r>
          <w:t>(4), 436–469.</w:t>
        </w:r>
      </w:ins>
    </w:p>
    <w:p w14:paraId="062EAF3A" w14:textId="7CD5ECDD" w:rsidR="00847E8C" w:rsidRDefault="003C1572">
      <w:pPr>
        <w:pStyle w:val="BodyText"/>
        <w:rPr>
          <w:rPrChange w:id="3846" w:author="Stage 2" w:date="2019-09-04T20:28:00Z">
            <w:rPr>
              <w:rFonts w:ascii="Times New Roman" w:eastAsia="Times New Roman" w:hAnsi="Times New Roman" w:cs="Times New Roman"/>
              <w:sz w:val="24"/>
              <w:szCs w:val="24"/>
            </w:rPr>
          </w:rPrChange>
        </w:rPr>
        <w:pPrChange w:id="3847" w:author="Stage 2" w:date="2019-09-04T20:28:00Z">
          <w:pPr>
            <w:pBdr>
              <w:top w:val="nil"/>
              <w:left w:val="nil"/>
              <w:bottom w:val="nil"/>
              <w:right w:val="nil"/>
              <w:between w:val="nil"/>
            </w:pBdr>
            <w:spacing w:line="480" w:lineRule="auto"/>
            <w:ind w:left="720" w:hanging="720"/>
          </w:pPr>
        </w:pPrChange>
      </w:pPr>
      <w:r>
        <w:rPr>
          <w:rPrChange w:id="3848" w:author="Stage 2" w:date="2019-09-04T20:28:00Z">
            <w:rPr>
              <w:rFonts w:ascii="Times New Roman" w:eastAsia="Times New Roman" w:hAnsi="Times New Roman" w:cs="Times New Roman"/>
              <w:sz w:val="24"/>
              <w:szCs w:val="24"/>
            </w:rPr>
          </w:rPrChange>
        </w:rPr>
        <w:t>Open Science Colla</w:t>
      </w:r>
      <w:r>
        <w:rPr>
          <w:rPrChange w:id="3849" w:author="Stage 2" w:date="2019-09-04T20:28:00Z">
            <w:rPr>
              <w:rFonts w:ascii="Times New Roman" w:eastAsia="Times New Roman" w:hAnsi="Times New Roman" w:cs="Times New Roman"/>
              <w:sz w:val="24"/>
              <w:szCs w:val="24"/>
            </w:rPr>
          </w:rPrChange>
        </w:rPr>
        <w:t>boration</w:t>
      </w:r>
      <w:ins w:id="3850" w:author="Stage 2" w:date="2019-09-04T20:28:00Z">
        <w:r>
          <w:t>.</w:t>
        </w:r>
      </w:ins>
      <w:r>
        <w:rPr>
          <w:rPrChange w:id="3851" w:author="Stage 2" w:date="2019-09-04T20:28:00Z">
            <w:rPr>
              <w:rFonts w:ascii="Times New Roman" w:eastAsia="Times New Roman" w:hAnsi="Times New Roman" w:cs="Times New Roman"/>
              <w:sz w:val="24"/>
              <w:szCs w:val="24"/>
            </w:rPr>
          </w:rPrChange>
        </w:rPr>
        <w:t xml:space="preserve"> (2015). Estimating the reproducibility of psychological science. </w:t>
      </w:r>
      <w:r>
        <w:rPr>
          <w:i/>
          <w:rPrChange w:id="3852" w:author="Stage 2" w:date="2019-09-04T20:28:00Z">
            <w:rPr>
              <w:rFonts w:ascii="Times New Roman" w:eastAsia="Times New Roman" w:hAnsi="Times New Roman" w:cs="Times New Roman"/>
              <w:i/>
              <w:sz w:val="24"/>
              <w:szCs w:val="24"/>
            </w:rPr>
          </w:rPrChange>
        </w:rPr>
        <w:t>Science</w:t>
      </w:r>
      <w:r>
        <w:rPr>
          <w:rPrChange w:id="3853" w:author="Stage 2" w:date="2019-09-04T20:28:00Z">
            <w:rPr>
              <w:rFonts w:ascii="Times New Roman" w:eastAsia="Times New Roman" w:hAnsi="Times New Roman" w:cs="Times New Roman"/>
              <w:sz w:val="24"/>
              <w:szCs w:val="24"/>
            </w:rPr>
          </w:rPrChange>
        </w:rPr>
        <w:t xml:space="preserve">, </w:t>
      </w:r>
      <w:r>
        <w:rPr>
          <w:i/>
          <w:rPrChange w:id="3854" w:author="Stage 2" w:date="2019-09-04T20:28:00Z">
            <w:rPr>
              <w:rFonts w:ascii="Times New Roman" w:eastAsia="Times New Roman" w:hAnsi="Times New Roman" w:cs="Times New Roman"/>
              <w:i/>
              <w:sz w:val="24"/>
              <w:szCs w:val="24"/>
            </w:rPr>
          </w:rPrChange>
        </w:rPr>
        <w:t>349</w:t>
      </w:r>
      <w:r>
        <w:rPr>
          <w:rPrChange w:id="3855" w:author="Stage 2" w:date="2019-09-04T20:28:00Z">
            <w:rPr>
              <w:rFonts w:ascii="Times New Roman" w:eastAsia="Times New Roman" w:hAnsi="Times New Roman" w:cs="Times New Roman"/>
              <w:sz w:val="24"/>
              <w:szCs w:val="24"/>
            </w:rPr>
          </w:rPrChange>
        </w:rPr>
        <w:t>(6251), aac4716.</w:t>
      </w:r>
      <w:ins w:id="3856" w:author="Stage 2" w:date="2019-09-04T20:28:00Z">
        <w:r>
          <w:t xml:space="preserve"> doi:</w:t>
        </w:r>
        <w:r>
          <w:fldChar w:fldCharType="begin"/>
        </w:r>
        <w:r>
          <w:instrText xml:space="preserve"> HYPERLINK "https://doi.org/10.1126/science.aac4716" \h </w:instrText>
        </w:r>
        <w:r>
          <w:fldChar w:fldCharType="separate"/>
        </w:r>
        <w:r>
          <w:rPr>
            <w:rStyle w:val="Hyperlink"/>
          </w:rPr>
          <w:t>10.1126/science.aac4716</w:t>
        </w:r>
        <w:r>
          <w:rPr>
            <w:rStyle w:val="Hyperlink"/>
          </w:rPr>
          <w:fldChar w:fldCharType="end"/>
        </w:r>
      </w:ins>
    </w:p>
    <w:p w14:paraId="48050615" w14:textId="35ECCAE7" w:rsidR="00847E8C" w:rsidRDefault="003C1572">
      <w:pPr>
        <w:pStyle w:val="BodyText"/>
        <w:rPr>
          <w:rPrChange w:id="3857" w:author="Stage 2" w:date="2019-09-04T20:28:00Z">
            <w:rPr>
              <w:rFonts w:ascii="Times New Roman" w:eastAsia="Times New Roman" w:hAnsi="Times New Roman" w:cs="Times New Roman"/>
              <w:sz w:val="24"/>
              <w:szCs w:val="24"/>
            </w:rPr>
          </w:rPrChange>
        </w:rPr>
        <w:pPrChange w:id="3858" w:author="Stage 2" w:date="2019-09-04T20:28:00Z">
          <w:pPr>
            <w:pBdr>
              <w:top w:val="nil"/>
              <w:left w:val="nil"/>
              <w:bottom w:val="nil"/>
              <w:right w:val="nil"/>
              <w:between w:val="nil"/>
            </w:pBdr>
            <w:spacing w:line="480" w:lineRule="auto"/>
            <w:ind w:left="720" w:hanging="720"/>
          </w:pPr>
        </w:pPrChange>
      </w:pPr>
      <w:r>
        <w:rPr>
          <w:rPrChange w:id="3859" w:author="Stage 2" w:date="2019-09-04T20:28:00Z">
            <w:rPr>
              <w:rFonts w:ascii="Times New Roman" w:eastAsia="Times New Roman" w:hAnsi="Times New Roman" w:cs="Times New Roman"/>
              <w:sz w:val="24"/>
              <w:szCs w:val="24"/>
            </w:rPr>
          </w:rPrChange>
        </w:rPr>
        <w:t xml:space="preserve">Pegg, J. E., Werker, J. F., &amp; McLeod, P. J. (1992). Preference for infant-directed over adult-directed speech: Evidence from 7-week-old infants. </w:t>
      </w:r>
      <w:r>
        <w:rPr>
          <w:i/>
          <w:rPrChange w:id="3860" w:author="Stage 2" w:date="2019-09-04T20:28:00Z">
            <w:rPr>
              <w:rFonts w:ascii="Times New Roman" w:eastAsia="Times New Roman" w:hAnsi="Times New Roman" w:cs="Times New Roman"/>
              <w:i/>
              <w:sz w:val="24"/>
              <w:szCs w:val="24"/>
            </w:rPr>
          </w:rPrChange>
        </w:rPr>
        <w:t>Infant B</w:t>
      </w:r>
      <w:r>
        <w:rPr>
          <w:i/>
          <w:rPrChange w:id="3861" w:author="Stage 2" w:date="2019-09-04T20:28:00Z">
            <w:rPr>
              <w:rFonts w:ascii="Times New Roman" w:eastAsia="Times New Roman" w:hAnsi="Times New Roman" w:cs="Times New Roman"/>
              <w:i/>
              <w:sz w:val="24"/>
              <w:szCs w:val="24"/>
            </w:rPr>
          </w:rPrChange>
        </w:rPr>
        <w:t>ehavior and Development</w:t>
      </w:r>
      <w:r>
        <w:rPr>
          <w:rPrChange w:id="3862" w:author="Stage 2" w:date="2019-09-04T20:28:00Z">
            <w:rPr>
              <w:rFonts w:ascii="Times New Roman" w:eastAsia="Times New Roman" w:hAnsi="Times New Roman" w:cs="Times New Roman"/>
              <w:sz w:val="24"/>
              <w:szCs w:val="24"/>
            </w:rPr>
          </w:rPrChange>
        </w:rPr>
        <w:t xml:space="preserve">, </w:t>
      </w:r>
      <w:r>
        <w:rPr>
          <w:i/>
          <w:rPrChange w:id="3863" w:author="Stage 2" w:date="2019-09-04T20:28:00Z">
            <w:rPr>
              <w:rFonts w:ascii="Times New Roman" w:eastAsia="Times New Roman" w:hAnsi="Times New Roman" w:cs="Times New Roman"/>
              <w:i/>
              <w:sz w:val="24"/>
              <w:szCs w:val="24"/>
            </w:rPr>
          </w:rPrChange>
        </w:rPr>
        <w:t>15</w:t>
      </w:r>
      <w:r>
        <w:rPr>
          <w:rPrChange w:id="3864" w:author="Stage 2" w:date="2019-09-04T20:28:00Z">
            <w:rPr>
              <w:rFonts w:ascii="Times New Roman" w:eastAsia="Times New Roman" w:hAnsi="Times New Roman" w:cs="Times New Roman"/>
              <w:sz w:val="24"/>
              <w:szCs w:val="24"/>
            </w:rPr>
          </w:rPrChange>
        </w:rPr>
        <w:t>(3), 325–345.</w:t>
      </w:r>
      <w:ins w:id="3865" w:author="Stage 2" w:date="2019-09-04T20:28:00Z">
        <w:r>
          <w:t xml:space="preserve"> doi:</w:t>
        </w:r>
        <w:r>
          <w:fldChar w:fldCharType="begin"/>
        </w:r>
        <w:r>
          <w:instrText xml:space="preserve"> HYPERLINK "https://doi.org/10.1016/0163-6383(92)80003-D" \h </w:instrText>
        </w:r>
        <w:r>
          <w:fldChar w:fldCharType="separate"/>
        </w:r>
        <w:r>
          <w:rPr>
            <w:rStyle w:val="Hyperlink"/>
          </w:rPr>
          <w:t>10.1016/0163-6383(92)80003-D</w:t>
        </w:r>
        <w:r>
          <w:rPr>
            <w:rStyle w:val="Hyperlink"/>
          </w:rPr>
          <w:fldChar w:fldCharType="end"/>
        </w:r>
      </w:ins>
    </w:p>
    <w:p w14:paraId="03C72E72" w14:textId="1FCB67C2" w:rsidR="00847E8C" w:rsidRDefault="003C1572">
      <w:pPr>
        <w:pStyle w:val="BodyText"/>
        <w:rPr>
          <w:rPrChange w:id="3866" w:author="Stage 2" w:date="2019-09-04T20:28:00Z">
            <w:rPr>
              <w:rFonts w:ascii="Times New Roman" w:eastAsia="Times New Roman" w:hAnsi="Times New Roman" w:cs="Times New Roman"/>
              <w:sz w:val="24"/>
              <w:szCs w:val="24"/>
            </w:rPr>
          </w:rPrChange>
        </w:rPr>
        <w:pPrChange w:id="3867" w:author="Stage 2" w:date="2019-09-04T20:28:00Z">
          <w:pPr>
            <w:pBdr>
              <w:top w:val="nil"/>
              <w:left w:val="nil"/>
              <w:bottom w:val="nil"/>
              <w:right w:val="nil"/>
              <w:between w:val="nil"/>
            </w:pBdr>
            <w:spacing w:line="480" w:lineRule="auto"/>
            <w:ind w:left="720" w:hanging="720"/>
          </w:pPr>
        </w:pPrChange>
      </w:pPr>
      <w:r>
        <w:rPr>
          <w:rPrChange w:id="3868" w:author="Stage 2" w:date="2019-09-04T20:28:00Z">
            <w:rPr>
              <w:rFonts w:ascii="Times New Roman" w:eastAsia="Times New Roman" w:hAnsi="Times New Roman" w:cs="Times New Roman"/>
              <w:sz w:val="24"/>
              <w:szCs w:val="24"/>
            </w:rPr>
          </w:rPrChange>
        </w:rPr>
        <w:t>Santesso, D. L., Schmidt, L. A., &amp; Trainor, L. J. (2007). Frontal brain electrical activity (</w:t>
      </w:r>
      <w:ins w:id="3869" w:author="Stage 2" w:date="2019-09-04T20:28:00Z">
        <w:r>
          <w:t>eeg</w:t>
        </w:r>
      </w:ins>
      <w:del w:id="3870" w:author="Stage 2" w:date="2019-09-04T20:28:00Z">
        <w:r>
          <w:rPr>
            <w:rFonts w:eastAsia="Times New Roman" w:cs="Times New Roman"/>
          </w:rPr>
          <w:delText>EEG</w:delText>
        </w:r>
      </w:del>
      <w:r>
        <w:rPr>
          <w:rPrChange w:id="3871" w:author="Stage 2" w:date="2019-09-04T20:28:00Z">
            <w:rPr>
              <w:rFonts w:ascii="Times New Roman" w:eastAsia="Times New Roman" w:hAnsi="Times New Roman" w:cs="Times New Roman"/>
              <w:sz w:val="24"/>
              <w:szCs w:val="24"/>
            </w:rPr>
          </w:rPrChange>
        </w:rPr>
        <w:t>) and heart rate in response to affective infant-directed (</w:t>
      </w:r>
      <w:ins w:id="3872" w:author="Stage 2" w:date="2019-09-04T20:28:00Z">
        <w:r>
          <w:t>id</w:t>
        </w:r>
      </w:ins>
      <w:del w:id="3873" w:author="Stage 2" w:date="2019-09-04T20:28:00Z">
        <w:r>
          <w:rPr>
            <w:rFonts w:eastAsia="Times New Roman" w:cs="Times New Roman"/>
          </w:rPr>
          <w:delText>ID</w:delText>
        </w:r>
      </w:del>
      <w:r>
        <w:rPr>
          <w:rPrChange w:id="3874" w:author="Stage 2" w:date="2019-09-04T20:28:00Z">
            <w:rPr>
              <w:rFonts w:ascii="Times New Roman" w:eastAsia="Times New Roman" w:hAnsi="Times New Roman" w:cs="Times New Roman"/>
              <w:sz w:val="24"/>
              <w:szCs w:val="24"/>
            </w:rPr>
          </w:rPrChange>
        </w:rPr>
        <w:t xml:space="preserve">) speech in 9-month-old infants. </w:t>
      </w:r>
      <w:r>
        <w:rPr>
          <w:i/>
          <w:rPrChange w:id="3875" w:author="Stage 2" w:date="2019-09-04T20:28:00Z">
            <w:rPr>
              <w:rFonts w:ascii="Times New Roman" w:eastAsia="Times New Roman" w:hAnsi="Times New Roman" w:cs="Times New Roman"/>
              <w:i/>
              <w:sz w:val="24"/>
              <w:szCs w:val="24"/>
            </w:rPr>
          </w:rPrChange>
        </w:rPr>
        <w:t>Brain and Cognition</w:t>
      </w:r>
      <w:r>
        <w:rPr>
          <w:rPrChange w:id="3876" w:author="Stage 2" w:date="2019-09-04T20:28:00Z">
            <w:rPr>
              <w:rFonts w:ascii="Times New Roman" w:eastAsia="Times New Roman" w:hAnsi="Times New Roman" w:cs="Times New Roman"/>
              <w:sz w:val="24"/>
              <w:szCs w:val="24"/>
            </w:rPr>
          </w:rPrChange>
        </w:rPr>
        <w:t xml:space="preserve">, </w:t>
      </w:r>
      <w:r>
        <w:rPr>
          <w:i/>
          <w:rPrChange w:id="3877" w:author="Stage 2" w:date="2019-09-04T20:28:00Z">
            <w:rPr>
              <w:rFonts w:ascii="Times New Roman" w:eastAsia="Times New Roman" w:hAnsi="Times New Roman" w:cs="Times New Roman"/>
              <w:i/>
              <w:sz w:val="24"/>
              <w:szCs w:val="24"/>
            </w:rPr>
          </w:rPrChange>
        </w:rPr>
        <w:t>65</w:t>
      </w:r>
      <w:r>
        <w:rPr>
          <w:rPrChange w:id="3878" w:author="Stage 2" w:date="2019-09-04T20:28:00Z">
            <w:rPr>
              <w:rFonts w:ascii="Times New Roman" w:eastAsia="Times New Roman" w:hAnsi="Times New Roman" w:cs="Times New Roman"/>
              <w:sz w:val="24"/>
              <w:szCs w:val="24"/>
            </w:rPr>
          </w:rPrChange>
        </w:rPr>
        <w:t>(1</w:t>
      </w:r>
      <w:r>
        <w:rPr>
          <w:rPrChange w:id="3879" w:author="Stage 2" w:date="2019-09-04T20:28:00Z">
            <w:rPr>
              <w:rFonts w:ascii="Times New Roman" w:eastAsia="Times New Roman" w:hAnsi="Times New Roman" w:cs="Times New Roman"/>
              <w:sz w:val="24"/>
              <w:szCs w:val="24"/>
            </w:rPr>
          </w:rPrChange>
        </w:rPr>
        <w:t>), 14–21.</w:t>
      </w:r>
      <w:ins w:id="3880" w:author="Stage 2" w:date="2019-09-04T20:28:00Z">
        <w:r>
          <w:t xml:space="preserve"> doi:</w:t>
        </w:r>
        <w:r>
          <w:fldChar w:fldCharType="begin"/>
        </w:r>
        <w:r>
          <w:instrText xml:space="preserve"> HYPERLINK "https://doi.org/10.1016/j.bandc.2007.02.008" </w:instrText>
        </w:r>
        <w:r>
          <w:instrText xml:space="preserve">\h </w:instrText>
        </w:r>
        <w:r>
          <w:fldChar w:fldCharType="separate"/>
        </w:r>
        <w:r>
          <w:rPr>
            <w:rStyle w:val="Hyperlink"/>
          </w:rPr>
          <w:t>10.1016/j.bandc.2007.02.008</w:t>
        </w:r>
        <w:r>
          <w:rPr>
            <w:rStyle w:val="Hyperlink"/>
          </w:rPr>
          <w:fldChar w:fldCharType="end"/>
        </w:r>
      </w:ins>
    </w:p>
    <w:p w14:paraId="0B4D8497" w14:textId="59584D33" w:rsidR="00847E8C" w:rsidRDefault="003C1572">
      <w:pPr>
        <w:pStyle w:val="BodyText"/>
        <w:rPr>
          <w:rPrChange w:id="3881" w:author="Stage 2" w:date="2019-09-04T20:28:00Z">
            <w:rPr>
              <w:rFonts w:ascii="Times New Roman" w:eastAsia="Times New Roman" w:hAnsi="Times New Roman" w:cs="Times New Roman"/>
              <w:sz w:val="24"/>
              <w:szCs w:val="24"/>
            </w:rPr>
          </w:rPrChange>
        </w:rPr>
        <w:pPrChange w:id="3882" w:author="Stage 2" w:date="2019-09-04T20:28:00Z">
          <w:pPr>
            <w:pBdr>
              <w:top w:val="nil"/>
              <w:left w:val="nil"/>
              <w:bottom w:val="nil"/>
              <w:right w:val="nil"/>
              <w:between w:val="nil"/>
            </w:pBdr>
            <w:spacing w:line="480" w:lineRule="auto"/>
            <w:ind w:left="720" w:hanging="720"/>
          </w:pPr>
        </w:pPrChange>
      </w:pPr>
      <w:r>
        <w:rPr>
          <w:rPrChange w:id="3883" w:author="Stage 2" w:date="2019-09-04T20:28:00Z">
            <w:rPr>
              <w:rFonts w:ascii="Times New Roman" w:eastAsia="Times New Roman" w:hAnsi="Times New Roman" w:cs="Times New Roman"/>
              <w:sz w:val="24"/>
              <w:szCs w:val="24"/>
            </w:rPr>
          </w:rPrChange>
        </w:rPr>
        <w:t xml:space="preserve">Schachner, A., &amp; Hannon, E. E. (2011). Infant-directed speech drives social preferences in 5-month-old infants. </w:t>
      </w:r>
      <w:r>
        <w:rPr>
          <w:i/>
          <w:rPrChange w:id="3884" w:author="Stage 2" w:date="2019-09-04T20:28:00Z">
            <w:rPr>
              <w:rFonts w:ascii="Times New Roman" w:eastAsia="Times New Roman" w:hAnsi="Times New Roman" w:cs="Times New Roman"/>
              <w:i/>
              <w:sz w:val="24"/>
              <w:szCs w:val="24"/>
            </w:rPr>
          </w:rPrChange>
        </w:rPr>
        <w:t>Developmental Psychology</w:t>
      </w:r>
      <w:r>
        <w:rPr>
          <w:rPrChange w:id="3885" w:author="Stage 2" w:date="2019-09-04T20:28:00Z">
            <w:rPr>
              <w:rFonts w:ascii="Times New Roman" w:eastAsia="Times New Roman" w:hAnsi="Times New Roman" w:cs="Times New Roman"/>
              <w:sz w:val="24"/>
              <w:szCs w:val="24"/>
            </w:rPr>
          </w:rPrChange>
        </w:rPr>
        <w:t xml:space="preserve">, </w:t>
      </w:r>
      <w:r>
        <w:rPr>
          <w:i/>
          <w:rPrChange w:id="3886" w:author="Stage 2" w:date="2019-09-04T20:28:00Z">
            <w:rPr>
              <w:rFonts w:ascii="Times New Roman" w:eastAsia="Times New Roman" w:hAnsi="Times New Roman" w:cs="Times New Roman"/>
              <w:i/>
              <w:sz w:val="24"/>
              <w:szCs w:val="24"/>
            </w:rPr>
          </w:rPrChange>
        </w:rPr>
        <w:t>47</w:t>
      </w:r>
      <w:r>
        <w:rPr>
          <w:rPrChange w:id="3887" w:author="Stage 2" w:date="2019-09-04T20:28:00Z">
            <w:rPr>
              <w:rFonts w:ascii="Times New Roman" w:eastAsia="Times New Roman" w:hAnsi="Times New Roman" w:cs="Times New Roman"/>
              <w:sz w:val="24"/>
              <w:szCs w:val="24"/>
            </w:rPr>
          </w:rPrChange>
        </w:rPr>
        <w:t>(1), 19</w:t>
      </w:r>
      <w:ins w:id="3888" w:author="Stage 2" w:date="2019-09-04T20:28:00Z">
        <w:r>
          <w:t>–25. doi:</w:t>
        </w:r>
        <w:r>
          <w:fldChar w:fldCharType="begin"/>
        </w:r>
        <w:r>
          <w:instrText xml:space="preserve"> HYPERLINK "https://doi.org/10.1037/a0020740" \h </w:instrText>
        </w:r>
        <w:r>
          <w:fldChar w:fldCharType="separate"/>
        </w:r>
        <w:r>
          <w:rPr>
            <w:rStyle w:val="Hyperlink"/>
          </w:rPr>
          <w:t>10.1037/a0020740</w:t>
        </w:r>
        <w:r>
          <w:rPr>
            <w:rStyle w:val="Hyperlink"/>
          </w:rPr>
          <w:fldChar w:fldCharType="end"/>
        </w:r>
      </w:ins>
      <w:del w:id="3889" w:author="Stage 2" w:date="2019-09-04T20:28:00Z">
        <w:r>
          <w:rPr>
            <w:rFonts w:eastAsia="Times New Roman" w:cs="Times New Roman"/>
          </w:rPr>
          <w:delText>-25.</w:delText>
        </w:r>
      </w:del>
    </w:p>
    <w:p w14:paraId="2B96818F" w14:textId="77777777" w:rsidR="00D350E7" w:rsidRDefault="003C1572">
      <w:pPr>
        <w:pStyle w:val="BodyText"/>
        <w:rPr>
          <w:ins w:id="3890" w:author="Stage 2" w:date="2019-09-04T20:28:00Z"/>
        </w:rPr>
      </w:pPr>
      <w:ins w:id="3891" w:author="Stage 2" w:date="2019-09-04T20:28:00Z">
        <w:r>
          <w:t xml:space="preserve">Segal, J., &amp; Newman, R. S. (2015). Infant preferences for structural and prosodic properties of infant-directed speech in the second year of life. </w:t>
        </w:r>
        <w:r>
          <w:rPr>
            <w:i/>
          </w:rPr>
          <w:t>Infancy</w:t>
        </w:r>
        <w:r>
          <w:t xml:space="preserve">, </w:t>
        </w:r>
        <w:r>
          <w:rPr>
            <w:i/>
          </w:rPr>
          <w:t>20</w:t>
        </w:r>
        <w:r>
          <w:t>(3), 339–351.</w:t>
        </w:r>
      </w:ins>
    </w:p>
    <w:p w14:paraId="37E438AC" w14:textId="1FA2ECD0" w:rsidR="00847E8C" w:rsidRDefault="003C1572">
      <w:pPr>
        <w:pStyle w:val="BodyText"/>
        <w:rPr>
          <w:rPrChange w:id="3892" w:author="Stage 2" w:date="2019-09-04T20:28:00Z">
            <w:rPr>
              <w:rFonts w:ascii="Times New Roman" w:eastAsia="Times New Roman" w:hAnsi="Times New Roman" w:cs="Times New Roman"/>
              <w:sz w:val="24"/>
              <w:szCs w:val="24"/>
              <w:highlight w:val="white"/>
            </w:rPr>
          </w:rPrChange>
        </w:rPr>
        <w:pPrChange w:id="3893" w:author="Stage 2" w:date="2019-09-04T20:28:00Z">
          <w:pPr>
            <w:pBdr>
              <w:top w:val="nil"/>
              <w:left w:val="nil"/>
              <w:bottom w:val="nil"/>
              <w:right w:val="nil"/>
              <w:between w:val="nil"/>
            </w:pBdr>
            <w:spacing w:line="480" w:lineRule="auto"/>
            <w:ind w:left="720" w:hanging="720"/>
          </w:pPr>
        </w:pPrChange>
      </w:pPr>
      <w:r>
        <w:rPr>
          <w:rPrChange w:id="3894" w:author="Stage 2" w:date="2019-09-04T20:28:00Z">
            <w:rPr>
              <w:rFonts w:ascii="Times New Roman" w:eastAsia="Times New Roman" w:hAnsi="Times New Roman" w:cs="Times New Roman"/>
              <w:sz w:val="24"/>
              <w:szCs w:val="24"/>
              <w:highlight w:val="white"/>
            </w:rPr>
          </w:rPrChange>
        </w:rPr>
        <w:t xml:space="preserve">Shute, H. B. (1987). Vocal pitch in motherese. </w:t>
      </w:r>
      <w:r>
        <w:rPr>
          <w:i/>
          <w:rPrChange w:id="3895" w:author="Stage 2" w:date="2019-09-04T20:28:00Z">
            <w:rPr>
              <w:rFonts w:ascii="Times New Roman" w:eastAsia="Times New Roman" w:hAnsi="Times New Roman" w:cs="Times New Roman"/>
              <w:i/>
              <w:sz w:val="24"/>
              <w:szCs w:val="24"/>
              <w:highlight w:val="white"/>
            </w:rPr>
          </w:rPrChange>
        </w:rPr>
        <w:t>Educational Psychology</w:t>
      </w:r>
      <w:r>
        <w:rPr>
          <w:rPrChange w:id="3896" w:author="Stage 2" w:date="2019-09-04T20:28:00Z">
            <w:rPr>
              <w:rFonts w:ascii="Times New Roman" w:eastAsia="Times New Roman" w:hAnsi="Times New Roman" w:cs="Times New Roman"/>
              <w:sz w:val="24"/>
              <w:szCs w:val="24"/>
              <w:highlight w:val="white"/>
            </w:rPr>
          </w:rPrChange>
        </w:rPr>
        <w:t xml:space="preserve">, </w:t>
      </w:r>
      <w:r>
        <w:rPr>
          <w:i/>
          <w:rPrChange w:id="3897" w:author="Stage 2" w:date="2019-09-04T20:28:00Z">
            <w:rPr>
              <w:rFonts w:ascii="Times New Roman" w:eastAsia="Times New Roman" w:hAnsi="Times New Roman" w:cs="Times New Roman"/>
              <w:i/>
              <w:sz w:val="24"/>
              <w:szCs w:val="24"/>
              <w:highlight w:val="white"/>
            </w:rPr>
          </w:rPrChange>
        </w:rPr>
        <w:t>7</w:t>
      </w:r>
      <w:r>
        <w:rPr>
          <w:rPrChange w:id="3898" w:author="Stage 2" w:date="2019-09-04T20:28:00Z">
            <w:rPr>
              <w:rFonts w:ascii="Times New Roman" w:eastAsia="Times New Roman" w:hAnsi="Times New Roman" w:cs="Times New Roman"/>
              <w:sz w:val="24"/>
              <w:szCs w:val="24"/>
              <w:highlight w:val="white"/>
            </w:rPr>
          </w:rPrChange>
        </w:rPr>
        <w:t>(3), 187</w:t>
      </w:r>
      <w:ins w:id="3899" w:author="Stage 2" w:date="2019-09-04T20:28:00Z">
        <w:r>
          <w:t>–</w:t>
        </w:r>
      </w:ins>
      <w:del w:id="3900" w:author="Stage 2" w:date="2019-09-04T20:28:00Z">
        <w:r>
          <w:rPr>
            <w:rFonts w:eastAsia="Times New Roman" w:cs="Times New Roman"/>
            <w:highlight w:val="white"/>
          </w:rPr>
          <w:delText>-</w:delText>
        </w:r>
      </w:del>
      <w:r>
        <w:rPr>
          <w:rPrChange w:id="3901" w:author="Stage 2" w:date="2019-09-04T20:28:00Z">
            <w:rPr>
              <w:rFonts w:ascii="Times New Roman" w:eastAsia="Times New Roman" w:hAnsi="Times New Roman" w:cs="Times New Roman"/>
              <w:sz w:val="24"/>
              <w:szCs w:val="24"/>
              <w:highlight w:val="white"/>
            </w:rPr>
          </w:rPrChange>
        </w:rPr>
        <w:t>205.</w:t>
      </w:r>
      <w:ins w:id="3902" w:author="Stage 2" w:date="2019-09-04T20:28:00Z">
        <w:r>
          <w:t xml:space="preserve"> doi:</w:t>
        </w:r>
        <w:r>
          <w:fldChar w:fldCharType="begin"/>
        </w:r>
        <w:r>
          <w:instrText xml:space="preserve"> HYPERLINK "https://doi.org/10.1080/0144341870070303" \h </w:instrText>
        </w:r>
        <w:r>
          <w:fldChar w:fldCharType="separate"/>
        </w:r>
        <w:r>
          <w:rPr>
            <w:rStyle w:val="Hyperlink"/>
          </w:rPr>
          <w:t>10.1080/0144341870070303</w:t>
        </w:r>
        <w:r>
          <w:rPr>
            <w:rStyle w:val="Hyperlink"/>
          </w:rPr>
          <w:fldChar w:fldCharType="end"/>
        </w:r>
      </w:ins>
    </w:p>
    <w:p w14:paraId="495EF194" w14:textId="48639C03" w:rsidR="00847E8C" w:rsidRDefault="003C1572">
      <w:pPr>
        <w:pStyle w:val="BodyText"/>
        <w:rPr>
          <w:rPrChange w:id="3903" w:author="Stage 2" w:date="2019-09-04T20:28:00Z">
            <w:rPr>
              <w:rFonts w:ascii="Times New Roman" w:eastAsia="Times New Roman" w:hAnsi="Times New Roman" w:cs="Times New Roman"/>
              <w:sz w:val="24"/>
              <w:szCs w:val="24"/>
            </w:rPr>
          </w:rPrChange>
        </w:rPr>
        <w:pPrChange w:id="3904" w:author="Stage 2" w:date="2019-09-04T20:28:00Z">
          <w:pPr>
            <w:pBdr>
              <w:top w:val="nil"/>
              <w:left w:val="nil"/>
              <w:bottom w:val="nil"/>
              <w:right w:val="nil"/>
              <w:between w:val="nil"/>
            </w:pBdr>
            <w:spacing w:line="480" w:lineRule="auto"/>
            <w:ind w:left="720" w:hanging="720"/>
          </w:pPr>
        </w:pPrChange>
      </w:pPr>
      <w:r>
        <w:rPr>
          <w:rPrChange w:id="3905" w:author="Stage 2" w:date="2019-09-04T20:28:00Z">
            <w:rPr>
              <w:rFonts w:ascii="Times New Roman" w:eastAsia="Times New Roman" w:hAnsi="Times New Roman" w:cs="Times New Roman"/>
              <w:sz w:val="24"/>
              <w:szCs w:val="24"/>
            </w:rPr>
          </w:rPrChange>
        </w:rPr>
        <w:t xml:space="preserve">Singh, L., Morgan, J. L., &amp; Best, C. T. (2002). Infants’ listening preferences: Baby talk or happy talk? </w:t>
      </w:r>
      <w:r>
        <w:rPr>
          <w:i/>
          <w:rPrChange w:id="3906" w:author="Stage 2" w:date="2019-09-04T20:28:00Z">
            <w:rPr>
              <w:rFonts w:ascii="Times New Roman" w:eastAsia="Times New Roman" w:hAnsi="Times New Roman" w:cs="Times New Roman"/>
              <w:i/>
              <w:sz w:val="24"/>
              <w:szCs w:val="24"/>
            </w:rPr>
          </w:rPrChange>
        </w:rPr>
        <w:t>Infancy</w:t>
      </w:r>
      <w:r>
        <w:rPr>
          <w:rPrChange w:id="3907" w:author="Stage 2" w:date="2019-09-04T20:28:00Z">
            <w:rPr>
              <w:rFonts w:ascii="Times New Roman" w:eastAsia="Times New Roman" w:hAnsi="Times New Roman" w:cs="Times New Roman"/>
              <w:sz w:val="24"/>
              <w:szCs w:val="24"/>
            </w:rPr>
          </w:rPrChange>
        </w:rPr>
        <w:t xml:space="preserve">, </w:t>
      </w:r>
      <w:r>
        <w:rPr>
          <w:i/>
          <w:rPrChange w:id="3908" w:author="Stage 2" w:date="2019-09-04T20:28:00Z">
            <w:rPr>
              <w:rFonts w:ascii="Times New Roman" w:eastAsia="Times New Roman" w:hAnsi="Times New Roman" w:cs="Times New Roman"/>
              <w:i/>
              <w:sz w:val="24"/>
              <w:szCs w:val="24"/>
            </w:rPr>
          </w:rPrChange>
        </w:rPr>
        <w:t>3</w:t>
      </w:r>
      <w:r>
        <w:rPr>
          <w:rPrChange w:id="3909" w:author="Stage 2" w:date="2019-09-04T20:28:00Z">
            <w:rPr>
              <w:rFonts w:ascii="Times New Roman" w:eastAsia="Times New Roman" w:hAnsi="Times New Roman" w:cs="Times New Roman"/>
              <w:sz w:val="24"/>
              <w:szCs w:val="24"/>
            </w:rPr>
          </w:rPrChange>
        </w:rPr>
        <w:t>(3), 365</w:t>
      </w:r>
      <w:ins w:id="3910" w:author="Stage 2" w:date="2019-09-04T20:28:00Z">
        <w:r>
          <w:t>–394. doi:</w:t>
        </w:r>
        <w:r>
          <w:fldChar w:fldCharType="begin"/>
        </w:r>
        <w:r>
          <w:instrText xml:space="preserve"> HYPERLINK "https://doi.org/10.1207/S15327078IN0303_5" \h </w:instrText>
        </w:r>
        <w:r>
          <w:fldChar w:fldCharType="separate"/>
        </w:r>
        <w:r>
          <w:rPr>
            <w:rStyle w:val="Hyperlink"/>
          </w:rPr>
          <w:t>10.1207/S15327078IN0303_5</w:t>
        </w:r>
        <w:r>
          <w:rPr>
            <w:rStyle w:val="Hyperlink"/>
          </w:rPr>
          <w:fldChar w:fldCharType="end"/>
        </w:r>
      </w:ins>
      <w:del w:id="3911" w:author="Stage 2" w:date="2019-09-04T20:28:00Z">
        <w:r>
          <w:rPr>
            <w:rFonts w:eastAsia="Times New Roman" w:cs="Times New Roman"/>
          </w:rPr>
          <w:delText>-394.</w:delText>
        </w:r>
      </w:del>
    </w:p>
    <w:p w14:paraId="5A66A576" w14:textId="3064FEA0" w:rsidR="00847E8C" w:rsidRDefault="003C1572">
      <w:pPr>
        <w:pStyle w:val="BodyText"/>
        <w:rPr>
          <w:rPrChange w:id="3912" w:author="Stage 2" w:date="2019-09-04T20:28:00Z">
            <w:rPr>
              <w:rFonts w:ascii="Times New Roman" w:eastAsia="Times New Roman" w:hAnsi="Times New Roman" w:cs="Times New Roman"/>
              <w:sz w:val="24"/>
              <w:szCs w:val="24"/>
            </w:rPr>
          </w:rPrChange>
        </w:rPr>
        <w:pPrChange w:id="3913" w:author="Stage 2" w:date="2019-09-04T20:28:00Z">
          <w:pPr>
            <w:pBdr>
              <w:top w:val="nil"/>
              <w:left w:val="nil"/>
              <w:bottom w:val="nil"/>
              <w:right w:val="nil"/>
              <w:between w:val="nil"/>
            </w:pBdr>
            <w:spacing w:line="480" w:lineRule="auto"/>
            <w:ind w:left="720" w:hanging="720"/>
          </w:pPr>
        </w:pPrChange>
      </w:pPr>
      <w:r>
        <w:rPr>
          <w:rPrChange w:id="3914" w:author="Stage 2" w:date="2019-09-04T20:28:00Z">
            <w:rPr>
              <w:rFonts w:ascii="Times New Roman" w:eastAsia="Times New Roman" w:hAnsi="Times New Roman" w:cs="Times New Roman"/>
              <w:sz w:val="24"/>
              <w:szCs w:val="24"/>
            </w:rPr>
          </w:rPrChange>
        </w:rPr>
        <w:t xml:space="preserve">Snow, C. E. (1977). The development of conversation between mothers and babies. </w:t>
      </w:r>
      <w:r>
        <w:rPr>
          <w:i/>
          <w:rPrChange w:id="3915" w:author="Stage 2" w:date="2019-09-04T20:28:00Z">
            <w:rPr>
              <w:rFonts w:ascii="Times New Roman" w:eastAsia="Times New Roman" w:hAnsi="Times New Roman" w:cs="Times New Roman"/>
              <w:i/>
              <w:sz w:val="24"/>
              <w:szCs w:val="24"/>
            </w:rPr>
          </w:rPrChange>
        </w:rPr>
        <w:t>Journal of Child Language</w:t>
      </w:r>
      <w:r>
        <w:rPr>
          <w:rPrChange w:id="3916" w:author="Stage 2" w:date="2019-09-04T20:28:00Z">
            <w:rPr>
              <w:rFonts w:ascii="Times New Roman" w:eastAsia="Times New Roman" w:hAnsi="Times New Roman" w:cs="Times New Roman"/>
              <w:sz w:val="24"/>
              <w:szCs w:val="24"/>
            </w:rPr>
          </w:rPrChange>
        </w:rPr>
        <w:t xml:space="preserve">, </w:t>
      </w:r>
      <w:r>
        <w:rPr>
          <w:i/>
          <w:rPrChange w:id="3917" w:author="Stage 2" w:date="2019-09-04T20:28:00Z">
            <w:rPr>
              <w:rFonts w:ascii="Times New Roman" w:eastAsia="Times New Roman" w:hAnsi="Times New Roman" w:cs="Times New Roman"/>
              <w:i/>
              <w:sz w:val="24"/>
              <w:szCs w:val="24"/>
            </w:rPr>
          </w:rPrChange>
        </w:rPr>
        <w:t>4</w:t>
      </w:r>
      <w:r>
        <w:rPr>
          <w:rPrChange w:id="3918" w:author="Stage 2" w:date="2019-09-04T20:28:00Z">
            <w:rPr>
              <w:rFonts w:ascii="Times New Roman" w:eastAsia="Times New Roman" w:hAnsi="Times New Roman" w:cs="Times New Roman"/>
              <w:sz w:val="24"/>
              <w:szCs w:val="24"/>
            </w:rPr>
          </w:rPrChange>
        </w:rPr>
        <w:t>(</w:t>
      </w:r>
      <w:ins w:id="3919" w:author="Stage 2" w:date="2019-09-04T20:28:00Z">
        <w:r>
          <w:t>1), 1–22. doi:</w:t>
        </w:r>
        <w:r>
          <w:fldChar w:fldCharType="begin"/>
        </w:r>
        <w:r>
          <w:instrText xml:space="preserve"> HYPERLIN</w:instrText>
        </w:r>
        <w:r>
          <w:instrText xml:space="preserve">K "https://doi.org/10.1017/S0305000900000453" \h </w:instrText>
        </w:r>
        <w:r>
          <w:fldChar w:fldCharType="separate"/>
        </w:r>
        <w:r>
          <w:rPr>
            <w:rStyle w:val="Hyperlink"/>
          </w:rPr>
          <w:t>10.1017/S0305000900000453</w:t>
        </w:r>
        <w:r>
          <w:rPr>
            <w:rStyle w:val="Hyperlink"/>
          </w:rPr>
          <w:fldChar w:fldCharType="end"/>
        </w:r>
      </w:ins>
      <w:del w:id="3920" w:author="Stage 2" w:date="2019-09-04T20:28:00Z">
        <w:r>
          <w:rPr>
            <w:rFonts w:eastAsia="Times New Roman" w:cs="Times New Roman"/>
          </w:rPr>
          <w:delText>01),</w:delText>
        </w:r>
        <w:r>
          <w:rPr>
            <w:rFonts w:eastAsia="Times New Roman" w:cs="Times New Roman"/>
          </w:rPr>
          <w:delText xml:space="preserve"> 1-22.</w:delText>
        </w:r>
      </w:del>
    </w:p>
    <w:p w14:paraId="2EE692E2" w14:textId="2D890A4E" w:rsidR="00847E8C" w:rsidRDefault="003C1572">
      <w:pPr>
        <w:pStyle w:val="BodyText"/>
        <w:rPr>
          <w:rPrChange w:id="3921" w:author="Stage 2" w:date="2019-09-04T20:28:00Z">
            <w:rPr>
              <w:rFonts w:ascii="Times New Roman" w:eastAsia="Times New Roman" w:hAnsi="Times New Roman" w:cs="Times New Roman"/>
              <w:sz w:val="24"/>
              <w:szCs w:val="24"/>
            </w:rPr>
          </w:rPrChange>
        </w:rPr>
        <w:pPrChange w:id="3922" w:author="Stage 2" w:date="2019-09-04T20:28:00Z">
          <w:pPr>
            <w:pBdr>
              <w:top w:val="nil"/>
              <w:left w:val="nil"/>
              <w:bottom w:val="nil"/>
              <w:right w:val="nil"/>
              <w:between w:val="nil"/>
            </w:pBdr>
            <w:spacing w:line="480" w:lineRule="auto"/>
            <w:ind w:left="720" w:hanging="720"/>
          </w:pPr>
        </w:pPrChange>
      </w:pPr>
      <w:r>
        <w:rPr>
          <w:rPrChange w:id="3923" w:author="Stage 2" w:date="2019-09-04T20:28:00Z">
            <w:rPr>
              <w:rFonts w:ascii="Times New Roman" w:eastAsia="Times New Roman" w:hAnsi="Times New Roman" w:cs="Times New Roman"/>
              <w:sz w:val="24"/>
              <w:szCs w:val="24"/>
            </w:rPr>
          </w:rPrChange>
        </w:rPr>
        <w:t xml:space="preserve">Soderstrom, M., Blossom, M., Foygel, R., &amp; Morgan, J. L. (2008). Acoustical cues and grammatical units in speech to two preverbal infants. </w:t>
      </w:r>
      <w:r>
        <w:rPr>
          <w:i/>
          <w:rPrChange w:id="3924" w:author="Stage 2" w:date="2019-09-04T20:28:00Z">
            <w:rPr>
              <w:rFonts w:ascii="Times New Roman" w:eastAsia="Times New Roman" w:hAnsi="Times New Roman" w:cs="Times New Roman"/>
              <w:i/>
              <w:sz w:val="24"/>
              <w:szCs w:val="24"/>
            </w:rPr>
          </w:rPrChange>
        </w:rPr>
        <w:t>Journal of Child Language</w:t>
      </w:r>
      <w:r>
        <w:rPr>
          <w:rPrChange w:id="3925" w:author="Stage 2" w:date="2019-09-04T20:28:00Z">
            <w:rPr>
              <w:rFonts w:ascii="Times New Roman" w:eastAsia="Times New Roman" w:hAnsi="Times New Roman" w:cs="Times New Roman"/>
              <w:sz w:val="24"/>
              <w:szCs w:val="24"/>
            </w:rPr>
          </w:rPrChange>
        </w:rPr>
        <w:t xml:space="preserve">, </w:t>
      </w:r>
      <w:r>
        <w:rPr>
          <w:i/>
          <w:rPrChange w:id="3926" w:author="Stage 2" w:date="2019-09-04T20:28:00Z">
            <w:rPr>
              <w:rFonts w:ascii="Times New Roman" w:eastAsia="Times New Roman" w:hAnsi="Times New Roman" w:cs="Times New Roman"/>
              <w:i/>
              <w:sz w:val="24"/>
              <w:szCs w:val="24"/>
            </w:rPr>
          </w:rPrChange>
        </w:rPr>
        <w:t>35</w:t>
      </w:r>
      <w:r>
        <w:rPr>
          <w:rPrChange w:id="3927" w:author="Stage 2" w:date="2019-09-04T20:28:00Z">
            <w:rPr>
              <w:rFonts w:ascii="Times New Roman" w:eastAsia="Times New Roman" w:hAnsi="Times New Roman" w:cs="Times New Roman"/>
              <w:sz w:val="24"/>
              <w:szCs w:val="24"/>
            </w:rPr>
          </w:rPrChange>
        </w:rPr>
        <w:t>(</w:t>
      </w:r>
      <w:ins w:id="3928" w:author="Stage 2" w:date="2019-09-04T20:28:00Z">
        <w:r>
          <w:t>4), 869–902</w:t>
        </w:r>
        <w:r>
          <w:t>. doi:</w:t>
        </w:r>
        <w:r>
          <w:fldChar w:fldCharType="begin"/>
        </w:r>
        <w:r>
          <w:instrText xml:space="preserve"> HYPERLINK "https://doi.org/10.1017/S0305000908008763" \h </w:instrText>
        </w:r>
        <w:r>
          <w:fldChar w:fldCharType="separate"/>
        </w:r>
        <w:r>
          <w:rPr>
            <w:rStyle w:val="Hyperlink"/>
          </w:rPr>
          <w:t>10.1017/S0305000908008763</w:t>
        </w:r>
        <w:r>
          <w:rPr>
            <w:rStyle w:val="Hyperlink"/>
          </w:rPr>
          <w:fldChar w:fldCharType="end"/>
        </w:r>
      </w:ins>
      <w:del w:id="3929" w:author="Stage 2" w:date="2019-09-04T20:28:00Z">
        <w:r>
          <w:rPr>
            <w:rFonts w:eastAsia="Times New Roman" w:cs="Times New Roman"/>
          </w:rPr>
          <w:delText>04), 869-902.</w:delText>
        </w:r>
      </w:del>
    </w:p>
    <w:p w14:paraId="7D5D256E" w14:textId="77777777" w:rsidR="00D350E7" w:rsidRDefault="003C1572">
      <w:pPr>
        <w:pStyle w:val="BodyText"/>
        <w:rPr>
          <w:ins w:id="3930" w:author="Stage 2" w:date="2019-09-04T20:28:00Z"/>
        </w:rPr>
      </w:pPr>
      <w:ins w:id="3931" w:author="Stage 2" w:date="2019-09-04T20:28:00Z">
        <w:r>
          <w:t xml:space="preserve">Soderstrom, M., Werker, J., Tsui, A., Skarabela, B., Seidl, A., Searle, A., &amp; Anderson, L. (accepted pending data collection). Testing the relationship between preferences for infant-directed speech and vocabulary development: A multi-lab study. </w:t>
        </w:r>
        <w:r>
          <w:rPr>
            <w:i/>
          </w:rPr>
          <w:t>Journal of</w:t>
        </w:r>
        <w:r>
          <w:rPr>
            <w:i/>
          </w:rPr>
          <w:t xml:space="preserve"> Child Language</w:t>
        </w:r>
        <w:r>
          <w:t>.</w:t>
        </w:r>
      </w:ins>
    </w:p>
    <w:p w14:paraId="5E9DBAF9" w14:textId="7971D7A8" w:rsidR="00847E8C" w:rsidRDefault="003C1572">
      <w:pPr>
        <w:pStyle w:val="BodyText"/>
        <w:rPr>
          <w:rPrChange w:id="3932" w:author="Stage 2" w:date="2019-09-04T20:28:00Z">
            <w:rPr>
              <w:rFonts w:ascii="Times New Roman" w:eastAsia="Times New Roman" w:hAnsi="Times New Roman" w:cs="Times New Roman"/>
              <w:sz w:val="24"/>
              <w:szCs w:val="24"/>
            </w:rPr>
          </w:rPrChange>
        </w:rPr>
        <w:pPrChange w:id="3933" w:author="Stage 2" w:date="2019-09-04T20:28:00Z">
          <w:pPr>
            <w:pBdr>
              <w:top w:val="nil"/>
              <w:left w:val="nil"/>
              <w:bottom w:val="nil"/>
              <w:right w:val="nil"/>
              <w:between w:val="nil"/>
            </w:pBdr>
            <w:spacing w:line="480" w:lineRule="auto"/>
            <w:ind w:left="720" w:hanging="720"/>
          </w:pPr>
        </w:pPrChange>
      </w:pPr>
      <w:r>
        <w:rPr>
          <w:rPrChange w:id="3934" w:author="Stage 2" w:date="2019-09-04T20:28:00Z">
            <w:rPr>
              <w:rFonts w:ascii="Times New Roman" w:eastAsia="Times New Roman" w:hAnsi="Times New Roman" w:cs="Times New Roman"/>
              <w:sz w:val="24"/>
              <w:szCs w:val="24"/>
            </w:rPr>
          </w:rPrChange>
        </w:rPr>
        <w:t>Thiessen, E. D., Hill, E. A., &amp; Saffran, J. R. (2005). Infant-dire</w:t>
      </w:r>
      <w:r>
        <w:rPr>
          <w:rPrChange w:id="3935" w:author="Stage 2" w:date="2019-09-04T20:28:00Z">
            <w:rPr>
              <w:rFonts w:ascii="Times New Roman" w:eastAsia="Times New Roman" w:hAnsi="Times New Roman" w:cs="Times New Roman"/>
              <w:sz w:val="24"/>
              <w:szCs w:val="24"/>
            </w:rPr>
          </w:rPrChange>
        </w:rPr>
        <w:t xml:space="preserve">cted speech facilitates word segmentation. </w:t>
      </w:r>
      <w:r>
        <w:rPr>
          <w:i/>
          <w:rPrChange w:id="3936" w:author="Stage 2" w:date="2019-09-04T20:28:00Z">
            <w:rPr>
              <w:rFonts w:ascii="Times New Roman" w:eastAsia="Times New Roman" w:hAnsi="Times New Roman" w:cs="Times New Roman"/>
              <w:i/>
              <w:sz w:val="24"/>
              <w:szCs w:val="24"/>
            </w:rPr>
          </w:rPrChange>
        </w:rPr>
        <w:t>Infancy</w:t>
      </w:r>
      <w:r>
        <w:rPr>
          <w:rPrChange w:id="3937" w:author="Stage 2" w:date="2019-09-04T20:28:00Z">
            <w:rPr>
              <w:rFonts w:ascii="Times New Roman" w:eastAsia="Times New Roman" w:hAnsi="Times New Roman" w:cs="Times New Roman"/>
              <w:sz w:val="24"/>
              <w:szCs w:val="24"/>
            </w:rPr>
          </w:rPrChange>
        </w:rPr>
        <w:t xml:space="preserve">, </w:t>
      </w:r>
      <w:r>
        <w:rPr>
          <w:i/>
          <w:rPrChange w:id="3938" w:author="Stage 2" w:date="2019-09-04T20:28:00Z">
            <w:rPr>
              <w:rFonts w:ascii="Times New Roman" w:eastAsia="Times New Roman" w:hAnsi="Times New Roman" w:cs="Times New Roman"/>
              <w:i/>
              <w:sz w:val="24"/>
              <w:szCs w:val="24"/>
            </w:rPr>
          </w:rPrChange>
        </w:rPr>
        <w:t>7</w:t>
      </w:r>
      <w:r>
        <w:rPr>
          <w:rPrChange w:id="3939" w:author="Stage 2" w:date="2019-09-04T20:28:00Z">
            <w:rPr>
              <w:rFonts w:ascii="Times New Roman" w:eastAsia="Times New Roman" w:hAnsi="Times New Roman" w:cs="Times New Roman"/>
              <w:sz w:val="24"/>
              <w:szCs w:val="24"/>
            </w:rPr>
          </w:rPrChange>
        </w:rPr>
        <w:t>(1), 53–71.</w:t>
      </w:r>
      <w:ins w:id="3940" w:author="Stage 2" w:date="2019-09-04T20:28:00Z">
        <w:r>
          <w:t xml:space="preserve"> doi:</w:t>
        </w:r>
        <w:r>
          <w:fldChar w:fldCharType="begin"/>
        </w:r>
        <w:r>
          <w:instrText xml:space="preserve"> HYPERLINK "https://doi.org/10.1207/s15327078in0701_5" \h </w:instrText>
        </w:r>
        <w:r>
          <w:fldChar w:fldCharType="separate"/>
        </w:r>
        <w:r>
          <w:rPr>
            <w:rStyle w:val="Hyperlink"/>
          </w:rPr>
          <w:t>10.1207/s15327078in0701_5</w:t>
        </w:r>
        <w:r>
          <w:rPr>
            <w:rStyle w:val="Hyperlink"/>
          </w:rPr>
          <w:fldChar w:fldCharType="end"/>
        </w:r>
      </w:ins>
    </w:p>
    <w:p w14:paraId="641AB840" w14:textId="46F7CB20" w:rsidR="00847E8C" w:rsidRDefault="003C1572">
      <w:pPr>
        <w:pStyle w:val="BodyText"/>
        <w:rPr>
          <w:rPrChange w:id="3941" w:author="Stage 2" w:date="2019-09-04T20:28:00Z">
            <w:rPr>
              <w:rFonts w:ascii="Times New Roman" w:eastAsia="Times New Roman" w:hAnsi="Times New Roman" w:cs="Times New Roman"/>
              <w:sz w:val="24"/>
              <w:szCs w:val="24"/>
            </w:rPr>
          </w:rPrChange>
        </w:rPr>
        <w:pPrChange w:id="3942" w:author="Stage 2" w:date="2019-09-04T20:28:00Z">
          <w:pPr>
            <w:pBdr>
              <w:top w:val="nil"/>
              <w:left w:val="nil"/>
              <w:bottom w:val="nil"/>
              <w:right w:val="nil"/>
              <w:between w:val="nil"/>
            </w:pBdr>
            <w:spacing w:line="480" w:lineRule="auto"/>
            <w:ind w:left="720" w:hanging="720"/>
          </w:pPr>
        </w:pPrChange>
      </w:pPr>
      <w:r>
        <w:rPr>
          <w:rPrChange w:id="3943" w:author="Stage 2" w:date="2019-09-04T20:28:00Z">
            <w:rPr>
              <w:rFonts w:ascii="Times New Roman" w:eastAsia="Times New Roman" w:hAnsi="Times New Roman" w:cs="Times New Roman"/>
              <w:sz w:val="24"/>
              <w:szCs w:val="24"/>
            </w:rPr>
          </w:rPrChange>
        </w:rPr>
        <w:t>Trainor, L.</w:t>
      </w:r>
      <w:ins w:id="3944" w:author="Stage 2" w:date="2019-09-04T20:28:00Z">
        <w:r>
          <w:t xml:space="preserve"> </w:t>
        </w:r>
      </w:ins>
      <w:r>
        <w:rPr>
          <w:rPrChange w:id="3945" w:author="Stage 2" w:date="2019-09-04T20:28:00Z">
            <w:rPr>
              <w:rFonts w:ascii="Times New Roman" w:eastAsia="Times New Roman" w:hAnsi="Times New Roman" w:cs="Times New Roman"/>
              <w:sz w:val="24"/>
              <w:szCs w:val="24"/>
            </w:rPr>
          </w:rPrChange>
        </w:rPr>
        <w:t>J</w:t>
      </w:r>
      <w:ins w:id="3946" w:author="Stage 2" w:date="2019-09-04T20:28:00Z">
        <w:r>
          <w:t>.,</w:t>
        </w:r>
      </w:ins>
      <w:del w:id="3947" w:author="Stage 2" w:date="2019-09-04T20:28:00Z">
        <w:r>
          <w:rPr>
            <w:rFonts w:eastAsia="Times New Roman" w:cs="Times New Roman"/>
          </w:rPr>
          <w:delText>.</w:delText>
        </w:r>
      </w:del>
      <w:r>
        <w:rPr>
          <w:rPrChange w:id="3948" w:author="Stage 2" w:date="2019-09-04T20:28:00Z">
            <w:rPr>
              <w:rFonts w:ascii="Times New Roman" w:eastAsia="Times New Roman" w:hAnsi="Times New Roman" w:cs="Times New Roman"/>
              <w:sz w:val="24"/>
              <w:szCs w:val="24"/>
            </w:rPr>
          </w:rPrChange>
        </w:rPr>
        <w:t xml:space="preserve"> &amp; Desjardins, R.</w:t>
      </w:r>
      <w:ins w:id="3949" w:author="Stage 2" w:date="2019-09-04T20:28:00Z">
        <w:r>
          <w:t xml:space="preserve"> </w:t>
        </w:r>
      </w:ins>
      <w:r>
        <w:rPr>
          <w:rPrChange w:id="3950" w:author="Stage 2" w:date="2019-09-04T20:28:00Z">
            <w:rPr>
              <w:rFonts w:ascii="Times New Roman" w:eastAsia="Times New Roman" w:hAnsi="Times New Roman" w:cs="Times New Roman"/>
              <w:sz w:val="24"/>
              <w:szCs w:val="24"/>
            </w:rPr>
          </w:rPrChange>
        </w:rPr>
        <w:t xml:space="preserve">N. (2002). Pitch characteristics of infant-directed speech affect infants’ ability to discriminate vowels. </w:t>
      </w:r>
      <w:r>
        <w:rPr>
          <w:i/>
          <w:rPrChange w:id="3951" w:author="Stage 2" w:date="2019-09-04T20:28:00Z">
            <w:rPr>
              <w:rFonts w:ascii="Times New Roman" w:eastAsia="Times New Roman" w:hAnsi="Times New Roman" w:cs="Times New Roman"/>
              <w:i/>
              <w:sz w:val="24"/>
              <w:szCs w:val="24"/>
            </w:rPr>
          </w:rPrChange>
        </w:rPr>
        <w:t>Psychonomic Bulletin &amp; Review</w:t>
      </w:r>
      <w:r>
        <w:rPr>
          <w:rPrChange w:id="3952" w:author="Stage 2" w:date="2019-09-04T20:28:00Z">
            <w:rPr>
              <w:rFonts w:ascii="Times New Roman" w:eastAsia="Times New Roman" w:hAnsi="Times New Roman" w:cs="Times New Roman"/>
              <w:i/>
              <w:sz w:val="24"/>
              <w:szCs w:val="24"/>
            </w:rPr>
          </w:rPrChange>
        </w:rPr>
        <w:t xml:space="preserve">, </w:t>
      </w:r>
      <w:r>
        <w:rPr>
          <w:i/>
          <w:rPrChange w:id="3953" w:author="Stage 2" w:date="2019-09-04T20:28:00Z">
            <w:rPr>
              <w:rFonts w:ascii="Times New Roman" w:eastAsia="Times New Roman" w:hAnsi="Times New Roman" w:cs="Times New Roman"/>
              <w:i/>
              <w:sz w:val="24"/>
              <w:szCs w:val="24"/>
            </w:rPr>
          </w:rPrChange>
        </w:rPr>
        <w:t>9</w:t>
      </w:r>
      <w:r>
        <w:rPr>
          <w:rPrChange w:id="3954" w:author="Stage 2" w:date="2019-09-04T20:28:00Z">
            <w:rPr>
              <w:rFonts w:ascii="Times New Roman" w:eastAsia="Times New Roman" w:hAnsi="Times New Roman" w:cs="Times New Roman"/>
              <w:sz w:val="24"/>
              <w:szCs w:val="24"/>
            </w:rPr>
          </w:rPrChange>
        </w:rPr>
        <w:t>(2), 335</w:t>
      </w:r>
      <w:ins w:id="3955" w:author="Stage 2" w:date="2019-09-04T20:28:00Z">
        <w:r>
          <w:t>–340. doi:</w:t>
        </w:r>
        <w:r>
          <w:fldChar w:fldCharType="begin"/>
        </w:r>
        <w:r>
          <w:instrText xml:space="preserve"> HYPERLINK "https://doi.org/10.3758/BF03196290" \h </w:instrText>
        </w:r>
        <w:r>
          <w:fldChar w:fldCharType="separate"/>
        </w:r>
        <w:r>
          <w:rPr>
            <w:rStyle w:val="Hyperlink"/>
          </w:rPr>
          <w:t>10.3758/BF03196290</w:t>
        </w:r>
        <w:r>
          <w:rPr>
            <w:rStyle w:val="Hyperlink"/>
          </w:rPr>
          <w:fldChar w:fldCharType="end"/>
        </w:r>
      </w:ins>
      <w:del w:id="3956" w:author="Stage 2" w:date="2019-09-04T20:28:00Z">
        <w:r>
          <w:rPr>
            <w:rFonts w:eastAsia="Times New Roman" w:cs="Times New Roman"/>
          </w:rPr>
          <w:delText xml:space="preserve">-340. </w:delText>
        </w:r>
      </w:del>
    </w:p>
    <w:p w14:paraId="701B4843" w14:textId="2E64700A" w:rsidR="00847E8C" w:rsidRDefault="003C1572">
      <w:pPr>
        <w:pStyle w:val="BodyText"/>
        <w:rPr>
          <w:rPrChange w:id="3957" w:author="Stage 2" w:date="2019-09-04T20:28:00Z">
            <w:rPr>
              <w:rFonts w:ascii="Times New Roman" w:eastAsia="Times New Roman" w:hAnsi="Times New Roman" w:cs="Times New Roman"/>
              <w:sz w:val="24"/>
              <w:szCs w:val="24"/>
            </w:rPr>
          </w:rPrChange>
        </w:rPr>
        <w:pPrChange w:id="3958" w:author="Stage 2" w:date="2019-09-04T20:28:00Z">
          <w:pPr>
            <w:pBdr>
              <w:top w:val="nil"/>
              <w:left w:val="nil"/>
              <w:bottom w:val="nil"/>
              <w:right w:val="nil"/>
              <w:between w:val="nil"/>
            </w:pBdr>
            <w:spacing w:line="480" w:lineRule="auto"/>
            <w:ind w:left="720" w:hanging="720"/>
          </w:pPr>
        </w:pPrChange>
      </w:pPr>
      <w:r>
        <w:rPr>
          <w:rPrChange w:id="3959" w:author="Stage 2" w:date="2019-09-04T20:28:00Z">
            <w:rPr>
              <w:rFonts w:ascii="Times New Roman" w:eastAsia="Times New Roman" w:hAnsi="Times New Roman" w:cs="Times New Roman"/>
              <w:sz w:val="24"/>
              <w:szCs w:val="24"/>
            </w:rPr>
          </w:rPrChange>
        </w:rPr>
        <w:t>Viechtb</w:t>
      </w:r>
      <w:r>
        <w:rPr>
          <w:rPrChange w:id="3960" w:author="Stage 2" w:date="2019-09-04T20:28:00Z">
            <w:rPr>
              <w:rFonts w:ascii="Times New Roman" w:eastAsia="Times New Roman" w:hAnsi="Times New Roman" w:cs="Times New Roman"/>
              <w:sz w:val="24"/>
              <w:szCs w:val="24"/>
            </w:rPr>
          </w:rPrChange>
        </w:rPr>
        <w:t xml:space="preserve">auer, W. (2010). Conducting meta-analyses in </w:t>
      </w:r>
      <w:ins w:id="3961" w:author="Stage 2" w:date="2019-09-04T20:28:00Z">
        <w:r>
          <w:t>r</w:t>
        </w:r>
      </w:ins>
      <w:del w:id="3962" w:author="Stage 2" w:date="2019-09-04T20:28:00Z">
        <w:r>
          <w:rPr>
            <w:rFonts w:eastAsia="Times New Roman" w:cs="Times New Roman"/>
          </w:rPr>
          <w:delText>R</w:delText>
        </w:r>
      </w:del>
      <w:r>
        <w:rPr>
          <w:rPrChange w:id="3963" w:author="Stage 2" w:date="2019-09-04T20:28:00Z">
            <w:rPr>
              <w:rFonts w:ascii="Times New Roman" w:eastAsia="Times New Roman" w:hAnsi="Times New Roman" w:cs="Times New Roman"/>
              <w:sz w:val="24"/>
              <w:szCs w:val="24"/>
            </w:rPr>
          </w:rPrChange>
        </w:rPr>
        <w:t xml:space="preserve"> with the metafor package. </w:t>
      </w:r>
      <w:r>
        <w:rPr>
          <w:i/>
          <w:rPrChange w:id="3964" w:author="Stage 2" w:date="2019-09-04T20:28:00Z">
            <w:rPr>
              <w:rFonts w:ascii="Times New Roman" w:eastAsia="Times New Roman" w:hAnsi="Times New Roman" w:cs="Times New Roman"/>
              <w:i/>
              <w:sz w:val="24"/>
              <w:szCs w:val="24"/>
            </w:rPr>
          </w:rPrChange>
        </w:rPr>
        <w:t>Journal of Statistical Software</w:t>
      </w:r>
      <w:r>
        <w:rPr>
          <w:rPrChange w:id="3965" w:author="Stage 2" w:date="2019-09-04T20:28:00Z">
            <w:rPr>
              <w:rFonts w:ascii="Times New Roman" w:eastAsia="Times New Roman" w:hAnsi="Times New Roman" w:cs="Times New Roman"/>
              <w:i/>
              <w:sz w:val="24"/>
              <w:szCs w:val="24"/>
            </w:rPr>
          </w:rPrChange>
        </w:rPr>
        <w:t xml:space="preserve">, </w:t>
      </w:r>
      <w:r>
        <w:rPr>
          <w:i/>
          <w:rPrChange w:id="3966" w:author="Stage 2" w:date="2019-09-04T20:28:00Z">
            <w:rPr>
              <w:rFonts w:ascii="Times New Roman" w:eastAsia="Times New Roman" w:hAnsi="Times New Roman" w:cs="Times New Roman"/>
              <w:i/>
              <w:sz w:val="24"/>
              <w:szCs w:val="24"/>
            </w:rPr>
          </w:rPrChange>
        </w:rPr>
        <w:t>36</w:t>
      </w:r>
      <w:r>
        <w:rPr>
          <w:rPrChange w:id="3967" w:author="Stage 2" w:date="2019-09-04T20:28:00Z">
            <w:rPr>
              <w:rFonts w:ascii="Times New Roman" w:eastAsia="Times New Roman" w:hAnsi="Times New Roman" w:cs="Times New Roman"/>
              <w:sz w:val="24"/>
              <w:szCs w:val="24"/>
            </w:rPr>
          </w:rPrChange>
        </w:rPr>
        <w:t>(3</w:t>
      </w:r>
      <w:ins w:id="3968" w:author="Stage 2" w:date="2019-09-04T20:28:00Z">
        <w:r>
          <w:t>). doi:</w:t>
        </w:r>
        <w:r>
          <w:fldChar w:fldCharType="begin"/>
        </w:r>
        <w:r>
          <w:instrText xml:space="preserve"> HYPERLINK "https://doi.org/10.18637/jss.v036.i03" \h </w:instrText>
        </w:r>
        <w:r>
          <w:fldChar w:fldCharType="separate"/>
        </w:r>
        <w:r>
          <w:rPr>
            <w:rStyle w:val="Hyperlink"/>
          </w:rPr>
          <w:t>10.18637/jss.v036.i03</w:t>
        </w:r>
        <w:r>
          <w:rPr>
            <w:rStyle w:val="Hyperlink"/>
          </w:rPr>
          <w:fldChar w:fldCharType="end"/>
        </w:r>
      </w:ins>
      <w:del w:id="3969" w:author="Stage 2" w:date="2019-09-04T20:28:00Z">
        <w:r>
          <w:rPr>
            <w:rFonts w:eastAsia="Times New Roman" w:cs="Times New Roman"/>
          </w:rPr>
          <w:delText xml:space="preserve">), 1-48. </w:delText>
        </w:r>
      </w:del>
    </w:p>
    <w:p w14:paraId="61B02A73" w14:textId="33E37AF5" w:rsidR="00847E8C" w:rsidRDefault="003C1572">
      <w:pPr>
        <w:pStyle w:val="BodyText"/>
        <w:rPr>
          <w:rPrChange w:id="3970" w:author="Stage 2" w:date="2019-09-04T20:28:00Z">
            <w:rPr>
              <w:rFonts w:ascii="Times New Roman" w:eastAsia="Times New Roman" w:hAnsi="Times New Roman" w:cs="Times New Roman"/>
              <w:sz w:val="24"/>
              <w:szCs w:val="24"/>
            </w:rPr>
          </w:rPrChange>
        </w:rPr>
        <w:pPrChange w:id="3971" w:author="Stage 2" w:date="2019-09-04T20:28:00Z">
          <w:pPr>
            <w:pBdr>
              <w:top w:val="nil"/>
              <w:left w:val="nil"/>
              <w:bottom w:val="nil"/>
              <w:right w:val="nil"/>
              <w:between w:val="nil"/>
            </w:pBdr>
            <w:spacing w:line="480" w:lineRule="auto"/>
            <w:ind w:left="720" w:hanging="720"/>
          </w:pPr>
        </w:pPrChange>
      </w:pPr>
      <w:r>
        <w:rPr>
          <w:rPrChange w:id="3972" w:author="Stage 2" w:date="2019-09-04T20:28:00Z">
            <w:rPr>
              <w:rFonts w:ascii="Times New Roman" w:eastAsia="Times New Roman" w:hAnsi="Times New Roman" w:cs="Times New Roman"/>
              <w:sz w:val="24"/>
              <w:szCs w:val="24"/>
            </w:rPr>
          </w:rPrChange>
        </w:rPr>
        <w:t>Weisleder, A., &amp; Fernald, A. (2013). Talking to children matters</w:t>
      </w:r>
      <w:ins w:id="3973" w:author="Stage 2" w:date="2019-09-04T20:28:00Z">
        <w:r>
          <w:t>: Early</w:t>
        </w:r>
      </w:ins>
      <w:del w:id="3974" w:author="Stage 2" w:date="2019-09-04T20:28:00Z">
        <w:r>
          <w:rPr>
            <w:rFonts w:eastAsia="Times New Roman" w:cs="Times New Roman"/>
          </w:rPr>
          <w:delText xml:space="preserve"> early</w:delText>
        </w:r>
      </w:del>
      <w:r>
        <w:rPr>
          <w:rPrChange w:id="3975" w:author="Stage 2" w:date="2019-09-04T20:28:00Z">
            <w:rPr>
              <w:rFonts w:ascii="Times New Roman" w:eastAsia="Times New Roman" w:hAnsi="Times New Roman" w:cs="Times New Roman"/>
              <w:sz w:val="24"/>
              <w:szCs w:val="24"/>
            </w:rPr>
          </w:rPrChange>
        </w:rPr>
        <w:t xml:space="preserve"> language experience strengthens processing and builds vocabulary.</w:t>
      </w:r>
      <w:r>
        <w:rPr>
          <w:rPrChange w:id="3976" w:author="Stage 2" w:date="2019-09-04T20:28:00Z">
            <w:rPr>
              <w:rFonts w:ascii="Times New Roman" w:eastAsia="Times New Roman" w:hAnsi="Times New Roman" w:cs="Times New Roman"/>
              <w:sz w:val="24"/>
              <w:szCs w:val="24"/>
            </w:rPr>
          </w:rPrChange>
        </w:rPr>
        <w:t xml:space="preserve"> </w:t>
      </w:r>
      <w:r>
        <w:rPr>
          <w:i/>
          <w:rPrChange w:id="3977" w:author="Stage 2" w:date="2019-09-04T20:28:00Z">
            <w:rPr>
              <w:rFonts w:ascii="Times New Roman" w:eastAsia="Times New Roman" w:hAnsi="Times New Roman" w:cs="Times New Roman"/>
              <w:i/>
              <w:sz w:val="24"/>
              <w:szCs w:val="24"/>
            </w:rPr>
          </w:rPrChange>
        </w:rPr>
        <w:t>Psychological Science</w:t>
      </w:r>
      <w:r>
        <w:rPr>
          <w:rPrChange w:id="3978" w:author="Stage 2" w:date="2019-09-04T20:28:00Z">
            <w:rPr>
              <w:rFonts w:ascii="Times New Roman" w:eastAsia="Times New Roman" w:hAnsi="Times New Roman" w:cs="Times New Roman"/>
              <w:sz w:val="24"/>
              <w:szCs w:val="24"/>
            </w:rPr>
          </w:rPrChange>
        </w:rPr>
        <w:t xml:space="preserve">, </w:t>
      </w:r>
      <w:r>
        <w:rPr>
          <w:i/>
          <w:rPrChange w:id="3979" w:author="Stage 2" w:date="2019-09-04T20:28:00Z">
            <w:rPr>
              <w:rFonts w:ascii="Times New Roman" w:eastAsia="Times New Roman" w:hAnsi="Times New Roman" w:cs="Times New Roman"/>
              <w:i/>
              <w:sz w:val="24"/>
              <w:szCs w:val="24"/>
            </w:rPr>
          </w:rPrChange>
        </w:rPr>
        <w:t>24</w:t>
      </w:r>
      <w:r>
        <w:rPr>
          <w:rPrChange w:id="3980" w:author="Stage 2" w:date="2019-09-04T20:28:00Z">
            <w:rPr>
              <w:rFonts w:ascii="Times New Roman" w:eastAsia="Times New Roman" w:hAnsi="Times New Roman" w:cs="Times New Roman"/>
              <w:sz w:val="24"/>
              <w:szCs w:val="24"/>
            </w:rPr>
          </w:rPrChange>
        </w:rPr>
        <w:t>(11), 2143</w:t>
      </w:r>
      <w:ins w:id="3981" w:author="Stage 2" w:date="2019-09-04T20:28:00Z">
        <w:r>
          <w:t>–2152. doi:</w:t>
        </w:r>
        <w:r>
          <w:fldChar w:fldCharType="begin"/>
        </w:r>
        <w:r>
          <w:instrText xml:space="preserve"> HYPERLINK "https://doi.org/10.1177/0956797613488145" \h </w:instrText>
        </w:r>
        <w:r>
          <w:fldChar w:fldCharType="separate"/>
        </w:r>
        <w:r>
          <w:rPr>
            <w:rStyle w:val="Hyperlink"/>
          </w:rPr>
          <w:t>10.1177/0956797613488145</w:t>
        </w:r>
        <w:r>
          <w:rPr>
            <w:rStyle w:val="Hyperlink"/>
          </w:rPr>
          <w:fldChar w:fldCharType="end"/>
        </w:r>
      </w:ins>
      <w:del w:id="3982" w:author="Stage 2" w:date="2019-09-04T20:28:00Z">
        <w:r>
          <w:rPr>
            <w:rFonts w:eastAsia="Times New Roman" w:cs="Times New Roman"/>
          </w:rPr>
          <w:delText>-2152.</w:delText>
        </w:r>
      </w:del>
    </w:p>
    <w:p w14:paraId="3E595E36" w14:textId="0BC84F51" w:rsidR="00847E8C" w:rsidRDefault="003C1572">
      <w:pPr>
        <w:pStyle w:val="BodyText"/>
        <w:rPr>
          <w:rPrChange w:id="3983" w:author="Stage 2" w:date="2019-09-04T20:28:00Z">
            <w:rPr>
              <w:rFonts w:ascii="Times New Roman" w:eastAsia="Times New Roman" w:hAnsi="Times New Roman" w:cs="Times New Roman"/>
              <w:sz w:val="24"/>
              <w:szCs w:val="24"/>
            </w:rPr>
          </w:rPrChange>
        </w:rPr>
        <w:pPrChange w:id="3984" w:author="Stage 2" w:date="2019-09-04T20:28:00Z">
          <w:pPr>
            <w:pBdr>
              <w:top w:val="nil"/>
              <w:left w:val="nil"/>
              <w:bottom w:val="nil"/>
              <w:right w:val="nil"/>
              <w:between w:val="nil"/>
            </w:pBdr>
            <w:spacing w:line="480" w:lineRule="auto"/>
            <w:ind w:left="720" w:hanging="720"/>
          </w:pPr>
        </w:pPrChange>
      </w:pPr>
      <w:r>
        <w:rPr>
          <w:rPrChange w:id="3985" w:author="Stage 2" w:date="2019-09-04T20:28:00Z">
            <w:rPr>
              <w:rFonts w:ascii="Times New Roman" w:eastAsia="Times New Roman" w:hAnsi="Times New Roman" w:cs="Times New Roman"/>
              <w:sz w:val="24"/>
              <w:szCs w:val="24"/>
            </w:rPr>
          </w:rPrChange>
        </w:rPr>
        <w:t xml:space="preserve">Werker, J. F., &amp; McLeod, P. J. (1989). Infant preference for both male and female infant-directed talk: </w:t>
      </w:r>
      <w:ins w:id="3986" w:author="Stage 2" w:date="2019-09-04T20:28:00Z">
        <w:r>
          <w:t>A</w:t>
        </w:r>
      </w:ins>
      <w:del w:id="3987" w:author="Stage 2" w:date="2019-09-04T20:28:00Z">
        <w:r>
          <w:rPr>
            <w:rFonts w:eastAsia="Times New Roman" w:cs="Times New Roman"/>
          </w:rPr>
          <w:delText>a</w:delText>
        </w:r>
      </w:del>
      <w:r>
        <w:rPr>
          <w:rPrChange w:id="3988" w:author="Stage 2" w:date="2019-09-04T20:28:00Z">
            <w:rPr>
              <w:rFonts w:ascii="Times New Roman" w:eastAsia="Times New Roman" w:hAnsi="Times New Roman" w:cs="Times New Roman"/>
              <w:sz w:val="24"/>
              <w:szCs w:val="24"/>
            </w:rPr>
          </w:rPrChange>
        </w:rPr>
        <w:t xml:space="preserve"> developmental study of attentional and affective responsiveness. </w:t>
      </w:r>
      <w:r>
        <w:rPr>
          <w:i/>
          <w:rPrChange w:id="3989" w:author="Stage 2" w:date="2019-09-04T20:28:00Z">
            <w:rPr>
              <w:rFonts w:ascii="Times New Roman" w:eastAsia="Times New Roman" w:hAnsi="Times New Roman" w:cs="Times New Roman"/>
              <w:i/>
              <w:sz w:val="24"/>
              <w:szCs w:val="24"/>
            </w:rPr>
          </w:rPrChange>
        </w:rPr>
        <w:t>Canadian Journal of Psychology/Revue Canad</w:t>
      </w:r>
      <w:r>
        <w:rPr>
          <w:i/>
          <w:rPrChange w:id="3990" w:author="Stage 2" w:date="2019-09-04T20:28:00Z">
            <w:rPr>
              <w:rFonts w:ascii="Times New Roman" w:eastAsia="Times New Roman" w:hAnsi="Times New Roman" w:cs="Times New Roman"/>
              <w:i/>
              <w:sz w:val="24"/>
              <w:szCs w:val="24"/>
            </w:rPr>
          </w:rPrChange>
        </w:rPr>
        <w:t>ienne de Psychologie</w:t>
      </w:r>
      <w:r>
        <w:rPr>
          <w:rPrChange w:id="3991" w:author="Stage 2" w:date="2019-09-04T20:28:00Z">
            <w:rPr>
              <w:rFonts w:ascii="Times New Roman" w:eastAsia="Times New Roman" w:hAnsi="Times New Roman" w:cs="Times New Roman"/>
              <w:sz w:val="24"/>
              <w:szCs w:val="24"/>
            </w:rPr>
          </w:rPrChange>
        </w:rPr>
        <w:t xml:space="preserve">, </w:t>
      </w:r>
      <w:r>
        <w:rPr>
          <w:i/>
          <w:rPrChange w:id="3992" w:author="Stage 2" w:date="2019-09-04T20:28:00Z">
            <w:rPr>
              <w:rFonts w:ascii="Times New Roman" w:eastAsia="Times New Roman" w:hAnsi="Times New Roman" w:cs="Times New Roman"/>
              <w:i/>
              <w:sz w:val="24"/>
              <w:szCs w:val="24"/>
            </w:rPr>
          </w:rPrChange>
        </w:rPr>
        <w:t>43</w:t>
      </w:r>
      <w:r>
        <w:rPr>
          <w:rPrChange w:id="3993" w:author="Stage 2" w:date="2019-09-04T20:28:00Z">
            <w:rPr>
              <w:rFonts w:ascii="Times New Roman" w:eastAsia="Times New Roman" w:hAnsi="Times New Roman" w:cs="Times New Roman"/>
              <w:sz w:val="24"/>
              <w:szCs w:val="24"/>
            </w:rPr>
          </w:rPrChange>
        </w:rPr>
        <w:t>(2), 230</w:t>
      </w:r>
      <w:ins w:id="3994" w:author="Stage 2" w:date="2019-09-04T20:28:00Z">
        <w:r>
          <w:t>. doi:</w:t>
        </w:r>
        <w:r>
          <w:fldChar w:fldCharType="begin"/>
        </w:r>
        <w:r>
          <w:instrText xml:space="preserve"> HY</w:instrText>
        </w:r>
        <w:r>
          <w:instrText xml:space="preserve">PERLINK "https://doi.org/10.1037/h0084224" \h </w:instrText>
        </w:r>
        <w:r>
          <w:fldChar w:fldCharType="separate"/>
        </w:r>
        <w:r>
          <w:rPr>
            <w:rStyle w:val="Hyperlink"/>
          </w:rPr>
          <w:t>10.1037/h0084224</w:t>
        </w:r>
        <w:r>
          <w:rPr>
            <w:rStyle w:val="Hyperlink"/>
          </w:rPr>
          <w:fldChar w:fldCharType="end"/>
        </w:r>
      </w:ins>
      <w:del w:id="3995" w:author="Stage 2" w:date="2019-09-04T20:28:00Z">
        <w:r>
          <w:rPr>
            <w:rFonts w:eastAsia="Times New Roman" w:cs="Times New Roman"/>
          </w:rPr>
          <w:delText>-246.</w:delText>
        </w:r>
      </w:del>
    </w:p>
    <w:p w14:paraId="05800EB2" w14:textId="1E9794D8" w:rsidR="00847E8C" w:rsidRDefault="003C1572">
      <w:pPr>
        <w:pStyle w:val="BodyText"/>
        <w:rPr>
          <w:rPrChange w:id="3996" w:author="Stage 2" w:date="2019-09-04T20:28:00Z">
            <w:rPr>
              <w:rFonts w:ascii="Times New Roman" w:eastAsia="Times New Roman" w:hAnsi="Times New Roman" w:cs="Times New Roman"/>
              <w:sz w:val="24"/>
              <w:szCs w:val="24"/>
            </w:rPr>
          </w:rPrChange>
        </w:rPr>
        <w:pPrChange w:id="3997" w:author="Stage 2" w:date="2019-09-04T20:28:00Z">
          <w:pPr>
            <w:pBdr>
              <w:top w:val="nil"/>
              <w:left w:val="nil"/>
              <w:bottom w:val="nil"/>
              <w:right w:val="nil"/>
              <w:between w:val="nil"/>
            </w:pBdr>
            <w:spacing w:line="480" w:lineRule="auto"/>
            <w:ind w:left="720" w:hanging="720"/>
          </w:pPr>
        </w:pPrChange>
      </w:pPr>
      <w:r>
        <w:rPr>
          <w:rPrChange w:id="3998" w:author="Stage 2" w:date="2019-09-04T20:28:00Z">
            <w:rPr>
              <w:rFonts w:ascii="Times New Roman" w:eastAsia="Times New Roman" w:hAnsi="Times New Roman" w:cs="Times New Roman"/>
              <w:sz w:val="24"/>
              <w:szCs w:val="24"/>
              <w:highlight w:val="white"/>
            </w:rPr>
          </w:rPrChange>
        </w:rPr>
        <w:t xml:space="preserve">Werker, J. F., Pegg, J. E., &amp; McLeod, P. J. (1994). A cross-language investigation of infant preference for infant-directed communication. </w:t>
      </w:r>
      <w:r>
        <w:rPr>
          <w:i/>
          <w:rPrChange w:id="3999" w:author="Stage 2" w:date="2019-09-04T20:28:00Z">
            <w:rPr>
              <w:rFonts w:ascii="Times New Roman" w:eastAsia="Times New Roman" w:hAnsi="Times New Roman" w:cs="Times New Roman"/>
              <w:i/>
              <w:sz w:val="24"/>
              <w:szCs w:val="24"/>
              <w:highlight w:val="white"/>
            </w:rPr>
          </w:rPrChange>
        </w:rPr>
        <w:t>Infant Behavior and Development</w:t>
      </w:r>
      <w:r>
        <w:rPr>
          <w:rPrChange w:id="4000" w:author="Stage 2" w:date="2019-09-04T20:28:00Z">
            <w:rPr>
              <w:rFonts w:ascii="Times New Roman" w:eastAsia="Times New Roman" w:hAnsi="Times New Roman" w:cs="Times New Roman"/>
              <w:sz w:val="24"/>
              <w:szCs w:val="24"/>
              <w:highlight w:val="white"/>
            </w:rPr>
          </w:rPrChange>
        </w:rPr>
        <w:t xml:space="preserve">, </w:t>
      </w:r>
      <w:r>
        <w:rPr>
          <w:i/>
          <w:rPrChange w:id="4001" w:author="Stage 2" w:date="2019-09-04T20:28:00Z">
            <w:rPr>
              <w:rFonts w:ascii="Times New Roman" w:eastAsia="Times New Roman" w:hAnsi="Times New Roman" w:cs="Times New Roman"/>
              <w:i/>
              <w:sz w:val="24"/>
              <w:szCs w:val="24"/>
              <w:highlight w:val="white"/>
            </w:rPr>
          </w:rPrChange>
        </w:rPr>
        <w:t>17</w:t>
      </w:r>
      <w:r>
        <w:rPr>
          <w:rPrChange w:id="4002" w:author="Stage 2" w:date="2019-09-04T20:28:00Z">
            <w:rPr>
              <w:rFonts w:ascii="Times New Roman" w:eastAsia="Times New Roman" w:hAnsi="Times New Roman" w:cs="Times New Roman"/>
              <w:sz w:val="24"/>
              <w:szCs w:val="24"/>
              <w:highlight w:val="white"/>
            </w:rPr>
          </w:rPrChange>
        </w:rPr>
        <w:t>(3), 323</w:t>
      </w:r>
      <w:ins w:id="4003" w:author="Stage 2" w:date="2019-09-04T20:28:00Z">
        <w:r>
          <w:t>–333. doi:</w:t>
        </w:r>
        <w:r>
          <w:fldChar w:fldCharType="begin"/>
        </w:r>
        <w:r>
          <w:instrText xml:space="preserve"> HYPERLINK "https://doi.org/10.1016/0163-6383(94)90012-4" \h </w:instrText>
        </w:r>
        <w:r>
          <w:fldChar w:fldCharType="separate"/>
        </w:r>
        <w:r>
          <w:rPr>
            <w:rStyle w:val="Hyperlink"/>
          </w:rPr>
          <w:t>10.1016/0163-6383(94)90012-4</w:t>
        </w:r>
        <w:r>
          <w:rPr>
            <w:rStyle w:val="Hyperlink"/>
          </w:rPr>
          <w:fldChar w:fldCharType="end"/>
        </w:r>
      </w:ins>
      <w:del w:id="4004" w:author="Stage 2" w:date="2019-09-04T20:28:00Z">
        <w:r>
          <w:rPr>
            <w:rFonts w:eastAsia="Times New Roman" w:cs="Times New Roman"/>
            <w:highlight w:val="white"/>
          </w:rPr>
          <w:delText>-333.</w:delText>
        </w:r>
      </w:del>
    </w:p>
    <w:p w14:paraId="0620C249" w14:textId="77777777" w:rsidR="00D350E7" w:rsidRDefault="003C1572">
      <w:pPr>
        <w:pStyle w:val="BodyText"/>
        <w:rPr>
          <w:ins w:id="4005" w:author="Stage 2" w:date="2019-09-04T20:28:00Z"/>
        </w:rPr>
      </w:pPr>
      <w:r>
        <w:rPr>
          <w:rPrChange w:id="4006" w:author="Stage 2" w:date="2019-09-04T20:28:00Z">
            <w:rPr>
              <w:rFonts w:eastAsia="Times New Roman" w:cs="Times New Roman"/>
            </w:rPr>
          </w:rPrChange>
        </w:rPr>
        <w:t>Zangl, R., &amp; Mills, D. L. (2007). Increased brain activity to infant-directed speech in 6-</w:t>
      </w:r>
      <w:del w:id="4007" w:author="Stage 2" w:date="2019-09-04T20:28:00Z">
        <w:r>
          <w:rPr>
            <w:rFonts w:eastAsia="Times New Roman" w:cs="Times New Roman"/>
          </w:rPr>
          <w:delText xml:space="preserve"> </w:delText>
        </w:r>
      </w:del>
      <w:r>
        <w:rPr>
          <w:rPrChange w:id="4008" w:author="Stage 2" w:date="2019-09-04T20:28:00Z">
            <w:rPr>
              <w:rFonts w:eastAsia="Times New Roman" w:cs="Times New Roman"/>
            </w:rPr>
          </w:rPrChange>
        </w:rPr>
        <w:t xml:space="preserve">and 13-month-old infants. </w:t>
      </w:r>
      <w:r>
        <w:rPr>
          <w:i/>
          <w:rPrChange w:id="4009" w:author="Stage 2" w:date="2019-09-04T20:28:00Z">
            <w:rPr>
              <w:rFonts w:eastAsia="Times New Roman" w:cs="Times New Roman"/>
              <w:i/>
            </w:rPr>
          </w:rPrChange>
        </w:rPr>
        <w:t>Infancy</w:t>
      </w:r>
      <w:r>
        <w:rPr>
          <w:rPrChange w:id="4010" w:author="Stage 2" w:date="2019-09-04T20:28:00Z">
            <w:rPr>
              <w:rFonts w:eastAsia="Times New Roman" w:cs="Times New Roman"/>
            </w:rPr>
          </w:rPrChange>
        </w:rPr>
        <w:t xml:space="preserve">, </w:t>
      </w:r>
      <w:r>
        <w:rPr>
          <w:i/>
          <w:rPrChange w:id="4011" w:author="Stage 2" w:date="2019-09-04T20:28:00Z">
            <w:rPr>
              <w:rFonts w:eastAsia="Times New Roman" w:cs="Times New Roman"/>
              <w:i/>
            </w:rPr>
          </w:rPrChange>
        </w:rPr>
        <w:t>11</w:t>
      </w:r>
      <w:r>
        <w:rPr>
          <w:rPrChange w:id="4012" w:author="Stage 2" w:date="2019-09-04T20:28:00Z">
            <w:rPr>
              <w:rFonts w:eastAsia="Times New Roman" w:cs="Times New Roman"/>
            </w:rPr>
          </w:rPrChange>
        </w:rPr>
        <w:t>(1), 31</w:t>
      </w:r>
      <w:ins w:id="4013" w:author="Stage 2" w:date="2019-09-04T20:28:00Z">
        <w:r>
          <w:t>–</w:t>
        </w:r>
      </w:ins>
      <w:del w:id="4014" w:author="Stage 2" w:date="2019-09-04T20:28:00Z">
        <w:r>
          <w:rPr>
            <w:rFonts w:eastAsia="Times New Roman" w:cs="Times New Roman"/>
          </w:rPr>
          <w:delText>-</w:delText>
        </w:r>
      </w:del>
      <w:r>
        <w:rPr>
          <w:rPrChange w:id="4015" w:author="Stage 2" w:date="2019-09-04T20:28:00Z">
            <w:rPr>
              <w:rFonts w:eastAsia="Times New Roman" w:cs="Times New Roman"/>
            </w:rPr>
          </w:rPrChange>
        </w:rPr>
        <w:t xml:space="preserve">62. </w:t>
      </w:r>
      <w:ins w:id="4016" w:author="Stage 2" w:date="2019-09-04T20:28:00Z">
        <w:r>
          <w:t>doi:</w:t>
        </w:r>
        <w:r>
          <w:fldChar w:fldCharType="begin"/>
        </w:r>
        <w:r>
          <w:instrText xml:space="preserve"> HYPERLINK "https:</w:instrText>
        </w:r>
        <w:r>
          <w:instrText xml:space="preserve">//doi.org/10.1207/s15327078in1101_2" \h </w:instrText>
        </w:r>
        <w:r>
          <w:fldChar w:fldCharType="separate"/>
        </w:r>
        <w:r>
          <w:rPr>
            <w:rStyle w:val="Hyperlink"/>
          </w:rPr>
          <w:t>10.1207/s15327078in1101_2</w:t>
        </w:r>
        <w:r>
          <w:rPr>
            <w:rStyle w:val="Hyperlink"/>
          </w:rPr>
          <w:fldChar w:fldCharType="end"/>
        </w:r>
      </w:ins>
    </w:p>
    <w:p w14:paraId="1CC0644F" w14:textId="3835E1B6" w:rsidR="00847E8C" w:rsidRDefault="00847E8C">
      <w:pPr>
        <w:pStyle w:val="BodyText"/>
        <w:rPr>
          <w:rPrChange w:id="4017" w:author="Stage 2" w:date="2019-09-04T20:28:00Z">
            <w:rPr>
              <w:rFonts w:ascii="Times New Roman" w:eastAsia="Times New Roman" w:hAnsi="Times New Roman" w:cs="Times New Roman"/>
              <w:sz w:val="24"/>
              <w:szCs w:val="24"/>
            </w:rPr>
          </w:rPrChange>
        </w:rPr>
        <w:pPrChange w:id="4018" w:author="Stage 2" w:date="2019-09-04T20:28:00Z">
          <w:pPr>
            <w:pBdr>
              <w:top w:val="nil"/>
              <w:left w:val="nil"/>
              <w:bottom w:val="nil"/>
              <w:right w:val="nil"/>
              <w:between w:val="nil"/>
            </w:pBdr>
            <w:spacing w:line="480" w:lineRule="auto"/>
            <w:ind w:left="720"/>
          </w:pPr>
        </w:pPrChange>
      </w:pPr>
    </w:p>
    <w:sectPr w:rsidR="00847E8C" w:rsidSect="003C3842">
      <w:headerReference w:type="default" r:id="rId15"/>
      <w:footerReference w:type="default" r:id="rId16"/>
      <w:headerReference w:type="first" r:id="rId17"/>
      <w:footerReference w:type="first" r:id="rId18"/>
      <w:pgSz w:w="12240" w:h="15840"/>
      <w:pgMar w:top="1418" w:right="1418" w:bottom="1418" w:left="1418" w:header="720" w:footer="720" w:gutter="0"/>
      <w:pgNumType w:start="1"/>
      <w:cols w:space="720"/>
      <w:titlePg w:val="0"/>
      <w:sectPrChange w:id="4029" w:author="Stage 2" w:date="2019-09-04T20:28:00Z">
        <w:sectPr w:rsidR="00847E8C" w:rsidSect="003C3842">
          <w:pgMar w:top="1440" w:right="1440" w:bottom="1440" w:left="1440" w:header="0" w:footer="720" w:gutter="0"/>
          <w:pgNumType w:start="1"/>
          <w:titlePg/>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EDB6CD" w14:textId="77777777" w:rsidR="003C1572" w:rsidRDefault="003C1572">
      <w:pPr>
        <w:pPrChange w:id="61" w:author="Stage 2" w:date="2019-09-04T20:28:00Z">
          <w:pPr>
            <w:spacing w:line="240" w:lineRule="auto"/>
          </w:pPr>
        </w:pPrChange>
      </w:pPr>
      <w:r>
        <w:separator/>
      </w:r>
    </w:p>
  </w:endnote>
  <w:endnote w:type="continuationSeparator" w:id="0">
    <w:p w14:paraId="1101B78D" w14:textId="77777777" w:rsidR="003C1572" w:rsidRDefault="003C1572">
      <w:pPr>
        <w:pPrChange w:id="62" w:author="Stage 2" w:date="2019-09-04T20:28:00Z">
          <w:pPr>
            <w:spacing w:line="240" w:lineRule="auto"/>
          </w:pPr>
        </w:pPrChange>
      </w:pPr>
      <w:r>
        <w:continuationSeparator/>
      </w:r>
    </w:p>
  </w:endnote>
  <w:endnote w:type="continuationNotice" w:id="1">
    <w:p w14:paraId="25E41A9A" w14:textId="77777777" w:rsidR="003C1572" w:rsidRDefault="003C1572">
      <w:pPr>
        <w:pPrChange w:id="63" w:author="Stage 2" w:date="2019-09-04T20:28:00Z">
          <w:pPr>
            <w:spacing w:line="240" w:lineRule="auto"/>
          </w:pPr>
        </w:pPrChange>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052CFF" w14:textId="77777777" w:rsidR="00847E8C" w:rsidRDefault="00847E8C">
    <w:pPr>
      <w:pStyle w:val="PageNumber"/>
      <w:rPr>
        <w:rPrChange w:id="4023" w:author="Stage 2" w:date="2019-09-04T20:28:00Z">
          <w:rPr>
            <w:rFonts w:ascii="Times New Roman" w:eastAsia="Times New Roman" w:hAnsi="Times New Roman" w:cs="Times New Roman"/>
            <w:sz w:val="24"/>
            <w:szCs w:val="24"/>
          </w:rPr>
        </w:rPrChange>
      </w:rPr>
      <w:pPrChange w:id="4024" w:author="Stage 2" w:date="2019-09-04T20:28:00Z">
        <w:pPr>
          <w:pBdr>
            <w:top w:val="nil"/>
            <w:left w:val="nil"/>
            <w:bottom w:val="nil"/>
            <w:right w:val="nil"/>
            <w:between w:val="nil"/>
          </w:pBdr>
          <w:jc w:val="right"/>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A6609E" w14:textId="77777777" w:rsidR="00847E8C" w:rsidRDefault="00847E8C">
    <w:pPr>
      <w:pStyle w:val="PageNumber"/>
      <w:pPrChange w:id="4028" w:author="Stage 2" w:date="2019-09-04T20:28:00Z">
        <w:pPr>
          <w:pBdr>
            <w:top w:val="nil"/>
            <w:left w:val="nil"/>
            <w:bottom w:val="nil"/>
            <w:right w:val="nil"/>
            <w:between w:val="nil"/>
          </w:pBd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620F1F" w14:textId="77777777" w:rsidR="003C1572" w:rsidRDefault="003C1572">
      <w:pPr>
        <w:pPrChange w:id="58" w:author="Stage 2" w:date="2019-09-04T20:28:00Z">
          <w:pPr>
            <w:spacing w:line="240" w:lineRule="auto"/>
          </w:pPr>
        </w:pPrChange>
      </w:pPr>
      <w:r>
        <w:separator/>
      </w:r>
    </w:p>
  </w:footnote>
  <w:footnote w:type="continuationSeparator" w:id="0">
    <w:p w14:paraId="0692505D" w14:textId="77777777" w:rsidR="003C1572" w:rsidRDefault="003C1572">
      <w:pPr>
        <w:pPrChange w:id="59" w:author="Stage 2" w:date="2019-09-04T20:28:00Z">
          <w:pPr>
            <w:spacing w:line="240" w:lineRule="auto"/>
          </w:pPr>
        </w:pPrChange>
      </w:pPr>
      <w:r>
        <w:continuationSeparator/>
      </w:r>
    </w:p>
  </w:footnote>
  <w:footnote w:type="continuationNotice" w:id="1">
    <w:p w14:paraId="48B8628D" w14:textId="77777777" w:rsidR="003C1572" w:rsidRDefault="003C1572">
      <w:pPr>
        <w:pPrChange w:id="60" w:author="Stage 2" w:date="2019-09-04T20:28:00Z">
          <w:pPr>
            <w:spacing w:line="240" w:lineRule="auto"/>
          </w:pPr>
        </w:pPrChange>
      </w:pPr>
    </w:p>
  </w:footnote>
  <w:footnote w:id="2">
    <w:p w14:paraId="1BD4F388" w14:textId="77777777" w:rsidR="00847E8C" w:rsidRDefault="003C1572">
      <w:pPr>
        <w:pBdr>
          <w:top w:val="nil"/>
          <w:left w:val="nil"/>
          <w:bottom w:val="nil"/>
          <w:right w:val="nil"/>
          <w:between w:val="nil"/>
        </w:pBdr>
        <w:spacing w:line="240" w:lineRule="auto"/>
        <w:rPr>
          <w:rFonts w:ascii="Times New Roman" w:eastAsia="Times New Roman" w:hAnsi="Times New Roman" w:cs="Times New Roman"/>
        </w:rPr>
      </w:pPr>
      <w:del w:id="1753" w:author="Stage 2" w:date="2019-09-04T20:28:00Z">
        <w:r>
          <w:rPr>
            <w:vertAlign w:val="superscript"/>
          </w:rPr>
          <w:footnoteRef/>
        </w:r>
        <w:r>
          <w:rPr>
            <w:sz w:val="20"/>
            <w:szCs w:val="20"/>
          </w:rPr>
          <w:delText xml:space="preserve"> </w:delText>
        </w:r>
        <w:r>
          <w:rPr>
            <w:rFonts w:ascii="Times New Roman" w:eastAsia="Times New Roman" w:hAnsi="Times New Roman" w:cs="Times New Roman"/>
          </w:rPr>
          <w:delText>Note that the pairing between trials is an analytic and implementational convenience. Included in the difference-score analyses underlying meta-analytic framework, it serv</w:delText>
        </w:r>
        <w:r>
          <w:rPr>
            <w:rFonts w:ascii="Times New Roman" w:eastAsia="Times New Roman" w:hAnsi="Times New Roman" w:cs="Times New Roman"/>
          </w:rPr>
          <w:delText xml:space="preserve">es as a control for trial order, ensuring that every difference score is the difference between two subsequent trials. But since the infant’s experience of the experiment is a series of independent samples of ADS and IDS speech in a pseudorandom order, it </w:delText>
        </w:r>
        <w:r>
          <w:rPr>
            <w:rFonts w:ascii="Times New Roman" w:eastAsia="Times New Roman" w:hAnsi="Times New Roman" w:cs="Times New Roman"/>
          </w:rPr>
          <w:delText xml:space="preserve">is not necessary to model stimulus pairings in the mixed-effects model. </w:delText>
        </w:r>
      </w:del>
    </w:p>
  </w:footnote>
  <w:footnote w:id="3">
    <w:p w14:paraId="538F7129" w14:textId="77777777" w:rsidR="00847E8C" w:rsidRDefault="003C1572">
      <w:pPr>
        <w:pBdr>
          <w:top w:val="nil"/>
          <w:left w:val="nil"/>
          <w:bottom w:val="nil"/>
          <w:right w:val="nil"/>
          <w:between w:val="nil"/>
        </w:pBdr>
        <w:spacing w:line="240" w:lineRule="auto"/>
        <w:rPr>
          <w:rFonts w:ascii="Times New Roman" w:eastAsia="Times New Roman" w:hAnsi="Times New Roman" w:cs="Times New Roman"/>
          <w:sz w:val="20"/>
          <w:szCs w:val="20"/>
        </w:rPr>
      </w:pPr>
      <w:del w:id="1979" w:author="Stage 2" w:date="2019-09-04T20:28:00Z">
        <w:r>
          <w:rPr>
            <w:vertAlign w:val="superscript"/>
          </w:rPr>
          <w:footnoteRef/>
        </w:r>
        <w:r>
          <w:rPr>
            <w:sz w:val="20"/>
            <w:szCs w:val="20"/>
          </w:rPr>
          <w:delText xml:space="preserve"> </w:delText>
        </w:r>
        <w:r>
          <w:rPr>
            <w:rFonts w:ascii="Times New Roman" w:eastAsia="Times New Roman" w:hAnsi="Times New Roman" w:cs="Times New Roman"/>
          </w:rPr>
          <w:delText>Note that this concise model specification (following R formula notation) does not explicitly denote intercepts and main effects but assumes that they are present for every variable. For example, the interaction</w:delText>
        </w:r>
        <w:r>
          <w:delText xml:space="preserve"> </w:delText>
        </w:r>
        <w:r>
          <w:rPr>
            <w:rFonts w:ascii="Courier New" w:eastAsia="Courier New" w:hAnsi="Courier New" w:cs="Courier New"/>
          </w:rPr>
          <w:delText>trial_type * method</w:delText>
        </w:r>
        <w:r>
          <w:delText xml:space="preserve"> </w:delText>
        </w:r>
        <w:r>
          <w:rPr>
            <w:rFonts w:ascii="Times New Roman" w:eastAsia="Times New Roman" w:hAnsi="Times New Roman" w:cs="Times New Roman"/>
          </w:rPr>
          <w:delText>also assumes that main e</w:delText>
        </w:r>
        <w:r>
          <w:rPr>
            <w:rFonts w:ascii="Times New Roman" w:eastAsia="Times New Roman" w:hAnsi="Times New Roman" w:cs="Times New Roman"/>
          </w:rPr>
          <w:delText>ffects of trial type and method are included (as well as a global intercept term).</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51A0C" w14:textId="77777777" w:rsidR="00847E8C" w:rsidRDefault="00847E8C">
    <w:pPr>
      <w:pBdr>
        <w:top w:val="nil"/>
        <w:left w:val="nil"/>
        <w:bottom w:val="nil"/>
        <w:right w:val="nil"/>
        <w:between w:val="nil"/>
      </w:pBdr>
      <w:rPr>
        <w:del w:id="4019" w:author="Stage 2" w:date="2019-09-04T20:28:00Z"/>
        <w:rFonts w:ascii="Times New Roman" w:eastAsia="Times New Roman" w:hAnsi="Times New Roman" w:cs="Times New Roman"/>
        <w:sz w:val="24"/>
        <w:szCs w:val="24"/>
      </w:rPr>
    </w:pPr>
  </w:p>
  <w:p w14:paraId="15F50445" w14:textId="77777777" w:rsidR="00847E8C" w:rsidRDefault="003C1572">
    <w:pPr>
      <w:pStyle w:val="Header"/>
      <w:rPr>
        <w:rPrChange w:id="4020" w:author="Stage 2" w:date="2019-09-04T20:28:00Z">
          <w:rPr>
            <w:rFonts w:ascii="Times New Roman" w:eastAsia="Times New Roman" w:hAnsi="Times New Roman" w:cs="Times New Roman"/>
            <w:sz w:val="24"/>
            <w:szCs w:val="24"/>
          </w:rPr>
        </w:rPrChange>
      </w:rPr>
      <w:pPrChange w:id="4021" w:author="Stage 2" w:date="2019-09-04T20:28:00Z">
        <w:pPr>
          <w:pBdr>
            <w:top w:val="nil"/>
            <w:left w:val="nil"/>
            <w:bottom w:val="nil"/>
            <w:right w:val="nil"/>
            <w:between w:val="nil"/>
          </w:pBdr>
        </w:pPr>
      </w:pPrChange>
    </w:pPr>
    <w:del w:id="4022" w:author="Stage 2" w:date="2019-09-04T20:28:00Z">
      <w:r>
        <w:rPr>
          <w:rFonts w:eastAsia="Times New Roman" w:cs="Times New Roman"/>
        </w:rPr>
        <w:delText>QUANTIFYING VARIABILITY IN INFANT RESEARCH</w:delText>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delText xml:space="preserve"> </w:delText>
      </w:r>
      <w:r>
        <w:rPr>
          <w:rFonts w:eastAsia="Times New Roman" w:cs="Times New Roman"/>
        </w:rPr>
        <w:fldChar w:fldCharType="begin"/>
      </w:r>
      <w:r>
        <w:rPr>
          <w:rFonts w:eastAsia="Times New Roman" w:cs="Times New Roman"/>
        </w:rPr>
        <w:delInstrText>PAGE</w:delInstrText>
      </w:r>
      <w:r w:rsidR="00007961">
        <w:rPr>
          <w:rFonts w:eastAsia="Times New Roman" w:cs="Times New Roman"/>
        </w:rPr>
        <w:fldChar w:fldCharType="separate"/>
      </w:r>
      <w:r w:rsidR="00007961">
        <w:rPr>
          <w:rFonts w:eastAsia="Times New Roman" w:cs="Times New Roman"/>
          <w:noProof/>
        </w:rPr>
        <w:delText>2</w:delText>
      </w:r>
      <w:r>
        <w:rPr>
          <w:rFonts w:eastAsia="Times New Roman" w:cs="Times New Roman"/>
        </w:rPr>
        <w:fldChar w:fldCharType="end"/>
      </w:r>
    </w:del>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CAD21" w14:textId="77777777" w:rsidR="00847E8C" w:rsidRDefault="00847E8C">
    <w:pPr>
      <w:pBdr>
        <w:top w:val="nil"/>
        <w:left w:val="nil"/>
        <w:bottom w:val="nil"/>
        <w:right w:val="nil"/>
        <w:between w:val="nil"/>
      </w:pBdr>
      <w:rPr>
        <w:del w:id="4025" w:author="Stage 2" w:date="2019-09-04T20:28:00Z"/>
      </w:rPr>
    </w:pPr>
  </w:p>
  <w:p w14:paraId="48BA94DE" w14:textId="77777777" w:rsidR="00847E8C" w:rsidRDefault="003C1572">
    <w:pPr>
      <w:pStyle w:val="Header"/>
      <w:pPrChange w:id="4026" w:author="Stage 2" w:date="2019-09-04T20:28:00Z">
        <w:pPr>
          <w:pBdr>
            <w:top w:val="nil"/>
            <w:left w:val="nil"/>
            <w:bottom w:val="nil"/>
            <w:right w:val="nil"/>
            <w:between w:val="nil"/>
          </w:pBdr>
        </w:pPr>
      </w:pPrChange>
    </w:pPr>
    <w:del w:id="4027" w:author="Stage 2" w:date="2019-09-04T20:28:00Z">
      <w:r>
        <w:rPr>
          <w:rFonts w:eastAsia="Times New Roman" w:cs="Times New Roman"/>
        </w:rPr>
        <w:delText>Running head: QUANTIFYING VARIABILITY IN INFANT RESEARCH</w:delText>
      </w:r>
      <w:r>
        <w:rPr>
          <w:rFonts w:eastAsia="Times New Roman" w:cs="Times New Roman"/>
        </w:rPr>
        <w:tab/>
      </w:r>
      <w:r>
        <w:rPr>
          <w:rFonts w:eastAsia="Times New Roman" w:cs="Times New Roman"/>
        </w:rPr>
        <w:tab/>
        <w:delText xml:space="preserve"> </w:delText>
      </w:r>
      <w:r>
        <w:rPr>
          <w:rFonts w:eastAsia="Times New Roman" w:cs="Times New Roman"/>
        </w:rPr>
        <w:fldChar w:fldCharType="begin"/>
      </w:r>
      <w:r>
        <w:rPr>
          <w:rFonts w:eastAsia="Times New Roman" w:cs="Times New Roman"/>
        </w:rPr>
        <w:delInstrText>PAGE</w:delInstrText>
      </w:r>
      <w:r w:rsidR="00007961">
        <w:rPr>
          <w:rFonts w:eastAsia="Times New Roman" w:cs="Times New Roman"/>
        </w:rPr>
        <w:fldChar w:fldCharType="separate"/>
      </w:r>
      <w:r w:rsidR="00007961">
        <w:rPr>
          <w:rFonts w:eastAsia="Times New Roman" w:cs="Times New Roman"/>
          <w:noProof/>
        </w:rPr>
        <w:delText>1</w:delText>
      </w:r>
      <w:r>
        <w:rPr>
          <w:rFonts w:eastAsia="Times New Roman" w:cs="Times New Roman"/>
        </w:rPr>
        <w:fldChar w:fldCharType="end"/>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8DD72AA"/>
    <w:multiLevelType w:val="multilevel"/>
    <w:tmpl w:val="253CCA7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1484172"/>
    <w:multiLevelType w:val="multilevel"/>
    <w:tmpl w:val="E33295B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4" w15:restartNumberingAfterBreak="0">
    <w:nsid w:val="46200389"/>
    <w:multiLevelType w:val="multilevel"/>
    <w:tmpl w:val="8090B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3F439F4"/>
    <w:multiLevelType w:val="multilevel"/>
    <w:tmpl w:val="E796EB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4"/>
  </w:num>
  <w:num w:numId="2">
    <w:abstractNumId w:val="15"/>
  </w:num>
  <w:num w:numId="3">
    <w:abstractNumId w:val="2"/>
  </w:num>
  <w:num w:numId="4">
    <w:abstractNumId w:val="1"/>
  </w:num>
  <w:num w:numId="5">
    <w:abstractNumId w:val="12"/>
  </w:num>
  <w:num w:numId="6">
    <w:abstractNumId w:val="10"/>
  </w:num>
  <w:num w:numId="7">
    <w:abstractNumId w:val="9"/>
  </w:num>
  <w:num w:numId="8">
    <w:abstractNumId w:val="8"/>
  </w:num>
  <w:num w:numId="9">
    <w:abstractNumId w:val="7"/>
  </w:num>
  <w:num w:numId="10">
    <w:abstractNumId w:val="11"/>
  </w:num>
  <w:num w:numId="11">
    <w:abstractNumId w:val="6"/>
  </w:num>
  <w:num w:numId="12">
    <w:abstractNumId w:val="5"/>
  </w:num>
  <w:num w:numId="13">
    <w:abstractNumId w:val="4"/>
  </w:num>
  <w:num w:numId="14">
    <w:abstractNumId w:val="3"/>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7E8C"/>
    <w:rsid w:val="00007961"/>
    <w:rsid w:val="00011C8B"/>
    <w:rsid w:val="0023272D"/>
    <w:rsid w:val="002D18A5"/>
    <w:rsid w:val="002D2A45"/>
    <w:rsid w:val="003C1572"/>
    <w:rsid w:val="004E29B3"/>
    <w:rsid w:val="00590D07"/>
    <w:rsid w:val="00784D58"/>
    <w:rsid w:val="00847E8C"/>
    <w:rsid w:val="008D6863"/>
    <w:rsid w:val="00B86B75"/>
    <w:rsid w:val="00BC48D5"/>
    <w:rsid w:val="00C36279"/>
    <w:rsid w:val="00D350E7"/>
    <w:rsid w:val="00E31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849E59"/>
  <w15:docId w15:val="{4958C74B-B3CA-224B-8448-B654073BF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line="480" w:lineRule="auto"/>
      <w:jc w:val="center"/>
      <w:outlineLvl w:val="0"/>
      <w:pPrChange w:id="0" w:author="Stage 2" w:date="2019-09-04T20:28:00Z">
        <w:pPr>
          <w:keepNext/>
          <w:keepLines/>
          <w:spacing w:line="480" w:lineRule="auto"/>
          <w:jc w:val="center"/>
          <w:outlineLvl w:val="0"/>
        </w:pPr>
      </w:pPrChange>
    </w:pPr>
    <w:rPr>
      <w:rFonts w:ascii="Times New Roman" w:eastAsiaTheme="majorEastAsia" w:hAnsi="Times New Roman" w:cstheme="majorBidi"/>
      <w:b/>
      <w:bCs/>
      <w:sz w:val="24"/>
      <w:szCs w:val="32"/>
      <w:lang w:val="en-US"/>
      <w:rPrChange w:id="0" w:author="Stage 2" w:date="2019-09-04T20:28:00Z">
        <w:rPr>
          <w:b/>
          <w:sz w:val="24"/>
          <w:szCs w:val="24"/>
          <w:lang w:val="en" w:eastAsia="en-US" w:bidi="ar-SA"/>
        </w:rPr>
      </w:rPrChange>
    </w:rPr>
  </w:style>
  <w:style w:type="paragraph" w:styleId="Heading2">
    <w:name w:val="heading 2"/>
    <w:basedOn w:val="Normal"/>
    <w:next w:val="BodyText"/>
    <w:link w:val="Heading2Char"/>
    <w:uiPriority w:val="9"/>
    <w:unhideWhenUsed/>
    <w:qFormat/>
    <w:rsid w:val="003C3842"/>
    <w:pPr>
      <w:keepNext/>
      <w:keepLines/>
      <w:spacing w:before="240" w:line="360" w:lineRule="auto"/>
      <w:outlineLvl w:val="1"/>
      <w:pPrChange w:id="1" w:author="Stage 2" w:date="2019-09-04T20:28:00Z">
        <w:pPr>
          <w:keepNext/>
          <w:keepLines/>
          <w:spacing w:line="480" w:lineRule="auto"/>
          <w:outlineLvl w:val="1"/>
        </w:pPr>
      </w:pPrChange>
    </w:pPr>
    <w:rPr>
      <w:rFonts w:ascii="Times New Roman" w:eastAsiaTheme="majorEastAsia" w:hAnsi="Times New Roman" w:cstheme="majorBidi"/>
      <w:b/>
      <w:bCs/>
      <w:sz w:val="24"/>
      <w:szCs w:val="32"/>
      <w:lang w:val="en-US"/>
      <w:rPrChange w:id="1" w:author="Stage 2" w:date="2019-09-04T20:28:00Z">
        <w:rPr>
          <w:b/>
          <w:sz w:val="24"/>
          <w:szCs w:val="24"/>
          <w:lang w:val="en" w:eastAsia="en-US" w:bidi="ar-SA"/>
        </w:rPr>
      </w:rPrChange>
    </w:rPr>
  </w:style>
  <w:style w:type="paragraph" w:styleId="Heading3">
    <w:name w:val="heading 3"/>
    <w:basedOn w:val="Normal"/>
    <w:next w:val="BodyText"/>
    <w:uiPriority w:val="9"/>
    <w:unhideWhenUsed/>
    <w:qFormat/>
    <w:rsid w:val="001272F2"/>
    <w:pPr>
      <w:keepNext/>
      <w:keepLines/>
      <w:framePr w:wrap="around" w:vAnchor="text" w:hAnchor="text" w:y="1"/>
      <w:spacing w:line="240" w:lineRule="auto"/>
      <w:ind w:firstLine="680"/>
      <w:outlineLvl w:val="2"/>
      <w:pPrChange w:id="2" w:author="Stage 2" w:date="2019-09-04T20:28:00Z">
        <w:pPr>
          <w:keepNext/>
          <w:keepLines/>
          <w:spacing w:line="276" w:lineRule="auto"/>
          <w:outlineLvl w:val="2"/>
        </w:pPr>
      </w:pPrChange>
    </w:pPr>
    <w:rPr>
      <w:rFonts w:ascii="Times New Roman" w:eastAsiaTheme="majorEastAsia" w:hAnsi="Times New Roman" w:cstheme="majorBidi"/>
      <w:b/>
      <w:bCs/>
      <w:sz w:val="24"/>
      <w:szCs w:val="28"/>
      <w:lang w:val="en-US"/>
      <w:rPrChange w:id="2" w:author="Stage 2" w:date="2019-09-04T20:28:00Z">
        <w:rPr>
          <w:rFonts w:ascii="Arial" w:eastAsia="Arial" w:hAnsi="Arial" w:cs="Arial"/>
          <w:i/>
          <w:sz w:val="22"/>
          <w:szCs w:val="22"/>
          <w:lang w:val="en" w:eastAsia="en-US" w:bidi="ar-SA"/>
        </w:rPr>
      </w:rPrChange>
    </w:rPr>
  </w:style>
  <w:style w:type="paragraph" w:styleId="Heading4">
    <w:name w:val="heading 4"/>
    <w:basedOn w:val="Normal"/>
    <w:next w:val="BodyText"/>
    <w:uiPriority w:val="9"/>
    <w:unhideWhenUsed/>
    <w:qFormat/>
    <w:rsid w:val="001272F2"/>
    <w:pPr>
      <w:keepNext/>
      <w:keepLines/>
      <w:framePr w:wrap="around" w:vAnchor="text" w:hAnchor="text" w:y="1"/>
      <w:spacing w:line="240" w:lineRule="auto"/>
      <w:ind w:firstLine="680"/>
      <w:outlineLvl w:val="3"/>
      <w:pPrChange w:id="3" w:author="Stage 2" w:date="2019-09-04T20:28:00Z">
        <w:pPr>
          <w:keepNext/>
          <w:keepLines/>
          <w:spacing w:before="280" w:after="80" w:line="276" w:lineRule="auto"/>
          <w:outlineLvl w:val="3"/>
        </w:pPr>
      </w:pPrChange>
    </w:pPr>
    <w:rPr>
      <w:rFonts w:ascii="Times New Roman" w:eastAsiaTheme="majorEastAsia" w:hAnsi="Times New Roman" w:cstheme="majorBidi"/>
      <w:b/>
      <w:bCs/>
      <w:i/>
      <w:sz w:val="24"/>
      <w:szCs w:val="24"/>
      <w:lang w:val="en-US"/>
      <w:rPrChange w:id="3" w:author="Stage 2" w:date="2019-09-04T20:28:00Z">
        <w:rPr>
          <w:rFonts w:ascii="Arial" w:eastAsia="Arial" w:hAnsi="Arial" w:cs="Arial"/>
          <w:color w:val="666666"/>
          <w:sz w:val="24"/>
          <w:szCs w:val="24"/>
          <w:lang w:val="en" w:eastAsia="en-US" w:bidi="ar-SA"/>
        </w:rPr>
      </w:rPrChange>
    </w:rPr>
  </w:style>
  <w:style w:type="paragraph" w:styleId="Heading5">
    <w:name w:val="heading 5"/>
    <w:basedOn w:val="Normal"/>
    <w:next w:val="BodyText"/>
    <w:uiPriority w:val="9"/>
    <w:unhideWhenUsed/>
    <w:qFormat/>
    <w:rsid w:val="001272F2"/>
    <w:pPr>
      <w:keepNext/>
      <w:keepLines/>
      <w:framePr w:wrap="around" w:vAnchor="text" w:hAnchor="text" w:y="1"/>
      <w:spacing w:line="240" w:lineRule="auto"/>
      <w:ind w:firstLine="680"/>
      <w:outlineLvl w:val="4"/>
      <w:pPrChange w:id="4" w:author="Stage 2" w:date="2019-09-04T20:28:00Z">
        <w:pPr>
          <w:keepNext/>
          <w:keepLines/>
          <w:spacing w:before="240" w:after="80" w:line="276" w:lineRule="auto"/>
          <w:outlineLvl w:val="4"/>
        </w:pPr>
      </w:pPrChange>
    </w:pPr>
    <w:rPr>
      <w:rFonts w:ascii="Times New Roman" w:eastAsiaTheme="majorEastAsia" w:hAnsi="Times New Roman" w:cstheme="majorBidi"/>
      <w:i/>
      <w:iCs/>
      <w:sz w:val="24"/>
      <w:szCs w:val="24"/>
      <w:lang w:val="en-US"/>
      <w:rPrChange w:id="4" w:author="Stage 2" w:date="2019-09-04T20:28:00Z">
        <w:rPr>
          <w:rFonts w:ascii="Arial" w:eastAsia="Arial" w:hAnsi="Arial" w:cs="Arial"/>
          <w:color w:val="666666"/>
          <w:sz w:val="22"/>
          <w:szCs w:val="22"/>
          <w:lang w:val="en" w:eastAsia="en-US" w:bidi="ar-SA"/>
        </w:rPr>
      </w:rPrChange>
    </w:rPr>
  </w:style>
  <w:style w:type="paragraph" w:styleId="Heading6">
    <w:name w:val="heading 6"/>
    <w:basedOn w:val="Normal"/>
    <w:next w:val="BodyText"/>
    <w:uiPriority w:val="9"/>
    <w:unhideWhenUsed/>
    <w:qFormat/>
    <w:pPr>
      <w:keepNext/>
      <w:keepLines/>
      <w:spacing w:before="200" w:line="240" w:lineRule="auto"/>
      <w:outlineLvl w:val="5"/>
      <w:pPrChange w:id="5" w:author="Stage 2" w:date="2019-09-04T20:28:00Z">
        <w:pPr>
          <w:keepNext/>
          <w:keepLines/>
          <w:spacing w:before="240" w:after="80" w:line="276" w:lineRule="auto"/>
          <w:outlineLvl w:val="5"/>
        </w:pPr>
      </w:pPrChange>
    </w:pPr>
    <w:rPr>
      <w:rFonts w:asciiTheme="majorHAnsi" w:eastAsiaTheme="majorEastAsia" w:hAnsiTheme="majorHAnsi" w:cstheme="majorBidi"/>
      <w:color w:val="4F81BD" w:themeColor="accent1"/>
      <w:sz w:val="24"/>
      <w:szCs w:val="24"/>
      <w:lang w:val="en-US"/>
      <w:rPrChange w:id="5" w:author="Stage 2" w:date="2019-09-04T20:28:00Z">
        <w:rPr>
          <w:rFonts w:ascii="Arial" w:eastAsia="Arial" w:hAnsi="Arial" w:cs="Arial"/>
          <w:i/>
          <w:color w:val="666666"/>
          <w:sz w:val="22"/>
          <w:szCs w:val="22"/>
          <w:lang w:val="en" w:eastAsia="en-US" w:bidi="ar-SA"/>
        </w:rPr>
      </w:rPrChang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
    <w:qFormat/>
    <w:rsid w:val="00B75796"/>
    <w:pPr>
      <w:keepNext/>
      <w:keepLines/>
      <w:pageBreakBefore/>
      <w:spacing w:before="480" w:after="240" w:line="480" w:lineRule="auto"/>
      <w:jc w:val="center"/>
      <w:pPrChange w:id="6" w:author="Stage 2" w:date="2019-09-04T20:28:00Z">
        <w:pPr>
          <w:keepNext/>
          <w:keepLines/>
          <w:spacing w:after="60" w:line="276" w:lineRule="auto"/>
        </w:pPr>
      </w:pPrChange>
    </w:pPr>
    <w:rPr>
      <w:rFonts w:ascii="Times New Roman" w:eastAsiaTheme="majorEastAsia" w:hAnsi="Times New Roman" w:cstheme="majorBidi"/>
      <w:bCs/>
      <w:sz w:val="24"/>
      <w:szCs w:val="36"/>
      <w:lang w:val="en-US"/>
      <w:rPrChange w:id="6" w:author="Stage 2" w:date="2019-09-04T20:28:00Z">
        <w:rPr>
          <w:rFonts w:ascii="Arial" w:eastAsia="Arial" w:hAnsi="Arial" w:cs="Arial"/>
          <w:sz w:val="52"/>
          <w:szCs w:val="52"/>
          <w:lang w:val="en" w:eastAsia="en-US" w:bidi="ar-SA"/>
        </w:rPr>
      </w:rPrChange>
    </w:rPr>
  </w:style>
  <w:style w:type="paragraph" w:styleId="Subtitle">
    <w:name w:val="Subtitle"/>
    <w:basedOn w:val="Title"/>
    <w:next w:val="BodyText"/>
    <w:qFormat/>
    <w:pPr>
      <w:spacing w:before="240"/>
      <w:pPrChange w:id="7" w:author="Stage 2" w:date="2019-09-04T20:28:00Z">
        <w:pPr>
          <w:keepNext/>
          <w:keepLines/>
          <w:spacing w:after="320" w:line="276" w:lineRule="auto"/>
        </w:pPr>
      </w:pPrChange>
    </w:pPr>
    <w:rPr>
      <w:sz w:val="30"/>
      <w:szCs w:val="30"/>
      <w:rPrChange w:id="7" w:author="Stage 2" w:date="2019-09-04T20:28:00Z">
        <w:rPr>
          <w:rFonts w:ascii="Arial" w:eastAsia="Arial" w:hAnsi="Arial" w:cs="Arial"/>
          <w:color w:val="666666"/>
          <w:sz w:val="30"/>
          <w:szCs w:val="30"/>
          <w:lang w:val="en" w:eastAsia="en-US" w:bidi="ar-SA"/>
        </w:rPr>
      </w:rPrChange>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qFormat/>
    <w:rsid w:val="001272F2"/>
    <w:pPr>
      <w:spacing w:before="180" w:after="240" w:line="480" w:lineRule="auto"/>
      <w:ind w:firstLine="680"/>
      <w:pPrChange w:id="8" w:author="Stage 2" w:date="2019-09-04T20:28:00Z">
        <w:pPr>
          <w:spacing w:before="180" w:after="240" w:line="480" w:lineRule="auto"/>
          <w:ind w:firstLine="680"/>
        </w:pPr>
      </w:pPrChange>
    </w:pPr>
    <w:rPr>
      <w:rFonts w:ascii="Times New Roman" w:eastAsiaTheme="minorHAnsi" w:hAnsi="Times New Roman" w:cstheme="minorBidi"/>
      <w:sz w:val="24"/>
      <w:szCs w:val="24"/>
      <w:lang w:val="en-US"/>
      <w:rPrChange w:id="8" w:author="Stage 2" w:date="2019-09-04T20:28:00Z">
        <w:rPr>
          <w:rFonts w:eastAsiaTheme="minorHAnsi" w:cstheme="minorBidi"/>
          <w:sz w:val="24"/>
          <w:szCs w:val="24"/>
          <w:lang w:val="en-US" w:eastAsia="en-US" w:bidi="ar-SA"/>
        </w:rPr>
      </w:rPrChange>
    </w:rPr>
  </w:style>
  <w:style w:type="character" w:customStyle="1" w:styleId="BodyTextChar">
    <w:name w:val="Body Text Char"/>
    <w:basedOn w:val="DefaultParagraphFont"/>
    <w:link w:val="BodyText"/>
    <w:rsid w:val="002D2A45"/>
    <w:rPr>
      <w:rFonts w:ascii="Times New Roman" w:eastAsiaTheme="minorHAnsi" w:hAnsi="Times New Roman" w:cstheme="minorBidi"/>
      <w:sz w:val="24"/>
      <w:szCs w:val="24"/>
      <w:lang w:val="en-US"/>
    </w:rPr>
  </w:style>
  <w:style w:type="paragraph" w:customStyle="1" w:styleId="FirstParagraph">
    <w:name w:val="First Paragraph"/>
    <w:basedOn w:val="BodyText"/>
    <w:next w:val="BodyText"/>
    <w:qFormat/>
    <w:rsid w:val="002D2A45"/>
  </w:style>
  <w:style w:type="paragraph" w:customStyle="1" w:styleId="Compact">
    <w:name w:val="Compact"/>
    <w:basedOn w:val="BodyText"/>
    <w:qFormat/>
    <w:rsid w:val="002D2A45"/>
    <w:pPr>
      <w:spacing w:before="36" w:after="36"/>
      <w:ind w:firstLine="0"/>
    </w:pPr>
  </w:style>
  <w:style w:type="paragraph" w:customStyle="1" w:styleId="Author">
    <w:name w:val="Author"/>
    <w:next w:val="BodyText"/>
    <w:qFormat/>
    <w:rsid w:val="003C3842"/>
    <w:pPr>
      <w:keepNext/>
      <w:keepLines/>
      <w:spacing w:after="200" w:line="480" w:lineRule="auto"/>
      <w:jc w:val="center"/>
      <w:pPrChange w:id="9" w:author="Stage 2" w:date="2019-09-04T20:28:00Z">
        <w:pPr>
          <w:keepNext/>
          <w:keepLines/>
          <w:spacing w:after="200" w:line="480" w:lineRule="auto"/>
          <w:jc w:val="center"/>
        </w:pPr>
      </w:pPrChange>
    </w:pPr>
    <w:rPr>
      <w:rFonts w:ascii="Times New Roman" w:eastAsiaTheme="minorHAnsi" w:hAnsi="Times New Roman" w:cstheme="minorBidi"/>
      <w:sz w:val="24"/>
      <w:szCs w:val="24"/>
      <w:lang w:val="en-US"/>
      <w:rPrChange w:id="9" w:author="Stage 2" w:date="2019-09-04T20:28:00Z">
        <w:rPr>
          <w:rFonts w:eastAsiaTheme="minorHAnsi" w:cstheme="minorBidi"/>
          <w:sz w:val="24"/>
          <w:szCs w:val="24"/>
          <w:lang w:val="en-US" w:eastAsia="en-US" w:bidi="ar-SA"/>
        </w:rPr>
      </w:rPrChange>
    </w:rPr>
  </w:style>
  <w:style w:type="paragraph" w:styleId="Date">
    <w:name w:val="Date"/>
    <w:next w:val="BodyText"/>
    <w:link w:val="DateChar"/>
    <w:qFormat/>
    <w:rsid w:val="001272F2"/>
    <w:pPr>
      <w:keepNext/>
      <w:keepLines/>
      <w:spacing w:after="200" w:line="480" w:lineRule="auto"/>
      <w:jc w:val="center"/>
      <w:pPrChange w:id="10" w:author="Stage 2" w:date="2019-09-04T20:28:00Z">
        <w:pPr>
          <w:keepNext/>
          <w:keepLines/>
          <w:spacing w:after="200" w:line="480" w:lineRule="auto"/>
          <w:jc w:val="center"/>
        </w:pPr>
      </w:pPrChange>
    </w:pPr>
    <w:rPr>
      <w:rFonts w:ascii="Times New Roman" w:eastAsiaTheme="minorHAnsi" w:hAnsi="Times New Roman" w:cstheme="minorBidi"/>
      <w:sz w:val="24"/>
      <w:szCs w:val="24"/>
      <w:lang w:val="en-US"/>
      <w:rPrChange w:id="10" w:author="Stage 2" w:date="2019-09-04T20:28:00Z">
        <w:rPr>
          <w:rFonts w:eastAsiaTheme="minorHAnsi" w:cstheme="minorBidi"/>
          <w:sz w:val="24"/>
          <w:szCs w:val="24"/>
          <w:lang w:val="en-US" w:eastAsia="en-US" w:bidi="ar-SA"/>
        </w:rPr>
      </w:rPrChange>
    </w:rPr>
  </w:style>
  <w:style w:type="character" w:customStyle="1" w:styleId="DateChar">
    <w:name w:val="Date Char"/>
    <w:basedOn w:val="DefaultParagraphFont"/>
    <w:link w:val="Date"/>
    <w:rsid w:val="002D2A45"/>
    <w:rPr>
      <w:rFonts w:ascii="Times New Roman" w:eastAsiaTheme="minorHAnsi" w:hAnsi="Times New Roman" w:cstheme="minorBidi"/>
      <w:sz w:val="24"/>
      <w:szCs w:val="24"/>
      <w:lang w:val="en-US"/>
    </w:rPr>
  </w:style>
  <w:style w:type="paragraph" w:customStyle="1" w:styleId="Abstract">
    <w:name w:val="Abstract"/>
    <w:basedOn w:val="Normal"/>
    <w:next w:val="BodyText"/>
    <w:qFormat/>
    <w:rsid w:val="001272F2"/>
    <w:pPr>
      <w:keepNext/>
      <w:keepLines/>
      <w:spacing w:before="300" w:after="300" w:line="480" w:lineRule="auto"/>
      <w:pPrChange w:id="11" w:author="Stage 2" w:date="2019-09-04T20:28:00Z">
        <w:pPr>
          <w:keepNext/>
          <w:keepLines/>
          <w:spacing w:before="300" w:after="300" w:line="480" w:lineRule="auto"/>
        </w:pPr>
      </w:pPrChange>
    </w:pPr>
    <w:rPr>
      <w:rFonts w:ascii="Times New Roman" w:eastAsiaTheme="minorHAnsi" w:hAnsi="Times New Roman" w:cstheme="minorBidi"/>
      <w:sz w:val="24"/>
      <w:szCs w:val="20"/>
      <w:lang w:val="en-US"/>
      <w:rPrChange w:id="11" w:author="Stage 2" w:date="2019-09-04T20:28:00Z">
        <w:rPr>
          <w:rFonts w:eastAsiaTheme="minorHAnsi" w:cstheme="minorBidi"/>
          <w:sz w:val="24"/>
          <w:lang w:val="en-US" w:eastAsia="en-US" w:bidi="ar-SA"/>
        </w:rPr>
      </w:rPrChange>
    </w:rPr>
  </w:style>
  <w:style w:type="paragraph" w:styleId="Bibliography">
    <w:name w:val="Bibliography"/>
    <w:basedOn w:val="Normal"/>
    <w:qFormat/>
    <w:rsid w:val="001272F2"/>
    <w:pPr>
      <w:spacing w:after="200" w:line="480" w:lineRule="auto"/>
      <w:ind w:left="680" w:hanging="680"/>
      <w:pPrChange w:id="12" w:author="Stage 2" w:date="2019-09-04T20:28:00Z">
        <w:pPr>
          <w:spacing w:after="200" w:line="480" w:lineRule="auto"/>
          <w:ind w:left="680" w:hanging="680"/>
        </w:pPr>
      </w:pPrChange>
    </w:pPr>
    <w:rPr>
      <w:rFonts w:ascii="Times New Roman" w:eastAsiaTheme="minorHAnsi" w:hAnsi="Times New Roman" w:cstheme="minorBidi"/>
      <w:sz w:val="24"/>
      <w:szCs w:val="24"/>
      <w:lang w:val="en-US"/>
      <w:rPrChange w:id="12" w:author="Stage 2" w:date="2019-09-04T20:28:00Z">
        <w:rPr>
          <w:rFonts w:eastAsiaTheme="minorHAnsi" w:cstheme="minorBidi"/>
          <w:sz w:val="24"/>
          <w:szCs w:val="24"/>
          <w:lang w:val="en-US" w:eastAsia="en-US" w:bidi="ar-SA"/>
        </w:rPr>
      </w:rPrChange>
    </w:rPr>
  </w:style>
  <w:style w:type="paragraph" w:styleId="BlockText">
    <w:name w:val="Block Text"/>
    <w:basedOn w:val="BodyText"/>
    <w:next w:val="BodyText"/>
    <w:uiPriority w:val="9"/>
    <w:unhideWhenUsed/>
    <w:qFormat/>
    <w:rsid w:val="002D2A45"/>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1272F2"/>
    <w:pPr>
      <w:spacing w:after="200" w:line="480" w:lineRule="auto"/>
      <w:pPrChange w:id="13" w:author="Stage 2" w:date="2019-09-04T20:28:00Z">
        <w:pPr>
          <w:spacing w:after="200" w:line="480" w:lineRule="auto"/>
        </w:pPr>
      </w:pPrChange>
    </w:pPr>
    <w:rPr>
      <w:rFonts w:ascii="Times New Roman" w:eastAsiaTheme="minorHAnsi" w:hAnsi="Times New Roman" w:cstheme="minorBidi"/>
      <w:sz w:val="24"/>
      <w:szCs w:val="24"/>
      <w:lang w:val="en-US"/>
      <w:rPrChange w:id="13" w:author="Stage 2" w:date="2019-09-04T20:28:00Z">
        <w:rPr>
          <w:rFonts w:eastAsiaTheme="minorHAnsi" w:cstheme="minorBidi"/>
          <w:sz w:val="24"/>
          <w:szCs w:val="24"/>
          <w:lang w:val="en-US" w:eastAsia="en-US" w:bidi="ar-SA"/>
        </w:rPr>
      </w:rPrChange>
    </w:rPr>
  </w:style>
  <w:style w:type="character" w:customStyle="1" w:styleId="FootnoteTextChar">
    <w:name w:val="Footnote Text Char"/>
    <w:basedOn w:val="DefaultParagraphFont"/>
    <w:link w:val="FootnoteText"/>
    <w:uiPriority w:val="9"/>
    <w:rsid w:val="002D2A45"/>
    <w:rPr>
      <w:rFonts w:ascii="Times New Roman" w:eastAsiaTheme="minorHAnsi" w:hAnsi="Times New Roman" w:cstheme="minorBidi"/>
      <w:sz w:val="24"/>
      <w:szCs w:val="24"/>
      <w:lang w:val="en-US"/>
    </w:rPr>
  </w:style>
  <w:style w:type="paragraph" w:customStyle="1" w:styleId="DefinitionTerm">
    <w:name w:val="Definition Term"/>
    <w:basedOn w:val="Normal"/>
    <w:next w:val="Definition"/>
    <w:pPr>
      <w:keepNext/>
      <w:keepLines/>
      <w:spacing w:line="240" w:lineRule="auto"/>
      <w:pPrChange w:id="14" w:author="Stage 2" w:date="2019-09-04T20:28:00Z">
        <w:pPr>
          <w:keepNext/>
          <w:keepLines/>
        </w:pPr>
      </w:pPrChange>
    </w:pPr>
    <w:rPr>
      <w:rFonts w:asciiTheme="minorHAnsi" w:eastAsiaTheme="minorHAnsi" w:hAnsiTheme="minorHAnsi" w:cstheme="minorBidi"/>
      <w:b/>
      <w:sz w:val="24"/>
      <w:szCs w:val="24"/>
      <w:lang w:val="en-US"/>
      <w:rPrChange w:id="14" w:author="Stage 2" w:date="2019-09-04T20:28:00Z">
        <w:rPr>
          <w:rFonts w:asciiTheme="minorHAnsi" w:eastAsiaTheme="minorHAnsi" w:hAnsiTheme="minorHAnsi" w:cstheme="minorBidi"/>
          <w:b/>
          <w:sz w:val="24"/>
          <w:szCs w:val="24"/>
          <w:lang w:val="en-US" w:eastAsia="en-US" w:bidi="ar-SA"/>
        </w:rPr>
      </w:rPrChange>
    </w:rPr>
  </w:style>
  <w:style w:type="paragraph" w:customStyle="1" w:styleId="Definition">
    <w:name w:val="Definition"/>
    <w:basedOn w:val="Normal"/>
    <w:pPr>
      <w:spacing w:after="200" w:line="240" w:lineRule="auto"/>
      <w:pPrChange w:id="15" w:author="Stage 2" w:date="2019-09-04T20:28:00Z">
        <w:pPr>
          <w:spacing w:after="200"/>
        </w:pPr>
      </w:pPrChange>
    </w:pPr>
    <w:rPr>
      <w:rFonts w:asciiTheme="minorHAnsi" w:eastAsiaTheme="minorHAnsi" w:hAnsiTheme="minorHAnsi" w:cstheme="minorBidi"/>
      <w:sz w:val="24"/>
      <w:szCs w:val="24"/>
      <w:lang w:val="en-US"/>
      <w:rPrChange w:id="15" w:author="Stage 2" w:date="2019-09-04T20:28:00Z">
        <w:rPr>
          <w:rFonts w:asciiTheme="minorHAnsi" w:eastAsiaTheme="minorHAnsi" w:hAnsiTheme="minorHAnsi" w:cstheme="minorBidi"/>
          <w:sz w:val="24"/>
          <w:szCs w:val="24"/>
          <w:lang w:val="en-US" w:eastAsia="en-US" w:bidi="ar-SA"/>
        </w:rPr>
      </w:rPrChange>
    </w:rPr>
  </w:style>
  <w:style w:type="paragraph" w:styleId="Caption">
    <w:name w:val="caption"/>
    <w:basedOn w:val="Normal"/>
    <w:link w:val="CaptionChar"/>
    <w:pPr>
      <w:spacing w:after="120" w:line="240" w:lineRule="auto"/>
      <w:pPrChange w:id="16" w:author="Stage 2" w:date="2019-09-04T20:28:00Z">
        <w:pPr>
          <w:spacing w:after="120"/>
        </w:pPr>
      </w:pPrChange>
    </w:pPr>
    <w:rPr>
      <w:rFonts w:asciiTheme="minorHAnsi" w:eastAsiaTheme="minorHAnsi" w:hAnsiTheme="minorHAnsi" w:cstheme="minorBidi"/>
      <w:i/>
      <w:sz w:val="24"/>
      <w:szCs w:val="24"/>
      <w:lang w:val="en-US"/>
      <w:rPrChange w:id="16" w:author="Stage 2" w:date="2019-09-04T20:28:00Z">
        <w:rPr>
          <w:rFonts w:asciiTheme="minorHAnsi" w:eastAsiaTheme="minorHAnsi" w:hAnsiTheme="minorHAnsi" w:cstheme="minorBidi"/>
          <w:i/>
          <w:sz w:val="24"/>
          <w:szCs w:val="24"/>
          <w:lang w:val="en-US" w:eastAsia="en-US" w:bidi="ar-SA"/>
        </w:rPr>
      </w:rPrChange>
    </w:rPr>
  </w:style>
  <w:style w:type="paragraph" w:customStyle="1" w:styleId="TableCaption">
    <w:name w:val="Table Caption"/>
    <w:basedOn w:val="Caption"/>
    <w:rsid w:val="002D2A45"/>
    <w:pPr>
      <w:keepNext/>
      <w:spacing w:after="0" w:line="480" w:lineRule="auto"/>
    </w:pPr>
    <w:rPr>
      <w:rFonts w:ascii="Times New Roman" w:hAnsi="Times New Roman"/>
    </w:rPr>
  </w:style>
  <w:style w:type="paragraph" w:customStyle="1" w:styleId="ImageCaption">
    <w:name w:val="Image Caption"/>
    <w:basedOn w:val="Caption"/>
    <w:rsid w:val="002D2A45"/>
    <w:pPr>
      <w:spacing w:line="480" w:lineRule="auto"/>
    </w:pPr>
    <w:rPr>
      <w:rFonts w:ascii="Times New Roman" w:hAnsi="Times New Roman"/>
      <w:i w:val="0"/>
    </w:rPr>
  </w:style>
  <w:style w:type="paragraph" w:customStyle="1" w:styleId="Figure">
    <w:name w:val="Figure"/>
    <w:basedOn w:val="Normal"/>
    <w:pPr>
      <w:spacing w:after="200" w:line="240" w:lineRule="auto"/>
      <w:pPrChange w:id="17" w:author="Stage 2" w:date="2019-09-04T20:28:00Z">
        <w:pPr>
          <w:spacing w:after="200"/>
        </w:pPr>
      </w:pPrChange>
    </w:pPr>
    <w:rPr>
      <w:rFonts w:asciiTheme="minorHAnsi" w:eastAsiaTheme="minorHAnsi" w:hAnsiTheme="minorHAnsi" w:cstheme="minorBidi"/>
      <w:sz w:val="24"/>
      <w:szCs w:val="24"/>
      <w:lang w:val="en-US"/>
      <w:rPrChange w:id="17" w:author="Stage 2" w:date="2019-09-04T20:28:00Z">
        <w:rPr>
          <w:rFonts w:asciiTheme="minorHAnsi" w:eastAsiaTheme="minorHAnsi" w:hAnsiTheme="minorHAnsi" w:cstheme="minorBidi"/>
          <w:sz w:val="24"/>
          <w:szCs w:val="24"/>
          <w:lang w:val="en-US" w:eastAsia="en-US" w:bidi="ar-SA"/>
        </w:rPr>
      </w:rPrChange>
    </w:rPr>
  </w:style>
  <w:style w:type="paragraph" w:customStyle="1" w:styleId="FigurewithCaption">
    <w:name w:val="Figure with Caption"/>
    <w:basedOn w:val="Figure"/>
    <w:rsid w:val="002D2A45"/>
    <w:pPr>
      <w:keepNext/>
    </w:pPr>
  </w:style>
  <w:style w:type="character" w:customStyle="1" w:styleId="CaptionChar">
    <w:name w:val="Caption Char"/>
    <w:basedOn w:val="DefaultParagraphFont"/>
    <w:link w:val="Caption"/>
    <w:rsid w:val="002D2A45"/>
    <w:rPr>
      <w:rFonts w:asciiTheme="minorHAnsi" w:eastAsiaTheme="minorHAnsi" w:hAnsiTheme="minorHAnsi" w:cstheme="minorBidi"/>
      <w:i/>
      <w:sz w:val="24"/>
      <w:szCs w:val="24"/>
      <w:lang w:val="en-US"/>
    </w:rPr>
  </w:style>
  <w:style w:type="character" w:customStyle="1" w:styleId="VerbatimChar">
    <w:name w:val="Verbatim Char"/>
    <w:basedOn w:val="CaptionChar"/>
    <w:link w:val="SourceCode"/>
    <w:rsid w:val="002D2A45"/>
    <w:rPr>
      <w:rFonts w:asciiTheme="minorHAnsi" w:eastAsiaTheme="minorHAnsi" w:hAnsiTheme="minorHAnsi" w:cstheme="minorBidi"/>
      <w:i w:val="0"/>
      <w:sz w:val="24"/>
      <w:szCs w:val="24"/>
      <w:shd w:val="clear" w:color="auto" w:fill="F8F8F8"/>
      <w:lang w:val="en-US"/>
    </w:rPr>
  </w:style>
  <w:style w:type="character" w:styleId="FootnoteReference">
    <w:name w:val="footnote reference"/>
    <w:basedOn w:val="CaptionChar"/>
    <w:rPr>
      <w:vertAlign w:val="superscript"/>
      <w:rPrChange w:id="18" w:author="Stage 2" w:date="2019-09-04T20:28:00Z">
        <w:rPr>
          <w:rFonts w:asciiTheme="minorHAnsi" w:eastAsiaTheme="minorHAnsi" w:hAnsiTheme="minorHAnsi" w:cstheme="minorBidi"/>
          <w:i/>
          <w:sz w:val="24"/>
          <w:szCs w:val="24"/>
          <w:vertAlign w:val="superscript"/>
          <w:lang w:val="en-US"/>
        </w:rPr>
      </w:rPrChange>
    </w:rPr>
  </w:style>
  <w:style w:type="character" w:styleId="Hyperlink">
    <w:name w:val="Hyperlink"/>
    <w:basedOn w:val="CaptionChar"/>
    <w:rsid w:val="007D3543"/>
    <w:rPr>
      <w:color w:val="4F81BD" w:themeColor="accent1"/>
      <w:rPrChange w:id="19" w:author="Stage 2" w:date="2019-09-04T20:28:00Z">
        <w:rPr>
          <w:rFonts w:asciiTheme="minorHAnsi" w:eastAsiaTheme="minorHAnsi" w:hAnsiTheme="minorHAnsi" w:cstheme="minorBidi"/>
          <w:i/>
          <w:color w:val="4F81BD" w:themeColor="accent1"/>
          <w:sz w:val="24"/>
          <w:szCs w:val="24"/>
          <w:lang w:val="en-US"/>
        </w:rPr>
      </w:rPrChange>
    </w:rPr>
  </w:style>
  <w:style w:type="paragraph" w:styleId="TOCHeading">
    <w:name w:val="TOC Heading"/>
    <w:basedOn w:val="Heading1"/>
    <w:next w:val="BodyText"/>
    <w:uiPriority w:val="39"/>
    <w:unhideWhenUsed/>
    <w:qFormat/>
    <w:rsid w:val="001272F2"/>
    <w:pPr>
      <w:spacing w:before="240"/>
      <w:outlineLvl w:val="9"/>
      <w:pPrChange w:id="20" w:author="Stage 2" w:date="2019-09-04T20:28:00Z">
        <w:pPr>
          <w:keepNext/>
          <w:keepLines/>
          <w:spacing w:before="240" w:line="480" w:lineRule="auto"/>
          <w:jc w:val="center"/>
        </w:pPr>
      </w:pPrChange>
    </w:pPr>
    <w:rPr>
      <w:bCs w:val="0"/>
      <w:rPrChange w:id="20" w:author="Stage 2" w:date="2019-09-04T20:28:00Z">
        <w:rPr>
          <w:rFonts w:eastAsiaTheme="majorEastAsia" w:cstheme="majorBidi"/>
          <w:b/>
          <w:bCs/>
          <w:sz w:val="24"/>
          <w:szCs w:val="32"/>
          <w:lang w:val="en-US" w:eastAsia="en-US" w:bidi="ar-SA"/>
        </w:rPr>
      </w:rPrChange>
    </w:rPr>
  </w:style>
  <w:style w:type="paragraph" w:customStyle="1" w:styleId="SourceCode">
    <w:name w:val="Source Code"/>
    <w:basedOn w:val="Normal"/>
    <w:link w:val="VerbatimChar"/>
    <w:pPr>
      <w:shd w:val="clear" w:color="auto" w:fill="F8F8F8"/>
      <w:wordWrap w:val="0"/>
      <w:spacing w:after="200" w:line="240" w:lineRule="auto"/>
      <w:pPrChange w:id="21" w:author="Stage 2" w:date="2019-09-04T20:28:00Z">
        <w:pPr>
          <w:shd w:val="clear" w:color="auto" w:fill="F8F8F8"/>
          <w:wordWrap w:val="0"/>
          <w:spacing w:after="200"/>
        </w:pPr>
      </w:pPrChange>
    </w:pPr>
    <w:rPr>
      <w:rFonts w:asciiTheme="minorHAnsi" w:eastAsiaTheme="minorHAnsi" w:hAnsiTheme="minorHAnsi" w:cstheme="minorBidi"/>
      <w:sz w:val="24"/>
      <w:szCs w:val="24"/>
      <w:lang w:val="en-US"/>
      <w:rPrChange w:id="21" w:author="Stage 2" w:date="2019-09-04T20:28:00Z">
        <w:rPr>
          <w:rFonts w:ascii="Consolas" w:eastAsiaTheme="minorHAnsi" w:hAnsi="Consolas" w:cstheme="minorBidi"/>
          <w:i/>
          <w:sz w:val="22"/>
          <w:szCs w:val="24"/>
          <w:lang w:val="en-US" w:eastAsia="en-US" w:bidi="ar-SA"/>
        </w:rPr>
      </w:rPrChange>
    </w:rPr>
  </w:style>
  <w:style w:type="character" w:customStyle="1" w:styleId="KeywordTok">
    <w:name w:val="KeywordTok"/>
    <w:basedOn w:val="VerbatimChar"/>
    <w:rPr>
      <w:rFonts w:ascii="Consolas" w:hAnsi="Consolas"/>
      <w:b/>
      <w:color w:val="204A87"/>
      <w:sz w:val="22"/>
      <w:shd w:val="clear" w:color="auto" w:fill="F8F8F8"/>
      <w:rPrChange w:id="22" w:author="Stage 2" w:date="2019-09-04T20:28:00Z">
        <w:rPr>
          <w:rFonts w:asciiTheme="minorHAnsi" w:eastAsiaTheme="minorHAnsi" w:hAnsiTheme="minorHAnsi" w:cstheme="minorBidi"/>
          <w:b/>
          <w:i w:val="0"/>
          <w:color w:val="204A87"/>
          <w:sz w:val="24"/>
          <w:szCs w:val="24"/>
          <w:shd w:val="clear" w:color="auto" w:fill="F8F8F8"/>
          <w:lang w:val="en-US"/>
        </w:rPr>
      </w:rPrChange>
    </w:rPr>
  </w:style>
  <w:style w:type="character" w:customStyle="1" w:styleId="DataTypeTok">
    <w:name w:val="DataTypeTok"/>
    <w:basedOn w:val="VerbatimChar"/>
    <w:rPr>
      <w:rFonts w:ascii="Consolas" w:hAnsi="Consolas"/>
      <w:color w:val="204A87"/>
      <w:sz w:val="22"/>
      <w:shd w:val="clear" w:color="auto" w:fill="F8F8F8"/>
      <w:rPrChange w:id="23" w:author="Stage 2" w:date="2019-09-04T20:28:00Z">
        <w:rPr>
          <w:rFonts w:asciiTheme="minorHAnsi" w:eastAsiaTheme="minorHAnsi" w:hAnsiTheme="minorHAnsi" w:cstheme="minorBidi"/>
          <w:i w:val="0"/>
          <w:color w:val="204A87"/>
          <w:sz w:val="24"/>
          <w:szCs w:val="24"/>
          <w:shd w:val="clear" w:color="auto" w:fill="F8F8F8"/>
          <w:lang w:val="en-US"/>
        </w:rPr>
      </w:rPrChange>
    </w:rPr>
  </w:style>
  <w:style w:type="character" w:customStyle="1" w:styleId="DecValTok">
    <w:name w:val="DecValTok"/>
    <w:basedOn w:val="VerbatimChar"/>
    <w:rPr>
      <w:rFonts w:ascii="Consolas" w:hAnsi="Consolas"/>
      <w:color w:val="0000CF"/>
      <w:sz w:val="22"/>
      <w:shd w:val="clear" w:color="auto" w:fill="F8F8F8"/>
      <w:rPrChange w:id="24" w:author="Stage 2" w:date="2019-09-04T20:28:00Z">
        <w:rPr>
          <w:rFonts w:asciiTheme="minorHAnsi" w:eastAsiaTheme="minorHAnsi" w:hAnsiTheme="minorHAnsi" w:cstheme="minorBidi"/>
          <w:i w:val="0"/>
          <w:color w:val="0000CF"/>
          <w:sz w:val="24"/>
          <w:szCs w:val="24"/>
          <w:shd w:val="clear" w:color="auto" w:fill="F8F8F8"/>
          <w:lang w:val="en-US"/>
        </w:rPr>
      </w:rPrChange>
    </w:rPr>
  </w:style>
  <w:style w:type="character" w:customStyle="1" w:styleId="BaseNTok">
    <w:name w:val="BaseNTok"/>
    <w:basedOn w:val="VerbatimChar"/>
    <w:rPr>
      <w:rFonts w:ascii="Consolas" w:hAnsi="Consolas"/>
      <w:color w:val="0000CF"/>
      <w:sz w:val="22"/>
      <w:shd w:val="clear" w:color="auto" w:fill="F8F8F8"/>
      <w:rPrChange w:id="25" w:author="Stage 2" w:date="2019-09-04T20:28:00Z">
        <w:rPr>
          <w:rFonts w:asciiTheme="minorHAnsi" w:eastAsiaTheme="minorHAnsi" w:hAnsiTheme="minorHAnsi" w:cstheme="minorBidi"/>
          <w:i w:val="0"/>
          <w:color w:val="0000CF"/>
          <w:sz w:val="24"/>
          <w:szCs w:val="24"/>
          <w:shd w:val="clear" w:color="auto" w:fill="F8F8F8"/>
          <w:lang w:val="en-US"/>
        </w:rPr>
      </w:rPrChange>
    </w:rPr>
  </w:style>
  <w:style w:type="character" w:customStyle="1" w:styleId="FloatTok">
    <w:name w:val="FloatTok"/>
    <w:basedOn w:val="VerbatimChar"/>
    <w:rPr>
      <w:rFonts w:ascii="Consolas" w:hAnsi="Consolas"/>
      <w:color w:val="0000CF"/>
      <w:sz w:val="22"/>
      <w:shd w:val="clear" w:color="auto" w:fill="F8F8F8"/>
      <w:rPrChange w:id="26" w:author="Stage 2" w:date="2019-09-04T20:28:00Z">
        <w:rPr>
          <w:rFonts w:asciiTheme="minorHAnsi" w:eastAsiaTheme="minorHAnsi" w:hAnsiTheme="minorHAnsi" w:cstheme="minorBidi"/>
          <w:i w:val="0"/>
          <w:color w:val="0000CF"/>
          <w:sz w:val="24"/>
          <w:szCs w:val="24"/>
          <w:shd w:val="clear" w:color="auto" w:fill="F8F8F8"/>
          <w:lang w:val="en-US"/>
        </w:rPr>
      </w:rPrChange>
    </w:rPr>
  </w:style>
  <w:style w:type="character" w:customStyle="1" w:styleId="ConstantTok">
    <w:name w:val="ConstantTok"/>
    <w:basedOn w:val="VerbatimChar"/>
    <w:rPr>
      <w:rFonts w:ascii="Consolas" w:hAnsi="Consolas"/>
      <w:color w:val="000000"/>
      <w:sz w:val="22"/>
      <w:shd w:val="clear" w:color="auto" w:fill="F8F8F8"/>
      <w:rPrChange w:id="27" w:author="Stage 2" w:date="2019-09-04T20:28:00Z">
        <w:rPr>
          <w:rFonts w:asciiTheme="minorHAnsi" w:eastAsiaTheme="minorHAnsi" w:hAnsiTheme="minorHAnsi" w:cstheme="minorBidi"/>
          <w:i w:val="0"/>
          <w:color w:val="000000"/>
          <w:sz w:val="24"/>
          <w:szCs w:val="24"/>
          <w:shd w:val="clear" w:color="auto" w:fill="F8F8F8"/>
          <w:lang w:val="en-US"/>
        </w:rPr>
      </w:rPrChange>
    </w:rPr>
  </w:style>
  <w:style w:type="character" w:customStyle="1" w:styleId="CharTok">
    <w:name w:val="CharTok"/>
    <w:basedOn w:val="VerbatimChar"/>
    <w:rPr>
      <w:rFonts w:ascii="Consolas" w:hAnsi="Consolas"/>
      <w:color w:val="4E9A06"/>
      <w:sz w:val="22"/>
      <w:shd w:val="clear" w:color="auto" w:fill="F8F8F8"/>
      <w:rPrChange w:id="28" w:author="Stage 2" w:date="2019-09-04T20:28:00Z">
        <w:rPr>
          <w:rFonts w:asciiTheme="minorHAnsi" w:eastAsiaTheme="minorHAnsi" w:hAnsiTheme="minorHAnsi" w:cstheme="minorBidi"/>
          <w:i w:val="0"/>
          <w:color w:val="4E9A06"/>
          <w:sz w:val="24"/>
          <w:szCs w:val="24"/>
          <w:shd w:val="clear" w:color="auto" w:fill="F8F8F8"/>
          <w:lang w:val="en-US"/>
        </w:rPr>
      </w:rPrChange>
    </w:rPr>
  </w:style>
  <w:style w:type="character" w:customStyle="1" w:styleId="SpecialCharTok">
    <w:name w:val="SpecialCharTok"/>
    <w:basedOn w:val="VerbatimChar"/>
    <w:rPr>
      <w:rFonts w:ascii="Consolas" w:hAnsi="Consolas"/>
      <w:color w:val="000000"/>
      <w:sz w:val="22"/>
      <w:shd w:val="clear" w:color="auto" w:fill="F8F8F8"/>
      <w:rPrChange w:id="29" w:author="Stage 2" w:date="2019-09-04T20:28:00Z">
        <w:rPr>
          <w:rFonts w:asciiTheme="minorHAnsi" w:eastAsiaTheme="minorHAnsi" w:hAnsiTheme="minorHAnsi" w:cstheme="minorBidi"/>
          <w:i w:val="0"/>
          <w:color w:val="000000"/>
          <w:sz w:val="24"/>
          <w:szCs w:val="24"/>
          <w:shd w:val="clear" w:color="auto" w:fill="F8F8F8"/>
          <w:lang w:val="en-US"/>
        </w:rPr>
      </w:rPrChange>
    </w:rPr>
  </w:style>
  <w:style w:type="character" w:customStyle="1" w:styleId="StringTok">
    <w:name w:val="StringTok"/>
    <w:basedOn w:val="VerbatimChar"/>
    <w:rPr>
      <w:rFonts w:ascii="Consolas" w:hAnsi="Consolas"/>
      <w:color w:val="4E9A06"/>
      <w:sz w:val="22"/>
      <w:shd w:val="clear" w:color="auto" w:fill="F8F8F8"/>
      <w:rPrChange w:id="30" w:author="Stage 2" w:date="2019-09-04T20:28:00Z">
        <w:rPr>
          <w:rFonts w:asciiTheme="minorHAnsi" w:eastAsiaTheme="minorHAnsi" w:hAnsiTheme="minorHAnsi" w:cstheme="minorBidi"/>
          <w:i w:val="0"/>
          <w:color w:val="4E9A06"/>
          <w:sz w:val="24"/>
          <w:szCs w:val="24"/>
          <w:shd w:val="clear" w:color="auto" w:fill="F8F8F8"/>
          <w:lang w:val="en-US"/>
        </w:rPr>
      </w:rPrChange>
    </w:rPr>
  </w:style>
  <w:style w:type="character" w:customStyle="1" w:styleId="VerbatimStringTok">
    <w:name w:val="VerbatimStringTok"/>
    <w:basedOn w:val="VerbatimChar"/>
    <w:rPr>
      <w:rFonts w:ascii="Consolas" w:hAnsi="Consolas"/>
      <w:color w:val="4E9A06"/>
      <w:sz w:val="22"/>
      <w:shd w:val="clear" w:color="auto" w:fill="F8F8F8"/>
      <w:rPrChange w:id="31" w:author="Stage 2" w:date="2019-09-04T20:28:00Z">
        <w:rPr>
          <w:rFonts w:asciiTheme="minorHAnsi" w:eastAsiaTheme="minorHAnsi" w:hAnsiTheme="minorHAnsi" w:cstheme="minorBidi"/>
          <w:i w:val="0"/>
          <w:color w:val="4E9A06"/>
          <w:sz w:val="24"/>
          <w:szCs w:val="24"/>
          <w:shd w:val="clear" w:color="auto" w:fill="F8F8F8"/>
          <w:lang w:val="en-US"/>
        </w:rPr>
      </w:rPrChange>
    </w:rPr>
  </w:style>
  <w:style w:type="character" w:customStyle="1" w:styleId="SpecialStringTok">
    <w:name w:val="SpecialStringTok"/>
    <w:basedOn w:val="VerbatimChar"/>
    <w:rPr>
      <w:rFonts w:ascii="Consolas" w:hAnsi="Consolas"/>
      <w:color w:val="4E9A06"/>
      <w:sz w:val="22"/>
      <w:shd w:val="clear" w:color="auto" w:fill="F8F8F8"/>
      <w:rPrChange w:id="32" w:author="Stage 2" w:date="2019-09-04T20:28:00Z">
        <w:rPr>
          <w:rFonts w:asciiTheme="minorHAnsi" w:eastAsiaTheme="minorHAnsi" w:hAnsiTheme="minorHAnsi" w:cstheme="minorBidi"/>
          <w:i w:val="0"/>
          <w:color w:val="4E9A06"/>
          <w:sz w:val="24"/>
          <w:szCs w:val="24"/>
          <w:shd w:val="clear" w:color="auto" w:fill="F8F8F8"/>
          <w:lang w:val="en-US"/>
        </w:rPr>
      </w:rPrChange>
    </w:rPr>
  </w:style>
  <w:style w:type="character" w:customStyle="1" w:styleId="ImportTok">
    <w:name w:val="ImportTok"/>
    <w:basedOn w:val="VerbatimChar"/>
    <w:rPr>
      <w:rFonts w:ascii="Consolas" w:hAnsi="Consolas"/>
      <w:sz w:val="22"/>
      <w:shd w:val="clear" w:color="auto" w:fill="F8F8F8"/>
      <w:rPrChange w:id="33" w:author="Stage 2" w:date="2019-09-04T20:28:00Z">
        <w:rPr>
          <w:rFonts w:asciiTheme="minorHAnsi" w:eastAsiaTheme="minorHAnsi" w:hAnsiTheme="minorHAnsi" w:cstheme="minorBidi"/>
          <w:i w:val="0"/>
          <w:sz w:val="24"/>
          <w:szCs w:val="24"/>
          <w:shd w:val="clear" w:color="auto" w:fill="F8F8F8"/>
          <w:lang w:val="en-US"/>
        </w:rPr>
      </w:rPrChange>
    </w:rPr>
  </w:style>
  <w:style w:type="character" w:customStyle="1" w:styleId="CommentTok">
    <w:name w:val="CommentTok"/>
    <w:basedOn w:val="VerbatimChar"/>
    <w:rPr>
      <w:rFonts w:ascii="Consolas" w:hAnsi="Consolas"/>
      <w:i/>
      <w:color w:val="8F5902"/>
      <w:sz w:val="22"/>
      <w:shd w:val="clear" w:color="auto" w:fill="F8F8F8"/>
      <w:rPrChange w:id="34" w:author="Stage 2" w:date="2019-09-04T20:28:00Z">
        <w:rPr>
          <w:rFonts w:asciiTheme="minorHAnsi" w:eastAsiaTheme="minorHAnsi" w:hAnsiTheme="minorHAnsi" w:cstheme="minorBidi"/>
          <w:i/>
          <w:color w:val="8F5902"/>
          <w:sz w:val="24"/>
          <w:szCs w:val="24"/>
          <w:shd w:val="clear" w:color="auto" w:fill="F8F8F8"/>
          <w:lang w:val="en-US"/>
        </w:rPr>
      </w:rPrChange>
    </w:rPr>
  </w:style>
  <w:style w:type="character" w:customStyle="1" w:styleId="DocumentationTok">
    <w:name w:val="DocumentationTok"/>
    <w:basedOn w:val="VerbatimChar"/>
    <w:rPr>
      <w:rFonts w:ascii="Consolas" w:hAnsi="Consolas"/>
      <w:b/>
      <w:i/>
      <w:color w:val="8F5902"/>
      <w:sz w:val="22"/>
      <w:shd w:val="clear" w:color="auto" w:fill="F8F8F8"/>
      <w:rPrChange w:id="35" w:author="Stage 2" w:date="2019-09-04T20:28:00Z">
        <w:rPr>
          <w:rFonts w:asciiTheme="minorHAnsi" w:eastAsiaTheme="minorHAnsi" w:hAnsiTheme="minorHAnsi" w:cstheme="minorBidi"/>
          <w:b/>
          <w:i/>
          <w:color w:val="8F5902"/>
          <w:sz w:val="24"/>
          <w:szCs w:val="24"/>
          <w:shd w:val="clear" w:color="auto" w:fill="F8F8F8"/>
          <w:lang w:val="en-US"/>
        </w:rPr>
      </w:rPrChange>
    </w:rPr>
  </w:style>
  <w:style w:type="character" w:customStyle="1" w:styleId="AnnotationTok">
    <w:name w:val="AnnotationTok"/>
    <w:basedOn w:val="VerbatimChar"/>
    <w:rPr>
      <w:rFonts w:ascii="Consolas" w:hAnsi="Consolas"/>
      <w:b/>
      <w:i/>
      <w:color w:val="8F5902"/>
      <w:sz w:val="22"/>
      <w:shd w:val="clear" w:color="auto" w:fill="F8F8F8"/>
      <w:rPrChange w:id="36" w:author="Stage 2" w:date="2019-09-04T20:28:00Z">
        <w:rPr>
          <w:rFonts w:asciiTheme="minorHAnsi" w:eastAsiaTheme="minorHAnsi" w:hAnsiTheme="minorHAnsi" w:cstheme="minorBidi"/>
          <w:b/>
          <w:i/>
          <w:color w:val="8F5902"/>
          <w:sz w:val="24"/>
          <w:szCs w:val="24"/>
          <w:shd w:val="clear" w:color="auto" w:fill="F8F8F8"/>
          <w:lang w:val="en-US"/>
        </w:rPr>
      </w:rPrChange>
    </w:rPr>
  </w:style>
  <w:style w:type="character" w:customStyle="1" w:styleId="CommentVarTok">
    <w:name w:val="CommentVarTok"/>
    <w:basedOn w:val="VerbatimChar"/>
    <w:rPr>
      <w:rFonts w:ascii="Consolas" w:hAnsi="Consolas"/>
      <w:b/>
      <w:i/>
      <w:color w:val="8F5902"/>
      <w:sz w:val="22"/>
      <w:shd w:val="clear" w:color="auto" w:fill="F8F8F8"/>
      <w:rPrChange w:id="37" w:author="Stage 2" w:date="2019-09-04T20:28:00Z">
        <w:rPr>
          <w:rFonts w:asciiTheme="minorHAnsi" w:eastAsiaTheme="minorHAnsi" w:hAnsiTheme="minorHAnsi" w:cstheme="minorBidi"/>
          <w:b/>
          <w:i/>
          <w:color w:val="8F5902"/>
          <w:sz w:val="24"/>
          <w:szCs w:val="24"/>
          <w:shd w:val="clear" w:color="auto" w:fill="F8F8F8"/>
          <w:lang w:val="en-US"/>
        </w:rPr>
      </w:rPrChange>
    </w:rPr>
  </w:style>
  <w:style w:type="character" w:customStyle="1" w:styleId="OtherTok">
    <w:name w:val="OtherTok"/>
    <w:basedOn w:val="VerbatimChar"/>
    <w:rPr>
      <w:rFonts w:ascii="Consolas" w:hAnsi="Consolas"/>
      <w:color w:val="8F5902"/>
      <w:sz w:val="22"/>
      <w:shd w:val="clear" w:color="auto" w:fill="F8F8F8"/>
      <w:rPrChange w:id="38" w:author="Stage 2" w:date="2019-09-04T20:28:00Z">
        <w:rPr>
          <w:rFonts w:asciiTheme="minorHAnsi" w:eastAsiaTheme="minorHAnsi" w:hAnsiTheme="minorHAnsi" w:cstheme="minorBidi"/>
          <w:i w:val="0"/>
          <w:color w:val="8F5902"/>
          <w:sz w:val="24"/>
          <w:szCs w:val="24"/>
          <w:shd w:val="clear" w:color="auto" w:fill="F8F8F8"/>
          <w:lang w:val="en-US"/>
        </w:rPr>
      </w:rPrChange>
    </w:rPr>
  </w:style>
  <w:style w:type="character" w:customStyle="1" w:styleId="FunctionTok">
    <w:name w:val="FunctionTok"/>
    <w:basedOn w:val="VerbatimChar"/>
    <w:rPr>
      <w:rFonts w:ascii="Consolas" w:hAnsi="Consolas"/>
      <w:color w:val="000000"/>
      <w:sz w:val="22"/>
      <w:shd w:val="clear" w:color="auto" w:fill="F8F8F8"/>
      <w:rPrChange w:id="39" w:author="Stage 2" w:date="2019-09-04T20:28:00Z">
        <w:rPr>
          <w:rFonts w:asciiTheme="minorHAnsi" w:eastAsiaTheme="minorHAnsi" w:hAnsiTheme="minorHAnsi" w:cstheme="minorBidi"/>
          <w:i w:val="0"/>
          <w:color w:val="000000"/>
          <w:sz w:val="24"/>
          <w:szCs w:val="24"/>
          <w:shd w:val="clear" w:color="auto" w:fill="F8F8F8"/>
          <w:lang w:val="en-US"/>
        </w:rPr>
      </w:rPrChange>
    </w:rPr>
  </w:style>
  <w:style w:type="character" w:customStyle="1" w:styleId="VariableTok">
    <w:name w:val="VariableTok"/>
    <w:basedOn w:val="VerbatimChar"/>
    <w:rPr>
      <w:rFonts w:ascii="Consolas" w:hAnsi="Consolas"/>
      <w:color w:val="000000"/>
      <w:sz w:val="22"/>
      <w:shd w:val="clear" w:color="auto" w:fill="F8F8F8"/>
      <w:rPrChange w:id="40" w:author="Stage 2" w:date="2019-09-04T20:28:00Z">
        <w:rPr>
          <w:rFonts w:asciiTheme="minorHAnsi" w:eastAsiaTheme="minorHAnsi" w:hAnsiTheme="minorHAnsi" w:cstheme="minorBidi"/>
          <w:i w:val="0"/>
          <w:color w:val="000000"/>
          <w:sz w:val="24"/>
          <w:szCs w:val="24"/>
          <w:shd w:val="clear" w:color="auto" w:fill="F8F8F8"/>
          <w:lang w:val="en-US"/>
        </w:rPr>
      </w:rPrChange>
    </w:rPr>
  </w:style>
  <w:style w:type="character" w:customStyle="1" w:styleId="ControlFlowTok">
    <w:name w:val="ControlFlowTok"/>
    <w:basedOn w:val="VerbatimChar"/>
    <w:rPr>
      <w:rFonts w:ascii="Consolas" w:hAnsi="Consolas"/>
      <w:b/>
      <w:color w:val="204A87"/>
      <w:sz w:val="22"/>
      <w:shd w:val="clear" w:color="auto" w:fill="F8F8F8"/>
      <w:rPrChange w:id="41" w:author="Stage 2" w:date="2019-09-04T20:28:00Z">
        <w:rPr>
          <w:rFonts w:asciiTheme="minorHAnsi" w:eastAsiaTheme="minorHAnsi" w:hAnsiTheme="minorHAnsi" w:cstheme="minorBidi"/>
          <w:b/>
          <w:i w:val="0"/>
          <w:color w:val="204A87"/>
          <w:sz w:val="24"/>
          <w:szCs w:val="24"/>
          <w:shd w:val="clear" w:color="auto" w:fill="F8F8F8"/>
          <w:lang w:val="en-US"/>
        </w:rPr>
      </w:rPrChange>
    </w:rPr>
  </w:style>
  <w:style w:type="character" w:customStyle="1" w:styleId="OperatorTok">
    <w:name w:val="OperatorTok"/>
    <w:basedOn w:val="VerbatimChar"/>
    <w:rPr>
      <w:rFonts w:ascii="Consolas" w:hAnsi="Consolas"/>
      <w:b/>
      <w:color w:val="CE5C00"/>
      <w:sz w:val="22"/>
      <w:shd w:val="clear" w:color="auto" w:fill="F8F8F8"/>
      <w:rPrChange w:id="42" w:author="Stage 2" w:date="2019-09-04T20:28:00Z">
        <w:rPr>
          <w:rFonts w:asciiTheme="minorHAnsi" w:eastAsiaTheme="minorHAnsi" w:hAnsiTheme="minorHAnsi" w:cstheme="minorBidi"/>
          <w:b/>
          <w:i w:val="0"/>
          <w:color w:val="CE5C00"/>
          <w:sz w:val="24"/>
          <w:szCs w:val="24"/>
          <w:shd w:val="clear" w:color="auto" w:fill="F8F8F8"/>
          <w:lang w:val="en-US"/>
        </w:rPr>
      </w:rPrChange>
    </w:rPr>
  </w:style>
  <w:style w:type="character" w:customStyle="1" w:styleId="BuiltInTok">
    <w:name w:val="BuiltInTok"/>
    <w:basedOn w:val="VerbatimChar"/>
    <w:rPr>
      <w:rFonts w:ascii="Consolas" w:hAnsi="Consolas"/>
      <w:sz w:val="22"/>
      <w:shd w:val="clear" w:color="auto" w:fill="F8F8F8"/>
      <w:rPrChange w:id="43" w:author="Stage 2" w:date="2019-09-04T20:28:00Z">
        <w:rPr>
          <w:rFonts w:asciiTheme="minorHAnsi" w:eastAsiaTheme="minorHAnsi" w:hAnsiTheme="minorHAnsi" w:cstheme="minorBidi"/>
          <w:i w:val="0"/>
          <w:sz w:val="24"/>
          <w:szCs w:val="24"/>
          <w:shd w:val="clear" w:color="auto" w:fill="F8F8F8"/>
          <w:lang w:val="en-US"/>
        </w:rPr>
      </w:rPrChange>
    </w:rPr>
  </w:style>
  <w:style w:type="character" w:customStyle="1" w:styleId="ExtensionTok">
    <w:name w:val="ExtensionTok"/>
    <w:basedOn w:val="VerbatimChar"/>
    <w:rPr>
      <w:rFonts w:ascii="Consolas" w:hAnsi="Consolas"/>
      <w:sz w:val="22"/>
      <w:shd w:val="clear" w:color="auto" w:fill="F8F8F8"/>
      <w:rPrChange w:id="44" w:author="Stage 2" w:date="2019-09-04T20:28:00Z">
        <w:rPr>
          <w:rFonts w:asciiTheme="minorHAnsi" w:eastAsiaTheme="minorHAnsi" w:hAnsiTheme="minorHAnsi" w:cstheme="minorBidi"/>
          <w:i w:val="0"/>
          <w:sz w:val="24"/>
          <w:szCs w:val="24"/>
          <w:shd w:val="clear" w:color="auto" w:fill="F8F8F8"/>
          <w:lang w:val="en-US"/>
        </w:rPr>
      </w:rPrChange>
    </w:rPr>
  </w:style>
  <w:style w:type="character" w:customStyle="1" w:styleId="PreprocessorTok">
    <w:name w:val="PreprocessorTok"/>
    <w:basedOn w:val="VerbatimChar"/>
    <w:rPr>
      <w:rFonts w:ascii="Consolas" w:hAnsi="Consolas"/>
      <w:i/>
      <w:color w:val="8F5902"/>
      <w:sz w:val="22"/>
      <w:shd w:val="clear" w:color="auto" w:fill="F8F8F8"/>
      <w:rPrChange w:id="45" w:author="Stage 2" w:date="2019-09-04T20:28:00Z">
        <w:rPr>
          <w:rFonts w:asciiTheme="minorHAnsi" w:eastAsiaTheme="minorHAnsi" w:hAnsiTheme="minorHAnsi" w:cstheme="minorBidi"/>
          <w:i/>
          <w:color w:val="8F5902"/>
          <w:sz w:val="24"/>
          <w:szCs w:val="24"/>
          <w:shd w:val="clear" w:color="auto" w:fill="F8F8F8"/>
          <w:lang w:val="en-US"/>
        </w:rPr>
      </w:rPrChange>
    </w:rPr>
  </w:style>
  <w:style w:type="character" w:customStyle="1" w:styleId="AttributeTok">
    <w:name w:val="AttributeTok"/>
    <w:basedOn w:val="VerbatimChar"/>
    <w:rPr>
      <w:rFonts w:ascii="Consolas" w:hAnsi="Consolas"/>
      <w:color w:val="C4A000"/>
      <w:sz w:val="22"/>
      <w:shd w:val="clear" w:color="auto" w:fill="F8F8F8"/>
      <w:rPrChange w:id="46" w:author="Stage 2" w:date="2019-09-04T20:28:00Z">
        <w:rPr>
          <w:rFonts w:asciiTheme="minorHAnsi" w:eastAsiaTheme="minorHAnsi" w:hAnsiTheme="minorHAnsi" w:cstheme="minorBidi"/>
          <w:i w:val="0"/>
          <w:color w:val="C4A000"/>
          <w:sz w:val="24"/>
          <w:szCs w:val="24"/>
          <w:shd w:val="clear" w:color="auto" w:fill="F8F8F8"/>
          <w:lang w:val="en-US"/>
        </w:rPr>
      </w:rPrChange>
    </w:rPr>
  </w:style>
  <w:style w:type="character" w:customStyle="1" w:styleId="RegionMarkerTok">
    <w:name w:val="RegionMarkerTok"/>
    <w:basedOn w:val="VerbatimChar"/>
    <w:rPr>
      <w:rFonts w:ascii="Consolas" w:hAnsi="Consolas"/>
      <w:sz w:val="22"/>
      <w:shd w:val="clear" w:color="auto" w:fill="F8F8F8"/>
      <w:rPrChange w:id="47" w:author="Stage 2" w:date="2019-09-04T20:28:00Z">
        <w:rPr>
          <w:rFonts w:asciiTheme="minorHAnsi" w:eastAsiaTheme="minorHAnsi" w:hAnsiTheme="minorHAnsi" w:cstheme="minorBidi"/>
          <w:i w:val="0"/>
          <w:sz w:val="24"/>
          <w:szCs w:val="24"/>
          <w:shd w:val="clear" w:color="auto" w:fill="F8F8F8"/>
          <w:lang w:val="en-US"/>
        </w:rPr>
      </w:rPrChange>
    </w:rPr>
  </w:style>
  <w:style w:type="character" w:customStyle="1" w:styleId="InformationTok">
    <w:name w:val="InformationTok"/>
    <w:basedOn w:val="VerbatimChar"/>
    <w:rPr>
      <w:rFonts w:ascii="Consolas" w:hAnsi="Consolas"/>
      <w:b/>
      <w:i/>
      <w:color w:val="8F5902"/>
      <w:sz w:val="22"/>
      <w:shd w:val="clear" w:color="auto" w:fill="F8F8F8"/>
      <w:rPrChange w:id="48" w:author="Stage 2" w:date="2019-09-04T20:28:00Z">
        <w:rPr>
          <w:rFonts w:asciiTheme="minorHAnsi" w:eastAsiaTheme="minorHAnsi" w:hAnsiTheme="minorHAnsi" w:cstheme="minorBidi"/>
          <w:b/>
          <w:i/>
          <w:color w:val="8F5902"/>
          <w:sz w:val="24"/>
          <w:szCs w:val="24"/>
          <w:shd w:val="clear" w:color="auto" w:fill="F8F8F8"/>
          <w:lang w:val="en-US"/>
        </w:rPr>
      </w:rPrChange>
    </w:rPr>
  </w:style>
  <w:style w:type="character" w:customStyle="1" w:styleId="WarningTok">
    <w:name w:val="WarningTok"/>
    <w:basedOn w:val="VerbatimChar"/>
    <w:rPr>
      <w:rFonts w:ascii="Consolas" w:hAnsi="Consolas"/>
      <w:b/>
      <w:i/>
      <w:color w:val="8F5902"/>
      <w:sz w:val="22"/>
      <w:shd w:val="clear" w:color="auto" w:fill="F8F8F8"/>
      <w:rPrChange w:id="49" w:author="Stage 2" w:date="2019-09-04T20:28:00Z">
        <w:rPr>
          <w:rFonts w:asciiTheme="minorHAnsi" w:eastAsiaTheme="minorHAnsi" w:hAnsiTheme="minorHAnsi" w:cstheme="minorBidi"/>
          <w:b/>
          <w:i/>
          <w:color w:val="8F5902"/>
          <w:sz w:val="24"/>
          <w:szCs w:val="24"/>
          <w:shd w:val="clear" w:color="auto" w:fill="F8F8F8"/>
          <w:lang w:val="en-US"/>
        </w:rPr>
      </w:rPrChange>
    </w:rPr>
  </w:style>
  <w:style w:type="character" w:customStyle="1" w:styleId="AlertTok">
    <w:name w:val="AlertTok"/>
    <w:basedOn w:val="VerbatimChar"/>
    <w:rPr>
      <w:rFonts w:ascii="Consolas" w:hAnsi="Consolas"/>
      <w:color w:val="EF2929"/>
      <w:sz w:val="22"/>
      <w:shd w:val="clear" w:color="auto" w:fill="F8F8F8"/>
      <w:rPrChange w:id="50" w:author="Stage 2" w:date="2019-09-04T20:28:00Z">
        <w:rPr>
          <w:rFonts w:asciiTheme="minorHAnsi" w:eastAsiaTheme="minorHAnsi" w:hAnsiTheme="minorHAnsi" w:cstheme="minorBidi"/>
          <w:i w:val="0"/>
          <w:color w:val="EF2929"/>
          <w:sz w:val="24"/>
          <w:szCs w:val="24"/>
          <w:shd w:val="clear" w:color="auto" w:fill="F8F8F8"/>
          <w:lang w:val="en-US"/>
        </w:rPr>
      </w:rPrChange>
    </w:rPr>
  </w:style>
  <w:style w:type="character" w:customStyle="1" w:styleId="ErrorTok">
    <w:name w:val="ErrorTok"/>
    <w:basedOn w:val="VerbatimChar"/>
    <w:rPr>
      <w:rFonts w:ascii="Consolas" w:hAnsi="Consolas"/>
      <w:b/>
      <w:color w:val="A40000"/>
      <w:sz w:val="22"/>
      <w:shd w:val="clear" w:color="auto" w:fill="F8F8F8"/>
      <w:rPrChange w:id="51" w:author="Stage 2" w:date="2019-09-04T20:28:00Z">
        <w:rPr>
          <w:rFonts w:asciiTheme="minorHAnsi" w:eastAsiaTheme="minorHAnsi" w:hAnsiTheme="minorHAnsi" w:cstheme="minorBidi"/>
          <w:b/>
          <w:i w:val="0"/>
          <w:color w:val="A40000"/>
          <w:sz w:val="24"/>
          <w:szCs w:val="24"/>
          <w:shd w:val="clear" w:color="auto" w:fill="F8F8F8"/>
          <w:lang w:val="en-US"/>
        </w:rPr>
      </w:rPrChange>
    </w:rPr>
  </w:style>
  <w:style w:type="character" w:customStyle="1" w:styleId="NormalTok">
    <w:name w:val="NormalTok"/>
    <w:basedOn w:val="VerbatimChar"/>
    <w:rPr>
      <w:rFonts w:ascii="Consolas" w:hAnsi="Consolas"/>
      <w:sz w:val="22"/>
      <w:shd w:val="clear" w:color="auto" w:fill="F8F8F8"/>
      <w:rPrChange w:id="52" w:author="Stage 2" w:date="2019-09-04T20:28:00Z">
        <w:rPr>
          <w:rFonts w:asciiTheme="minorHAnsi" w:eastAsiaTheme="minorHAnsi" w:hAnsiTheme="minorHAnsi" w:cstheme="minorBidi"/>
          <w:i w:val="0"/>
          <w:sz w:val="24"/>
          <w:szCs w:val="24"/>
          <w:shd w:val="clear" w:color="auto" w:fill="F8F8F8"/>
          <w:lang w:val="en-US"/>
        </w:rPr>
      </w:rPrChange>
    </w:rPr>
  </w:style>
  <w:style w:type="paragraph" w:styleId="BalloonText">
    <w:name w:val="Balloon Text"/>
    <w:basedOn w:val="Normal"/>
    <w:link w:val="BalloonTextChar"/>
    <w:rsid w:val="00AC3650"/>
    <w:pPr>
      <w:spacing w:line="240" w:lineRule="auto"/>
      <w:pPrChange w:id="53" w:author="Stage 2" w:date="2019-09-04T20:28:00Z">
        <w:pPr/>
      </w:pPrChange>
    </w:pPr>
    <w:rPr>
      <w:rFonts w:ascii="Tahoma" w:eastAsiaTheme="minorHAnsi" w:hAnsi="Tahoma" w:cs="Tahoma"/>
      <w:sz w:val="16"/>
      <w:szCs w:val="16"/>
      <w:lang w:val="en-US"/>
      <w:rPrChange w:id="53" w:author="Stage 2" w:date="2019-09-04T20:28:00Z">
        <w:rPr>
          <w:rFonts w:ascii="Tahoma" w:eastAsiaTheme="minorHAnsi" w:hAnsi="Tahoma" w:cs="Tahoma"/>
          <w:sz w:val="16"/>
          <w:szCs w:val="16"/>
          <w:lang w:val="en-US" w:eastAsia="en-US" w:bidi="ar-SA"/>
        </w:rPr>
      </w:rPrChange>
    </w:rPr>
  </w:style>
  <w:style w:type="character" w:customStyle="1" w:styleId="BalloonTextChar">
    <w:name w:val="Balloon Text Char"/>
    <w:basedOn w:val="DefaultParagraphFont"/>
    <w:link w:val="BalloonText"/>
    <w:rsid w:val="002D2A45"/>
    <w:rPr>
      <w:rFonts w:ascii="Tahoma" w:eastAsiaTheme="minorHAnsi" w:hAnsi="Tahoma" w:cs="Tahoma"/>
      <w:sz w:val="16"/>
      <w:szCs w:val="16"/>
      <w:lang w:val="en-US"/>
    </w:rPr>
  </w:style>
  <w:style w:type="character" w:customStyle="1" w:styleId="Heading2Char">
    <w:name w:val="Heading 2 Char"/>
    <w:basedOn w:val="DefaultParagraphFont"/>
    <w:link w:val="Heading2"/>
    <w:uiPriority w:val="9"/>
    <w:rsid w:val="002D2A45"/>
    <w:rPr>
      <w:rFonts w:ascii="Times New Roman" w:eastAsiaTheme="majorEastAsia" w:hAnsi="Times New Roman" w:cstheme="majorBidi"/>
      <w:b/>
      <w:bCs/>
      <w:sz w:val="24"/>
      <w:szCs w:val="32"/>
      <w:lang w:val="en-US"/>
    </w:rPr>
  </w:style>
  <w:style w:type="paragraph" w:styleId="Quote">
    <w:name w:val="Quote"/>
    <w:basedOn w:val="Normal"/>
    <w:next w:val="Normal"/>
    <w:link w:val="QuoteChar"/>
    <w:rsid w:val="001272F2"/>
    <w:pPr>
      <w:spacing w:line="480" w:lineRule="auto"/>
      <w:ind w:left="680"/>
      <w:pPrChange w:id="54" w:author="Stage 2" w:date="2019-09-04T20:28:00Z">
        <w:pPr>
          <w:spacing w:line="480" w:lineRule="auto"/>
          <w:ind w:left="680"/>
        </w:pPr>
      </w:pPrChange>
    </w:pPr>
    <w:rPr>
      <w:rFonts w:ascii="Times New Roman" w:eastAsiaTheme="minorHAnsi" w:hAnsi="Times New Roman" w:cstheme="minorBidi"/>
      <w:iCs/>
      <w:color w:val="000000" w:themeColor="text1"/>
      <w:sz w:val="24"/>
      <w:szCs w:val="24"/>
      <w:lang w:val="en-US"/>
      <w:rPrChange w:id="54" w:author="Stage 2" w:date="2019-09-04T20:28:00Z">
        <w:rPr>
          <w:rFonts w:eastAsiaTheme="minorHAnsi" w:cstheme="minorBidi"/>
          <w:iCs/>
          <w:color w:val="000000" w:themeColor="text1"/>
          <w:sz w:val="24"/>
          <w:szCs w:val="24"/>
          <w:lang w:val="en-US" w:eastAsia="en-US" w:bidi="ar-SA"/>
        </w:rPr>
      </w:rPrChange>
    </w:rPr>
  </w:style>
  <w:style w:type="character" w:customStyle="1" w:styleId="QuoteChar">
    <w:name w:val="Quote Char"/>
    <w:basedOn w:val="DefaultParagraphFont"/>
    <w:link w:val="Quote"/>
    <w:rsid w:val="002D2A45"/>
    <w:rPr>
      <w:rFonts w:ascii="Times New Roman" w:eastAsiaTheme="minorHAnsi" w:hAnsi="Times New Roman" w:cstheme="minorBidi"/>
      <w:iCs/>
      <w:color w:val="000000" w:themeColor="text1"/>
      <w:sz w:val="24"/>
      <w:szCs w:val="24"/>
      <w:lang w:val="en-US"/>
    </w:rPr>
  </w:style>
  <w:style w:type="character" w:styleId="PageNumber">
    <w:name w:val="page number"/>
    <w:basedOn w:val="DefaultParagraphFont"/>
    <w:rsid w:val="002D2A45"/>
    <w:rPr>
      <w:rFonts w:ascii="Times New Roman" w:hAnsi="Times New Roman"/>
      <w:sz w:val="24"/>
    </w:rPr>
  </w:style>
  <w:style w:type="paragraph" w:styleId="Header">
    <w:name w:val="header"/>
    <w:basedOn w:val="Normal"/>
    <w:link w:val="HeaderChar"/>
    <w:rsid w:val="001272F2"/>
    <w:pPr>
      <w:tabs>
        <w:tab w:val="center" w:pos="4703"/>
        <w:tab w:val="right" w:pos="9406"/>
      </w:tabs>
      <w:spacing w:line="480" w:lineRule="auto"/>
      <w:pPrChange w:id="55" w:author="Stage 2" w:date="2019-09-04T20:28:00Z">
        <w:pPr>
          <w:tabs>
            <w:tab w:val="center" w:pos="4703"/>
            <w:tab w:val="right" w:pos="9406"/>
          </w:tabs>
          <w:spacing w:line="480" w:lineRule="auto"/>
        </w:pPr>
      </w:pPrChange>
    </w:pPr>
    <w:rPr>
      <w:rFonts w:ascii="Times New Roman" w:eastAsiaTheme="minorHAnsi" w:hAnsi="Times New Roman" w:cstheme="minorBidi"/>
      <w:sz w:val="24"/>
      <w:szCs w:val="24"/>
      <w:lang w:val="en-US"/>
      <w:rPrChange w:id="55" w:author="Stage 2" w:date="2019-09-04T20:28:00Z">
        <w:rPr>
          <w:rFonts w:eastAsiaTheme="minorHAnsi" w:cstheme="minorBidi"/>
          <w:sz w:val="24"/>
          <w:szCs w:val="24"/>
          <w:lang w:val="en-US" w:eastAsia="en-US" w:bidi="ar-SA"/>
        </w:rPr>
      </w:rPrChange>
    </w:rPr>
  </w:style>
  <w:style w:type="character" w:customStyle="1" w:styleId="HeaderChar">
    <w:name w:val="Header Char"/>
    <w:basedOn w:val="DefaultParagraphFont"/>
    <w:link w:val="Header"/>
    <w:rsid w:val="002D2A45"/>
    <w:rPr>
      <w:rFonts w:ascii="Times New Roman" w:eastAsiaTheme="minorHAnsi" w:hAnsi="Times New Roman" w:cstheme="minorBidi"/>
      <w:sz w:val="24"/>
      <w:szCs w:val="24"/>
      <w:lang w:val="en-US"/>
    </w:rPr>
  </w:style>
  <w:style w:type="paragraph" w:styleId="TableofFigures">
    <w:name w:val="table of figures"/>
    <w:basedOn w:val="Normal"/>
    <w:next w:val="Normal"/>
    <w:rsid w:val="001272F2"/>
    <w:pPr>
      <w:spacing w:line="480" w:lineRule="auto"/>
      <w:pPrChange w:id="56" w:author="Stage 2" w:date="2019-09-04T20:28:00Z">
        <w:pPr>
          <w:spacing w:line="480" w:lineRule="auto"/>
        </w:pPr>
      </w:pPrChange>
    </w:pPr>
    <w:rPr>
      <w:rFonts w:ascii="Times New Roman" w:eastAsiaTheme="minorHAnsi" w:hAnsi="Times New Roman" w:cstheme="minorBidi"/>
      <w:sz w:val="24"/>
      <w:szCs w:val="24"/>
      <w:lang w:val="en-US"/>
      <w:rPrChange w:id="56" w:author="Stage 2" w:date="2019-09-04T20:28:00Z">
        <w:rPr>
          <w:rFonts w:eastAsiaTheme="minorHAnsi" w:cstheme="minorBidi"/>
          <w:sz w:val="24"/>
          <w:szCs w:val="24"/>
          <w:lang w:val="en-US" w:eastAsia="en-US" w:bidi="ar-SA"/>
        </w:rPr>
      </w:rPrChange>
    </w:rPr>
  </w:style>
  <w:style w:type="paragraph" w:customStyle="1" w:styleId="h1-pagebreak">
    <w:name w:val="h1-pagebreak"/>
    <w:basedOn w:val="Heading1"/>
    <w:qFormat/>
    <w:rsid w:val="00CC4DBE"/>
    <w:pPr>
      <w:pageBreakBefore/>
      <w:pPrChange w:id="57" w:author="Stage 2" w:date="2019-09-04T20:28:00Z">
        <w:pPr>
          <w:keepNext/>
          <w:keepLines/>
          <w:pageBreakBefore/>
          <w:spacing w:before="480" w:line="480" w:lineRule="auto"/>
          <w:jc w:val="center"/>
          <w:outlineLvl w:val="0"/>
        </w:pPr>
      </w:pPrChange>
    </w:pPr>
    <w:rPr>
      <w:rPrChange w:id="57" w:author="Stage 2" w:date="2019-09-04T20:28:00Z">
        <w:rPr>
          <w:rFonts w:eastAsiaTheme="majorEastAsia" w:cstheme="majorBidi"/>
          <w:b/>
          <w:sz w:val="24"/>
          <w:szCs w:val="32"/>
          <w:lang w:val="en-US" w:eastAsia="en-US" w:bidi="ar-SA"/>
        </w:rPr>
      </w:rPrChange>
    </w:rPr>
  </w:style>
  <w:style w:type="table" w:styleId="TableGrid">
    <w:name w:val="Table Grid"/>
    <w:basedOn w:val="TableNormal"/>
    <w:rsid w:val="002D2A45"/>
    <w:pPr>
      <w:spacing w:line="240" w:lineRule="auto"/>
    </w:pPr>
    <w:rPr>
      <w:rFonts w:asciiTheme="minorHAnsi" w:eastAsiaTheme="minorHAnsi" w:hAnsiTheme="minorHAnsi" w:cstheme="minorBid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2D2A45"/>
    <w:pPr>
      <w:spacing w:line="240" w:lineRule="auto"/>
    </w:pPr>
    <w:rPr>
      <w:rFonts w:asciiTheme="minorHAnsi" w:eastAsiaTheme="minorHAnsi" w:hAnsiTheme="minorHAnsi" w:cstheme="minorBidi"/>
      <w:sz w:val="24"/>
      <w:szCs w:val="24"/>
      <w:lang w:val="en-US"/>
    </w:r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44</Pages>
  <Words>19773</Words>
  <Characters>112709</Characters>
  <Application>Microsoft Office Word</Application>
  <DocSecurity>0</DocSecurity>
  <Lines>939</Lines>
  <Paragraphs>264</Paragraphs>
  <ScaleCrop>false</ScaleCrop>
  <Company>Stanford University</Company>
  <LinksUpToDate>false</LinksUpToDate>
  <CharactersWithSpaces>132218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C. Frank</cp:lastModifiedBy>
  <cp:revision>1</cp:revision>
  <dcterms:created xsi:type="dcterms:W3CDTF">2019-09-05T03:25:00Z</dcterms:created>
  <dcterms:modified xsi:type="dcterms:W3CDTF">2019-09-05T03:29:00Z</dcterms:modified>
</cp:coreProperties>
</file>